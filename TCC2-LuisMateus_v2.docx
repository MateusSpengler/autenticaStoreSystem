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14:paraId="766477DC" w14:textId="77777777">
        <w:trPr>
          <w:trHeight w:hRule="exact" w:val="1560"/>
          <w:jc w:val="center"/>
        </w:trPr>
        <w:tc>
          <w:tcPr>
            <w:tcW w:w="9212" w:type="dxa"/>
          </w:tcPr>
          <w:p w14:paraId="57EB2618" w14:textId="77777777" w:rsidR="00F255FC" w:rsidRDefault="006506F4">
            <w:pPr>
              <w:pStyle w:val="TF-xpre-capaCABEALHO"/>
            </w:pPr>
            <w:r>
              <w:t>u</w:t>
            </w:r>
            <w:r w:rsidR="00F255FC">
              <w:t>NIVERSIDADE REGIONAL DE BLUMENAU</w:t>
            </w:r>
          </w:p>
          <w:p w14:paraId="732140DB" w14:textId="77777777" w:rsidR="00F255FC" w:rsidRDefault="00F255FC">
            <w:pPr>
              <w:pStyle w:val="TF-xpre-capaCABEALHO"/>
            </w:pPr>
            <w:r>
              <w:t>CENTRO DE CIÊNCIAS EXATAS E NATURAIS</w:t>
            </w:r>
          </w:p>
          <w:p w14:paraId="5DC1FF1A" w14:textId="77777777" w:rsidR="00F255FC" w:rsidRDefault="00F255FC" w:rsidP="00141515">
            <w:pPr>
              <w:pStyle w:val="TF-xpre-capaCABEALHO"/>
            </w:pPr>
            <w:r>
              <w:t xml:space="preserve">CURsO DE </w:t>
            </w:r>
            <w:r w:rsidR="00141515">
              <w:t>SISTEMAS DE INFORMAÇÃO</w:t>
            </w:r>
            <w:r>
              <w:t xml:space="preserve"> – BACHARELADO </w:t>
            </w:r>
          </w:p>
        </w:tc>
      </w:tr>
      <w:tr w:rsidR="00F255FC" w14:paraId="36F7292A" w14:textId="77777777">
        <w:trPr>
          <w:trHeight w:hRule="exact" w:val="11494"/>
          <w:jc w:val="center"/>
        </w:trPr>
        <w:tc>
          <w:tcPr>
            <w:tcW w:w="9212" w:type="dxa"/>
          </w:tcPr>
          <w:p w14:paraId="075736F3" w14:textId="2E9D141E" w:rsidR="00F255FC" w:rsidRDefault="004E1CDB">
            <w:pPr>
              <w:pStyle w:val="TF-xpre-capaTTULO"/>
            </w:pPr>
            <w:r>
              <w:t xml:space="preserve">SISTEMA </w:t>
            </w:r>
            <w:r w:rsidR="002D1876">
              <w:t>Para gestão financeira e de estoque no setor vestuário</w:t>
            </w:r>
          </w:p>
          <w:p w14:paraId="084249CF" w14:textId="76D7E6A0" w:rsidR="00F255FC" w:rsidRDefault="002D1876">
            <w:pPr>
              <w:pStyle w:val="TF-xpre-capaAUTOR"/>
            </w:pPr>
            <w:r>
              <w:t>LUis Eduardo Bonatti</w:t>
            </w:r>
          </w:p>
          <w:p w14:paraId="37E3BDDA" w14:textId="0F15CBA2" w:rsidR="004E1CDB" w:rsidRDefault="002D1876">
            <w:pPr>
              <w:pStyle w:val="TF-xpre-capaAUTOR"/>
            </w:pPr>
            <w:r>
              <w:t>Mateus Fernando spengler</w:t>
            </w:r>
          </w:p>
        </w:tc>
      </w:tr>
      <w:tr w:rsidR="00F255FC" w14:paraId="626FD40F" w14:textId="77777777">
        <w:trPr>
          <w:trHeight w:hRule="exact" w:val="867"/>
          <w:jc w:val="center"/>
        </w:trPr>
        <w:tc>
          <w:tcPr>
            <w:tcW w:w="9212" w:type="dxa"/>
          </w:tcPr>
          <w:p w14:paraId="42F30959" w14:textId="77777777" w:rsidR="00F255FC" w:rsidRDefault="00F255FC">
            <w:pPr>
              <w:pStyle w:val="TF-xpre-capaLOCAL"/>
            </w:pPr>
            <w:r>
              <w:t>bLUMENAU</w:t>
            </w:r>
          </w:p>
          <w:p w14:paraId="00BA740D" w14:textId="573B2D39" w:rsidR="00F255FC" w:rsidRDefault="00FA6F42">
            <w:pPr>
              <w:pStyle w:val="TF-xpre-capaANO"/>
            </w:pPr>
            <w:r>
              <w:t>202</w:t>
            </w:r>
            <w:r w:rsidR="002D1876">
              <w:t>4</w:t>
            </w:r>
          </w:p>
          <w:p w14:paraId="0C02CC99" w14:textId="77777777" w:rsidR="00F255FC" w:rsidRDefault="00F255FC" w:rsidP="00497EF6">
            <w:pPr>
              <w:pStyle w:val="TF-xpre-capaID"/>
            </w:pPr>
          </w:p>
        </w:tc>
      </w:tr>
    </w:tbl>
    <w:p w14:paraId="77273DEB" w14:textId="77777777" w:rsidR="00F255FC" w:rsidRDefault="00F255FC">
      <w:pPr>
        <w:pStyle w:val="TF-xpre-folharostoAUTOR"/>
        <w:sectPr w:rsidR="00F255FC" w:rsidSect="000F77E3">
          <w:headerReference w:type="even" r:id="rId11"/>
          <w:headerReference w:type="default" r:id="rId12"/>
          <w:pgSz w:w="11907" w:h="16840" w:code="9"/>
          <w:pgMar w:top="1701" w:right="1134" w:bottom="1134" w:left="1701" w:header="720" w:footer="720"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14:paraId="45A7A7F4" w14:textId="77777777">
        <w:trPr>
          <w:trHeight w:hRule="exact" w:val="13046"/>
        </w:trPr>
        <w:tc>
          <w:tcPr>
            <w:tcW w:w="9212" w:type="dxa"/>
            <w:tcBorders>
              <w:top w:val="nil"/>
              <w:left w:val="nil"/>
              <w:bottom w:val="nil"/>
              <w:right w:val="nil"/>
            </w:tcBorders>
          </w:tcPr>
          <w:p w14:paraId="377F4946" w14:textId="457BE3F9" w:rsidR="00F255FC" w:rsidRDefault="002D1876">
            <w:pPr>
              <w:pStyle w:val="TF-xpre-folharostoAUTOR"/>
            </w:pPr>
            <w:r>
              <w:lastRenderedPageBreak/>
              <w:t>luis eduardo bonatti</w:t>
            </w:r>
          </w:p>
          <w:p w14:paraId="76514186" w14:textId="008B4046" w:rsidR="004E1CDB" w:rsidRDefault="002D1876">
            <w:pPr>
              <w:pStyle w:val="TF-xpre-folharostoAUTOR"/>
            </w:pPr>
            <w:r>
              <w:t>Mateus fernando spengler</w:t>
            </w:r>
          </w:p>
          <w:p w14:paraId="292AC14C" w14:textId="13963C7F" w:rsidR="00F255FC" w:rsidRDefault="004E1CDB">
            <w:pPr>
              <w:pStyle w:val="TF-xpre-folharostoTTULO"/>
            </w:pPr>
            <w:r>
              <w:t xml:space="preserve">SISTEMA </w:t>
            </w:r>
            <w:r w:rsidR="002D1876">
              <w:t>para gestão financeira e de estoque no setor vestuário</w:t>
            </w:r>
          </w:p>
          <w:p w14:paraId="6846434B" w14:textId="77777777" w:rsidR="00F255FC" w:rsidRDefault="00F255FC">
            <w:pPr>
              <w:pStyle w:val="TF-xpre-folharostoFINALIDADE"/>
            </w:pPr>
            <w:r>
              <w:t xml:space="preserve">Trabalho de Conclusão de Curso </w:t>
            </w:r>
            <w:r w:rsidR="0002602F">
              <w:t xml:space="preserve">apresentado </w:t>
            </w:r>
            <w:r w:rsidR="003B647A">
              <w:t>a</w:t>
            </w:r>
            <w:r w:rsidR="0002602F">
              <w:t xml:space="preserve">o curso de graduação em </w:t>
            </w:r>
            <w:r w:rsidR="00141515">
              <w:t>Sistemas de Informação</w:t>
            </w:r>
            <w:r w:rsidR="0002602F">
              <w:t xml:space="preserve"> do Centro de Ciências Exatas e Naturais da Universidade </w:t>
            </w:r>
            <w:r>
              <w:t xml:space="preserve">Regional de Blumenau </w:t>
            </w:r>
            <w:r w:rsidR="00F92FC4">
              <w:t xml:space="preserve">como requisito parcial para a obtenção do grau de Bacharel em </w:t>
            </w:r>
            <w:r w:rsidR="00141515">
              <w:t>Sistemas de Informação</w:t>
            </w:r>
            <w:r>
              <w:t>.</w:t>
            </w:r>
          </w:p>
          <w:p w14:paraId="6A908769" w14:textId="0BCC06DD" w:rsidR="00F255FC" w:rsidRDefault="00F255FC" w:rsidP="00C96325">
            <w:pPr>
              <w:pStyle w:val="TF-xpre-folharostoORIENTADOR"/>
            </w:pPr>
            <w:r>
              <w:rPr>
                <w:noProof/>
              </w:rPr>
              <w:t>Prof</w:t>
            </w:r>
            <w:r w:rsidR="00C96325">
              <w:rPr>
                <w:noProof/>
              </w:rPr>
              <w:t>(a)</w:t>
            </w:r>
            <w:r>
              <w:rPr>
                <w:noProof/>
              </w:rPr>
              <w:t xml:space="preserve">. </w:t>
            </w:r>
            <w:r w:rsidR="004E1CDB">
              <w:rPr>
                <w:noProof/>
              </w:rPr>
              <w:t>Simone Erbs da Costa</w:t>
            </w:r>
            <w:r>
              <w:t xml:space="preserve">, </w:t>
            </w:r>
            <w:r w:rsidR="004E1CDB">
              <w:t>Mestre</w:t>
            </w:r>
            <w:r>
              <w:t xml:space="preserve"> - Orientador</w:t>
            </w:r>
            <w:r w:rsidR="004E1CDB">
              <w:t>a</w:t>
            </w:r>
          </w:p>
        </w:tc>
      </w:tr>
      <w:tr w:rsidR="00F255FC" w14:paraId="15E25DC0" w14:textId="77777777" w:rsidTr="007D392B">
        <w:trPr>
          <w:trHeight w:hRule="exact" w:val="839"/>
        </w:trPr>
        <w:tc>
          <w:tcPr>
            <w:tcW w:w="9212" w:type="dxa"/>
            <w:tcBorders>
              <w:top w:val="nil"/>
              <w:left w:val="nil"/>
              <w:bottom w:val="nil"/>
              <w:right w:val="nil"/>
            </w:tcBorders>
          </w:tcPr>
          <w:p w14:paraId="4BE30931" w14:textId="77777777" w:rsidR="00F255FC" w:rsidRDefault="00F255FC">
            <w:pPr>
              <w:pStyle w:val="TF-xpre-folharostoLOCAL"/>
            </w:pPr>
            <w:r>
              <w:t>bLUMENAU</w:t>
            </w:r>
          </w:p>
          <w:p w14:paraId="5FE47690" w14:textId="3BDF1600" w:rsidR="00F255FC" w:rsidRDefault="00FA6F42">
            <w:pPr>
              <w:pStyle w:val="TF-xpre-folharostoANO"/>
            </w:pPr>
            <w:r>
              <w:t>202</w:t>
            </w:r>
            <w:r w:rsidR="002D1876">
              <w:t>4</w:t>
            </w:r>
          </w:p>
          <w:p w14:paraId="5AA56361" w14:textId="77777777" w:rsidR="00F255FC" w:rsidRDefault="00F255FC">
            <w:pPr>
              <w:pStyle w:val="TF-xpre-folharostoID"/>
            </w:pPr>
          </w:p>
        </w:tc>
      </w:tr>
      <w:tr w:rsidR="00F255FC" w:rsidRPr="007D392B" w14:paraId="5699C7B1" w14:textId="77777777" w:rsidTr="007D392B">
        <w:trPr>
          <w:trHeight w:hRule="exact" w:val="13471"/>
        </w:trPr>
        <w:tc>
          <w:tcPr>
            <w:tcW w:w="9212" w:type="dxa"/>
            <w:tcBorders>
              <w:top w:val="nil"/>
              <w:left w:val="nil"/>
              <w:bottom w:val="nil"/>
              <w:right w:val="nil"/>
            </w:tcBorders>
          </w:tcPr>
          <w:p w14:paraId="28335C9A" w14:textId="77777777" w:rsidR="007D392B" w:rsidRDefault="007D392B" w:rsidP="007D392B">
            <w:pPr>
              <w:pStyle w:val="TF-xpre-folhaaprovaoFUNO"/>
              <w:jc w:val="center"/>
              <w:rPr>
                <w:sz w:val="48"/>
                <w:szCs w:val="48"/>
              </w:rPr>
            </w:pPr>
          </w:p>
          <w:p w14:paraId="55744F38" w14:textId="77777777" w:rsidR="007D392B" w:rsidRDefault="007D392B" w:rsidP="007D392B">
            <w:pPr>
              <w:pStyle w:val="TF-xpre-folhaaprovaoFUNO"/>
              <w:jc w:val="center"/>
              <w:rPr>
                <w:sz w:val="48"/>
                <w:szCs w:val="48"/>
              </w:rPr>
            </w:pPr>
          </w:p>
          <w:p w14:paraId="6A0FF7ED" w14:textId="77777777" w:rsidR="007D392B" w:rsidRDefault="007D392B" w:rsidP="007D392B">
            <w:pPr>
              <w:pStyle w:val="TF-xpre-folhaaprovaoFUNO"/>
              <w:jc w:val="center"/>
              <w:rPr>
                <w:sz w:val="48"/>
                <w:szCs w:val="48"/>
              </w:rPr>
            </w:pPr>
          </w:p>
          <w:p w14:paraId="01A71E1C" w14:textId="77777777" w:rsidR="007D392B" w:rsidRDefault="007D392B" w:rsidP="007D392B">
            <w:pPr>
              <w:pStyle w:val="TF-xpre-folhaaprovaoFUNO"/>
              <w:jc w:val="center"/>
              <w:rPr>
                <w:sz w:val="48"/>
                <w:szCs w:val="48"/>
              </w:rPr>
            </w:pPr>
          </w:p>
          <w:p w14:paraId="033AD7F1" w14:textId="77777777" w:rsidR="007D392B" w:rsidRDefault="007D392B" w:rsidP="007D392B">
            <w:pPr>
              <w:pStyle w:val="TF-xpre-folhaaprovaoFUNO"/>
              <w:jc w:val="center"/>
              <w:rPr>
                <w:sz w:val="48"/>
                <w:szCs w:val="48"/>
              </w:rPr>
            </w:pPr>
          </w:p>
          <w:p w14:paraId="037ADBC6" w14:textId="77777777" w:rsidR="007D392B" w:rsidRDefault="007D392B" w:rsidP="007D392B">
            <w:pPr>
              <w:pStyle w:val="TF-xpre-folhaaprovaoFUNO"/>
              <w:jc w:val="center"/>
              <w:rPr>
                <w:sz w:val="48"/>
                <w:szCs w:val="48"/>
              </w:rPr>
            </w:pPr>
          </w:p>
          <w:p w14:paraId="1B4DE1C8" w14:textId="77777777" w:rsidR="007D392B" w:rsidRDefault="007D392B" w:rsidP="007D392B">
            <w:pPr>
              <w:pStyle w:val="TF-xpre-folhaaprovaoFUNO"/>
              <w:jc w:val="center"/>
              <w:rPr>
                <w:sz w:val="48"/>
                <w:szCs w:val="48"/>
              </w:rPr>
            </w:pPr>
          </w:p>
          <w:p w14:paraId="15DB6C41" w14:textId="77777777" w:rsidR="00F255FC" w:rsidRPr="007D392B" w:rsidRDefault="007D392B" w:rsidP="007D392B">
            <w:pPr>
              <w:pStyle w:val="TF-xpre-folhaaprovaoFUNO"/>
              <w:jc w:val="center"/>
              <w:rPr>
                <w:sz w:val="48"/>
                <w:szCs w:val="48"/>
              </w:rPr>
            </w:pPr>
            <w:r w:rsidRPr="007D392B">
              <w:rPr>
                <w:sz w:val="48"/>
                <w:szCs w:val="48"/>
              </w:rPr>
              <w:t>Esta página deverá ser substituída pela folha de assinaturas entregue na Banca.</w:t>
            </w:r>
          </w:p>
          <w:p w14:paraId="1DD4B5A2" w14:textId="77777777" w:rsidR="007D392B" w:rsidRPr="007D392B" w:rsidRDefault="007D392B" w:rsidP="007D392B">
            <w:pPr>
              <w:pStyle w:val="TF-xpre-folhaaprovaoFUNO"/>
              <w:jc w:val="center"/>
              <w:rPr>
                <w:sz w:val="48"/>
                <w:szCs w:val="48"/>
              </w:rPr>
            </w:pPr>
          </w:p>
          <w:p w14:paraId="0448CE4A" w14:textId="77777777" w:rsidR="007D392B" w:rsidRDefault="007D392B" w:rsidP="007D392B">
            <w:pPr>
              <w:pStyle w:val="TF-xpre-folhaaprovaoFUNO"/>
              <w:jc w:val="center"/>
              <w:rPr>
                <w:sz w:val="48"/>
                <w:szCs w:val="48"/>
              </w:rPr>
            </w:pPr>
            <w:r w:rsidRPr="007D392B">
              <w:rPr>
                <w:sz w:val="48"/>
                <w:szCs w:val="48"/>
              </w:rPr>
              <w:t>Digitalize a folha e cole aqui</w:t>
            </w:r>
            <w:r>
              <w:rPr>
                <w:sz w:val="48"/>
                <w:szCs w:val="48"/>
              </w:rPr>
              <w:t xml:space="preserve"> para a entrega da versão final do TCC</w:t>
            </w:r>
            <w:r w:rsidRPr="007D392B">
              <w:rPr>
                <w:sz w:val="48"/>
                <w:szCs w:val="48"/>
              </w:rPr>
              <w:t xml:space="preserve">. </w:t>
            </w:r>
          </w:p>
          <w:p w14:paraId="781E9677" w14:textId="77777777" w:rsidR="007D392B" w:rsidRDefault="007D392B" w:rsidP="007D392B">
            <w:pPr>
              <w:pStyle w:val="TF-xpre-folhaaprovaoFUNO"/>
              <w:jc w:val="center"/>
              <w:rPr>
                <w:sz w:val="48"/>
                <w:szCs w:val="48"/>
              </w:rPr>
            </w:pPr>
          </w:p>
          <w:p w14:paraId="487F4C2A" w14:textId="77777777" w:rsidR="007D392B" w:rsidRPr="007D392B" w:rsidRDefault="007D392B" w:rsidP="007D392B">
            <w:pPr>
              <w:pStyle w:val="TF-xpre-folhaaprovaoFUNO"/>
              <w:jc w:val="center"/>
              <w:rPr>
                <w:sz w:val="48"/>
                <w:szCs w:val="48"/>
              </w:rPr>
            </w:pPr>
            <w:r w:rsidRPr="007D392B">
              <w:rPr>
                <w:sz w:val="48"/>
                <w:szCs w:val="48"/>
              </w:rPr>
              <w:t>Atenção</w:t>
            </w:r>
            <w:r>
              <w:rPr>
                <w:sz w:val="48"/>
                <w:szCs w:val="48"/>
              </w:rPr>
              <w:t xml:space="preserve">: não ultrapasse </w:t>
            </w:r>
            <w:r w:rsidRPr="007D392B">
              <w:rPr>
                <w:sz w:val="48"/>
                <w:szCs w:val="48"/>
              </w:rPr>
              <w:t>as margens!</w:t>
            </w:r>
          </w:p>
        </w:tc>
      </w:tr>
      <w:tr w:rsidR="00F255FC" w14:paraId="4EF804E1" w14:textId="77777777" w:rsidTr="007D392B">
        <w:trPr>
          <w:trHeight w:hRule="exact" w:val="412"/>
        </w:trPr>
        <w:tc>
          <w:tcPr>
            <w:tcW w:w="9212" w:type="dxa"/>
            <w:tcBorders>
              <w:top w:val="nil"/>
              <w:left w:val="nil"/>
              <w:bottom w:val="nil"/>
              <w:right w:val="nil"/>
            </w:tcBorders>
          </w:tcPr>
          <w:p w14:paraId="648EA25F" w14:textId="77777777" w:rsidR="00F255FC" w:rsidRDefault="00F255FC">
            <w:pPr>
              <w:pStyle w:val="TF-xpre-folhaaprovaoDATA"/>
            </w:pPr>
          </w:p>
        </w:tc>
      </w:tr>
    </w:tbl>
    <w:p w14:paraId="7B2E47C8" w14:textId="77777777" w:rsidR="00215872" w:rsidRDefault="00215872" w:rsidP="00215872">
      <w:pPr>
        <w:pStyle w:val="TF-xpre-dedicatria"/>
      </w:pPr>
    </w:p>
    <w:p w14:paraId="1BE01AEF" w14:textId="2FDDC109" w:rsidR="00F255FC" w:rsidRDefault="00F255FC" w:rsidP="00215872">
      <w:pPr>
        <w:pStyle w:val="TF-xpre-dedicatria"/>
      </w:pPr>
      <w:r>
        <w:t>Dedic</w:t>
      </w:r>
      <w:r w:rsidR="0099475E">
        <w:t>amos</w:t>
      </w:r>
      <w:r>
        <w:t xml:space="preserve"> este trabalho </w:t>
      </w:r>
      <w:r w:rsidR="00B8418C">
        <w:t>à</w:t>
      </w:r>
      <w:r w:rsidR="007A6203">
        <w:t xml:space="preserve">s </w:t>
      </w:r>
      <w:r w:rsidR="0099475E">
        <w:t>nossa</w:t>
      </w:r>
      <w:r w:rsidR="007A6203">
        <w:t>s</w:t>
      </w:r>
      <w:r w:rsidR="0099475E">
        <w:t xml:space="preserve"> </w:t>
      </w:r>
      <w:r w:rsidR="007A6203">
        <w:t>respectivas famílias</w:t>
      </w:r>
      <w:r w:rsidR="0099475E">
        <w:t xml:space="preserve"> que nos apoiaram durante toda a </w:t>
      </w:r>
      <w:r w:rsidR="007A6203">
        <w:t xml:space="preserve">nossa </w:t>
      </w:r>
      <w:r w:rsidR="0099475E">
        <w:t>jornada acadêmica.</w:t>
      </w:r>
    </w:p>
    <w:p w14:paraId="7F760B93" w14:textId="77777777" w:rsidR="00F255FC" w:rsidRDefault="00F255FC">
      <w:pPr>
        <w:pStyle w:val="TF-xpre-agradecimentosTTULO"/>
      </w:pPr>
      <w:r>
        <w:lastRenderedPageBreak/>
        <w:t>AGRADECIMENTOS</w:t>
      </w:r>
    </w:p>
    <w:p w14:paraId="6EA714EA" w14:textId="7CC1FBA1" w:rsidR="00AE08DB" w:rsidRDefault="004E61AF">
      <w:pPr>
        <w:pStyle w:val="TF-xpre-agradecimentosTEXTO"/>
      </w:pPr>
      <w:bookmarkStart w:id="0" w:name="_Hlk151491516"/>
      <w:r>
        <w:t>A finalização deste trabalho só foi possível graças à contribuição</w:t>
      </w:r>
      <w:r w:rsidR="00D713BC">
        <w:t>, incentivo</w:t>
      </w:r>
      <w:r>
        <w:t xml:space="preserve"> </w:t>
      </w:r>
      <w:r w:rsidR="00FB0307">
        <w:t xml:space="preserve">e participação </w:t>
      </w:r>
      <w:r>
        <w:t>de diversas pessoas</w:t>
      </w:r>
      <w:r w:rsidR="00FB0307">
        <w:t xml:space="preserve">. Em primeiro lugar, gostaríamos de agradecer a Deus, por nos guiar e fortalecer durante o nosso </w:t>
      </w:r>
      <w:r w:rsidR="003E5FE0">
        <w:t>período</w:t>
      </w:r>
      <w:r w:rsidR="00FB0307">
        <w:t xml:space="preserve"> de graduação</w:t>
      </w:r>
      <w:r w:rsidR="003E5FE0">
        <w:t>.</w:t>
      </w:r>
    </w:p>
    <w:p w14:paraId="797F0ACA" w14:textId="01BA3CF7" w:rsidR="00D713BC" w:rsidRDefault="00D713BC">
      <w:pPr>
        <w:pStyle w:val="TF-xpre-agradecimentosTEXTO"/>
      </w:pPr>
      <w:r>
        <w:t xml:space="preserve">Eu, </w:t>
      </w:r>
      <w:proofErr w:type="spellStart"/>
      <w:r>
        <w:t>Luis</w:t>
      </w:r>
      <w:proofErr w:type="spellEnd"/>
      <w:r>
        <w:t>, gostaria de agradecer aos meus pais, Hércules e Ivone, por serem meu alicerce com seu amor e paciência incondicionais ao longo desta jornada. Agradeço também à minha irmã, Nayara,</w:t>
      </w:r>
      <w:r w:rsidR="00267E3A">
        <w:t xml:space="preserve"> e à minha namorada,</w:t>
      </w:r>
      <w:r>
        <w:t xml:space="preserve"> </w:t>
      </w:r>
      <w:r w:rsidR="00267E3A">
        <w:t xml:space="preserve">Danielle, </w:t>
      </w:r>
      <w:r>
        <w:t>cujo apoio foi essencial para meu desenvolvimento acadêmico. Sou profundamente grato por todo o suporte e carinho que sempre recebi de minha família.</w:t>
      </w:r>
    </w:p>
    <w:p w14:paraId="0A1B1513" w14:textId="77777777" w:rsidR="00D713BC" w:rsidRDefault="00D713BC" w:rsidP="007F2A5A">
      <w:pPr>
        <w:pStyle w:val="TF-xpre-agradecimentosTEXTO"/>
      </w:pPr>
      <w:r>
        <w:t>Eu, Mateus, gostaria de agradecer aos meus pais, Luís e Lúcia, à minha irmã, Débora, e ao meu cunhado, Juliano, pelo apoio constante durante a elaboração deste trabalho. A presença de vocês foi fundamental neste momento da minha jornada, sempre me incentivando e fortalecendo minha determinação para alcançar meus objetivos. Vocês são os pilares que sustentam minhas realizações, e por isso, sou imensamente grato.</w:t>
      </w:r>
    </w:p>
    <w:bookmarkEnd w:id="0"/>
    <w:p w14:paraId="32442429" w14:textId="4A2A36B1" w:rsidR="00215872" w:rsidRDefault="00FA7AF8">
      <w:pPr>
        <w:pStyle w:val="TF-xpre-agradecimentosTEXTO"/>
      </w:pPr>
      <w:r>
        <w:t xml:space="preserve">Aos nossos professores, e especialmente à nossa orientadora, Simone </w:t>
      </w:r>
      <w:proofErr w:type="spellStart"/>
      <w:r>
        <w:t>Erbs</w:t>
      </w:r>
      <w:proofErr w:type="spellEnd"/>
      <w:r>
        <w:t xml:space="preserve"> da Costa, expressamos nossa profunda gratidão por toda a dedicação, paciência e orientação. Agradecemos por nos inspirarem, nos prepararem com tanto empenho e por oferecerem o apoio indispensável que tornou possível a conclusão deste trabalho.</w:t>
      </w:r>
      <w:r w:rsidR="00215872">
        <w:br w:type="page"/>
      </w:r>
    </w:p>
    <w:p w14:paraId="69007549" w14:textId="77777777" w:rsidR="00D4797F" w:rsidRDefault="00D4797F">
      <w:pPr>
        <w:pStyle w:val="TF-xpre-epgrafeTEXTO"/>
      </w:pPr>
    </w:p>
    <w:p w14:paraId="1ADA416F" w14:textId="61137CCD" w:rsidR="00F255FC" w:rsidRDefault="00267E3A">
      <w:pPr>
        <w:pStyle w:val="TF-xpre-epgrafeTEXTO"/>
      </w:pPr>
      <w:r>
        <w:t>Sonhos sem metas são apenas sonhos. E, no fim das contas, alimentam a decepção. No caminho para realizar seus sonhos, você deve aplicar disciplina, mas, mais importante, consistência. Porque sem compromisso, você nunca começará, mas sem consistência, você nunca terminará.</w:t>
      </w:r>
    </w:p>
    <w:p w14:paraId="420CEC82" w14:textId="6BAC9B19" w:rsidR="00F255FC" w:rsidRDefault="005A4952">
      <w:pPr>
        <w:pStyle w:val="TF-xpre-epgrafeAUTOR"/>
      </w:pPr>
      <w:r>
        <w:t>[</w:t>
      </w:r>
      <w:r w:rsidR="00267E3A">
        <w:t>Denzel Washington</w:t>
      </w:r>
      <w:r>
        <w:t>]</w:t>
      </w:r>
    </w:p>
    <w:p w14:paraId="04D9FF03" w14:textId="24416EF6" w:rsidR="00F255FC" w:rsidRDefault="00F255FC">
      <w:pPr>
        <w:pStyle w:val="TF-xpre-resumoTTULO"/>
      </w:pPr>
      <w:r>
        <w:lastRenderedPageBreak/>
        <w:t>RESUMO</w:t>
      </w:r>
    </w:p>
    <w:p w14:paraId="3A18CA04" w14:textId="268FF8D2" w:rsidR="00F255FC" w:rsidRDefault="0045323A" w:rsidP="00FD38C7">
      <w:pPr>
        <w:pStyle w:val="TF-xpre-resumoTEXTO"/>
      </w:pPr>
      <w:r>
        <w:t>Neste trabalho, são abordados o levantamento de informações, especificações, pesquisa, desenvolvimento e operacionalidade de um sistema destinado à gestão financeira e de estoque no setor de vestuário.</w:t>
      </w:r>
      <w:r w:rsidR="00E848ED">
        <w:t xml:space="preserve"> O objetivo principal</w:t>
      </w:r>
      <w:r w:rsidR="005301FE">
        <w:t xml:space="preserve"> é disponibilizar um sistema de forma centralizada e com interfaces amigáveis, para auxiliar a Autêntica Store no gerenciamento de seus produtos, em suas tomadas de decisões estratégicas e nos seus gastos e lucros.</w:t>
      </w:r>
      <w:r w:rsidR="00D70F62">
        <w:t xml:space="preserve"> </w:t>
      </w:r>
      <w:r w:rsidR="005D538C">
        <w:t xml:space="preserve">Para o desenvolvimento no </w:t>
      </w:r>
      <w:proofErr w:type="spellStart"/>
      <w:r w:rsidR="005D538C" w:rsidRPr="00A7454C">
        <w:rPr>
          <w:i/>
        </w:rPr>
        <w:t>backend</w:t>
      </w:r>
      <w:proofErr w:type="spellEnd"/>
      <w:r w:rsidR="005D538C">
        <w:t xml:space="preserve">, Python foi a linguagem escolhida e o banco de dados não relacional </w:t>
      </w:r>
      <w:proofErr w:type="spellStart"/>
      <w:r w:rsidR="005D538C">
        <w:t>MongoDB</w:t>
      </w:r>
      <w:proofErr w:type="spellEnd"/>
      <w:r w:rsidR="005D538C">
        <w:t xml:space="preserve"> foi utilizado para armazenamento de dados. Docker foi empregado para executar uma instância do </w:t>
      </w:r>
      <w:r w:rsidR="00FA1677">
        <w:t>banco de dados</w:t>
      </w:r>
      <w:r w:rsidR="005D538C">
        <w:t xml:space="preserve"> diretamente no computador local</w:t>
      </w:r>
      <w:r w:rsidR="002030C4">
        <w:t>.</w:t>
      </w:r>
      <w:r w:rsidR="00960A4D">
        <w:t xml:space="preserve"> No </w:t>
      </w:r>
      <w:proofErr w:type="spellStart"/>
      <w:r w:rsidR="00960A4D" w:rsidRPr="00960A4D">
        <w:rPr>
          <w:i/>
          <w:iCs/>
        </w:rPr>
        <w:t>frontend</w:t>
      </w:r>
      <w:proofErr w:type="spellEnd"/>
      <w:r w:rsidR="00960A4D">
        <w:t xml:space="preserve"> foi utilizad</w:t>
      </w:r>
      <w:r w:rsidR="00CA41CD">
        <w:t>o</w:t>
      </w:r>
      <w:r w:rsidR="00960A4D">
        <w:t xml:space="preserve"> </w:t>
      </w:r>
      <w:r w:rsidR="001F43AF">
        <w:t>Next</w:t>
      </w:r>
      <w:r w:rsidR="00341F93">
        <w:t>.js</w:t>
      </w:r>
      <w:r w:rsidR="00AE5056">
        <w:t xml:space="preserve">, </w:t>
      </w:r>
      <w:r w:rsidR="00FD38C7">
        <w:t xml:space="preserve">as interfaces do sistema foram desenvolvidas com base nos princípios do Material Design e nas heurísticas de Nielsen, visando proporcionar uma excelente usabilidade, experiência do usuário e comunicabilidade. O processo de desenvolvimento iniciou-se com o levantamento de informações por meio do mapeamento dos processos de negócio, seguindo a metodologia Business </w:t>
      </w:r>
      <w:proofErr w:type="spellStart"/>
      <w:r w:rsidR="00FD38C7">
        <w:t>Process</w:t>
      </w:r>
      <w:proofErr w:type="spellEnd"/>
      <w:r w:rsidR="00FD38C7">
        <w:t xml:space="preserve"> Management (BPM). Esta abordagem foi aplicada tanto na análise do processo atual (AS-IS) quanto na definição do processo aprimorado (TO-BE). Adicionalmente, foram conduzidas revisões na literatura sobre sistemas de gestão, metodologia BPM, prototipação, experiência de usuário e usabilidade.</w:t>
      </w:r>
      <w:r w:rsidR="00D70F62">
        <w:t xml:space="preserve"> </w:t>
      </w:r>
      <w:r w:rsidR="00FD38C7">
        <w:t xml:space="preserve">Para confirmar o alcance dos objetivos e avaliar a usabilidade, experiência do usuário e comunicabilidade das interfaces do sistema, bem como suas funcionalidades, utilizou-se o Método </w:t>
      </w:r>
      <w:proofErr w:type="spellStart"/>
      <w:r w:rsidR="00FD38C7">
        <w:t>Relationship</w:t>
      </w:r>
      <w:proofErr w:type="spellEnd"/>
      <w:r w:rsidR="00FD38C7">
        <w:t xml:space="preserve"> </w:t>
      </w:r>
      <w:proofErr w:type="spellStart"/>
      <w:r w:rsidR="00FD38C7">
        <w:t>of</w:t>
      </w:r>
      <w:proofErr w:type="spellEnd"/>
      <w:r w:rsidR="00FD38C7">
        <w:t xml:space="preserve"> M3C </w:t>
      </w:r>
      <w:proofErr w:type="spellStart"/>
      <w:r w:rsidR="00FD38C7">
        <w:t>with</w:t>
      </w:r>
      <w:proofErr w:type="spellEnd"/>
      <w:r w:rsidR="00FD38C7">
        <w:t xml:space="preserve"> </w:t>
      </w:r>
      <w:proofErr w:type="spellStart"/>
      <w:r w:rsidR="00FD38C7">
        <w:t>User</w:t>
      </w:r>
      <w:proofErr w:type="spellEnd"/>
      <w:r w:rsidR="00FD38C7">
        <w:t xml:space="preserve"> </w:t>
      </w:r>
      <w:proofErr w:type="spellStart"/>
      <w:r w:rsidR="00FD38C7">
        <w:t>Requirements</w:t>
      </w:r>
      <w:proofErr w:type="spellEnd"/>
      <w:r w:rsidR="00FD38C7">
        <w:t xml:space="preserve"> </w:t>
      </w:r>
      <w:proofErr w:type="spellStart"/>
      <w:r w:rsidR="00FD38C7">
        <w:t>and</w:t>
      </w:r>
      <w:proofErr w:type="spellEnd"/>
      <w:r w:rsidR="00FD38C7">
        <w:t xml:space="preserve"> </w:t>
      </w:r>
      <w:proofErr w:type="spellStart"/>
      <w:r w:rsidR="00FD38C7">
        <w:t>Usability</w:t>
      </w:r>
      <w:proofErr w:type="spellEnd"/>
      <w:r w:rsidR="00FD38C7">
        <w:t xml:space="preserve"> </w:t>
      </w:r>
      <w:proofErr w:type="spellStart"/>
      <w:r w:rsidR="00FD38C7">
        <w:t>and</w:t>
      </w:r>
      <w:proofErr w:type="spellEnd"/>
      <w:r w:rsidR="00FD38C7">
        <w:t xml:space="preserve"> </w:t>
      </w:r>
      <w:proofErr w:type="spellStart"/>
      <w:r w:rsidR="00FD38C7">
        <w:t>Communicability</w:t>
      </w:r>
      <w:proofErr w:type="spellEnd"/>
      <w:r w:rsidR="00FD38C7">
        <w:t xml:space="preserve"> Assessment in </w:t>
      </w:r>
      <w:proofErr w:type="spellStart"/>
      <w:r w:rsidR="00FD38C7">
        <w:t>groupware</w:t>
      </w:r>
      <w:proofErr w:type="spellEnd"/>
      <w:r w:rsidR="00FD38C7">
        <w:t xml:space="preserve"> (</w:t>
      </w:r>
      <w:proofErr w:type="spellStart"/>
      <w:r w:rsidR="00FD38C7">
        <w:t>RURUCAg</w:t>
      </w:r>
      <w:proofErr w:type="spellEnd"/>
      <w:r w:rsidR="00712F7A">
        <w:t>).</w:t>
      </w:r>
      <w:r w:rsidR="00A138D1">
        <w:t xml:space="preserve"> A implementação</w:t>
      </w:r>
      <w:r w:rsidR="00B95538">
        <w:t xml:space="preserve"> do sistema para a Autêntica Store resultou em um controle eficiente de estoque e finanças, utilizando tecnologias modernas</w:t>
      </w:r>
      <w:r w:rsidR="000D2367">
        <w:t>.</w:t>
      </w:r>
      <w:r w:rsidR="00D44B2D">
        <w:t xml:space="preserve"> O sistema otimizou a gestão</w:t>
      </w:r>
      <w:r w:rsidR="008D715C">
        <w:t xml:space="preserve"> de produtos</w:t>
      </w:r>
      <w:r w:rsidR="00F76C45">
        <w:t xml:space="preserve"> e permitiu monitoramento em tempo real do estoque. O método </w:t>
      </w:r>
      <w:proofErr w:type="spellStart"/>
      <w:r w:rsidR="00F76C45">
        <w:t>RURUCAg</w:t>
      </w:r>
      <w:proofErr w:type="spellEnd"/>
      <w:r w:rsidR="00F76C45">
        <w:t xml:space="preserve"> indicou experiência positiva dos usuários,</w:t>
      </w:r>
      <w:r w:rsidR="00440AA4">
        <w:t xml:space="preserve"> aprimorando a operação da loja</w:t>
      </w:r>
      <w:r w:rsidR="005F359B">
        <w:t>.</w:t>
      </w:r>
    </w:p>
    <w:p w14:paraId="640AD092" w14:textId="47457BC5" w:rsidR="00F255FC" w:rsidRPr="0074031C" w:rsidRDefault="00F255FC" w:rsidP="005A4952">
      <w:pPr>
        <w:pStyle w:val="TF-xpre-resumoPALAVRAS-CHAVE"/>
        <w:rPr>
          <w:lang w:val="en-US"/>
        </w:rPr>
      </w:pPr>
      <w:r>
        <w:t xml:space="preserve">Palavras-chave: </w:t>
      </w:r>
      <w:r w:rsidR="00141515">
        <w:t xml:space="preserve">Sistemas </w:t>
      </w:r>
      <w:r w:rsidR="00115822">
        <w:t>para</w:t>
      </w:r>
      <w:r w:rsidR="00141515">
        <w:t xml:space="preserve"> </w:t>
      </w:r>
      <w:r w:rsidR="00AF2A12">
        <w:t>gestão</w:t>
      </w:r>
      <w:r w:rsidR="00115822">
        <w:t xml:space="preserve"> financeira, Sistemas para gestão de estoque</w:t>
      </w:r>
      <w:r w:rsidR="00AF2A12">
        <w:t xml:space="preserve">. </w:t>
      </w:r>
      <w:proofErr w:type="spellStart"/>
      <w:r w:rsidR="00115822" w:rsidRPr="009730A7">
        <w:rPr>
          <w:lang w:val="en-US"/>
        </w:rPr>
        <w:t>Vestuário</w:t>
      </w:r>
      <w:proofErr w:type="spellEnd"/>
      <w:r w:rsidRPr="009730A7">
        <w:rPr>
          <w:lang w:val="en-US"/>
        </w:rPr>
        <w:t xml:space="preserve">. </w:t>
      </w:r>
      <w:proofErr w:type="spellStart"/>
      <w:r w:rsidR="00AF2A12" w:rsidRPr="009730A7">
        <w:rPr>
          <w:lang w:val="en-US"/>
        </w:rPr>
        <w:t>Experiência</w:t>
      </w:r>
      <w:proofErr w:type="spellEnd"/>
      <w:r w:rsidR="00AF2A12" w:rsidRPr="009730A7">
        <w:rPr>
          <w:lang w:val="en-US"/>
        </w:rPr>
        <w:t xml:space="preserve"> de </w:t>
      </w:r>
      <w:proofErr w:type="spellStart"/>
      <w:r w:rsidR="00AF2A12" w:rsidRPr="009730A7">
        <w:rPr>
          <w:lang w:val="en-US"/>
        </w:rPr>
        <w:t>usuário</w:t>
      </w:r>
      <w:proofErr w:type="spellEnd"/>
      <w:r w:rsidRPr="009730A7">
        <w:rPr>
          <w:lang w:val="en-US"/>
        </w:rPr>
        <w:t>.</w:t>
      </w:r>
      <w:r w:rsidR="00B07038" w:rsidRPr="009730A7">
        <w:rPr>
          <w:lang w:val="en-US"/>
        </w:rPr>
        <w:t xml:space="preserve"> </w:t>
      </w:r>
      <w:proofErr w:type="spellStart"/>
      <w:r w:rsidR="00B07038" w:rsidRPr="0074031C">
        <w:rPr>
          <w:lang w:val="en-US"/>
        </w:rPr>
        <w:t>Usabilidade</w:t>
      </w:r>
      <w:proofErr w:type="spellEnd"/>
      <w:r w:rsidR="00B07038" w:rsidRPr="0074031C">
        <w:rPr>
          <w:lang w:val="en-US"/>
        </w:rPr>
        <w:t>.</w:t>
      </w:r>
      <w:r w:rsidR="00103F3E" w:rsidRPr="0074031C">
        <w:rPr>
          <w:lang w:val="en-US"/>
        </w:rPr>
        <w:t xml:space="preserve"> Material Design.</w:t>
      </w:r>
      <w:r w:rsidR="00AF2A12" w:rsidRPr="0074031C">
        <w:rPr>
          <w:lang w:val="en-US"/>
        </w:rPr>
        <w:t xml:space="preserve"> </w:t>
      </w:r>
      <w:proofErr w:type="spellStart"/>
      <w:r w:rsidR="00AF2A12" w:rsidRPr="0074031C">
        <w:rPr>
          <w:lang w:val="en-US"/>
        </w:rPr>
        <w:t>Método</w:t>
      </w:r>
      <w:proofErr w:type="spellEnd"/>
      <w:r w:rsidR="00AF2A12" w:rsidRPr="0074031C">
        <w:rPr>
          <w:lang w:val="en-US"/>
        </w:rPr>
        <w:t xml:space="preserve"> </w:t>
      </w:r>
      <w:proofErr w:type="spellStart"/>
      <w:r w:rsidR="00AF2A12" w:rsidRPr="0074031C">
        <w:rPr>
          <w:lang w:val="en-US"/>
        </w:rPr>
        <w:t>RURUCAg</w:t>
      </w:r>
      <w:proofErr w:type="spellEnd"/>
      <w:r w:rsidRPr="0074031C">
        <w:rPr>
          <w:lang w:val="en-US"/>
        </w:rPr>
        <w:t>.</w:t>
      </w:r>
    </w:p>
    <w:p w14:paraId="586F54A6" w14:textId="77777777" w:rsidR="00F255FC" w:rsidRPr="00BB797C" w:rsidRDefault="00F255FC">
      <w:pPr>
        <w:pStyle w:val="TF-xpre-abstractTTULO"/>
        <w:rPr>
          <w:lang w:val="en-US"/>
        </w:rPr>
      </w:pPr>
      <w:r w:rsidRPr="00BB797C">
        <w:rPr>
          <w:lang w:val="en-US"/>
        </w:rPr>
        <w:lastRenderedPageBreak/>
        <w:t>ABSTRACT</w:t>
      </w:r>
    </w:p>
    <w:p w14:paraId="64163D12" w14:textId="33A7DB13" w:rsidR="00D70F62" w:rsidRDefault="00D70F62" w:rsidP="00D70F62">
      <w:pPr>
        <w:pStyle w:val="TF-xpre-abstractKEY-WORDS"/>
        <w:rPr>
          <w:lang w:val="en-US"/>
        </w:rPr>
      </w:pPr>
      <w:r w:rsidRPr="00D70F62">
        <w:rPr>
          <w:lang w:val="en-US"/>
        </w:rPr>
        <w:t xml:space="preserve">In this work, we address the information gathering, specifications, research, development, and operability of a system aimed at financial and inventory management in the apparel sector. The main objective is to provide a centralized system with user-friendly interfaces to assist </w:t>
      </w:r>
      <w:proofErr w:type="spellStart"/>
      <w:r w:rsidRPr="00D70F62">
        <w:rPr>
          <w:lang w:val="en-US"/>
        </w:rPr>
        <w:t>Autêntica</w:t>
      </w:r>
      <w:proofErr w:type="spellEnd"/>
      <w:r w:rsidRPr="00D70F62">
        <w:rPr>
          <w:lang w:val="en-US"/>
        </w:rPr>
        <w:t xml:space="preserve"> Store in managing its products, strategic decision-making, and financial performance.</w:t>
      </w:r>
      <w:r>
        <w:rPr>
          <w:lang w:val="en-US"/>
        </w:rPr>
        <w:t xml:space="preserve"> </w:t>
      </w:r>
      <w:r w:rsidRPr="00D70F62">
        <w:rPr>
          <w:lang w:val="en-US"/>
        </w:rPr>
        <w:t>For backend development, Python was the chosen language, and the non-relational database MongoDB was used for data storage. Docker was employed to run a database instance directly on the local computer. Next.js was used for the frontend, and the system interfaces were developed based on Material Design principles and Nielsen's heuristics, aiming to provide excellent usability, user experience, and communicability. The development process began with information gathering through business process mapping, following the Business Process Management (BPM) methodology. This approach was applied both in analyzing the current process (AS-IS) and defining the enhanced process (TO-BE). Additionally, literature reviews were conducted on management systems, BPM methodology, prototyping, user experience, and usability.</w:t>
      </w:r>
      <w:r>
        <w:rPr>
          <w:lang w:val="en-US"/>
        </w:rPr>
        <w:t xml:space="preserve"> </w:t>
      </w:r>
      <w:r w:rsidRPr="00D70F62">
        <w:rPr>
          <w:lang w:val="en-US"/>
        </w:rPr>
        <w:t>To confirm the achievement of objectives and evaluate the usability, user experience, and communicability of the system interfaces, as well as their functionalities, the Relationship of M3C with User Requirements and Usability and Communicability Assessment in groupware (</w:t>
      </w:r>
      <w:proofErr w:type="spellStart"/>
      <w:r w:rsidRPr="00D70F62">
        <w:rPr>
          <w:lang w:val="en-US"/>
        </w:rPr>
        <w:t>RURUCAg</w:t>
      </w:r>
      <w:proofErr w:type="spellEnd"/>
      <w:r w:rsidRPr="00D70F62">
        <w:rPr>
          <w:lang w:val="en-US"/>
        </w:rPr>
        <w:t xml:space="preserve">) method was used. </w:t>
      </w:r>
      <w:r w:rsidR="00B35695">
        <w:rPr>
          <w:lang w:val="en-US"/>
        </w:rPr>
        <w:t xml:space="preserve">The implementation of the system for </w:t>
      </w:r>
      <w:proofErr w:type="spellStart"/>
      <w:r w:rsidR="00B35695">
        <w:rPr>
          <w:lang w:val="en-US"/>
        </w:rPr>
        <w:t>Autêntica</w:t>
      </w:r>
      <w:proofErr w:type="spellEnd"/>
      <w:r w:rsidR="00B35695">
        <w:rPr>
          <w:lang w:val="en-US"/>
        </w:rPr>
        <w:t xml:space="preserve"> Store resulted in in efficient inventory and financial control using modern technologies. The system </w:t>
      </w:r>
      <w:proofErr w:type="spellStart"/>
      <w:r w:rsidR="00B35695">
        <w:rPr>
          <w:lang w:val="en-US"/>
        </w:rPr>
        <w:t>opmized</w:t>
      </w:r>
      <w:proofErr w:type="spellEnd"/>
      <w:r w:rsidR="00B35695">
        <w:rPr>
          <w:lang w:val="en-US"/>
        </w:rPr>
        <w:t xml:space="preserve"> </w:t>
      </w:r>
      <w:proofErr w:type="spellStart"/>
      <w:r w:rsidR="00B35695">
        <w:rPr>
          <w:lang w:val="en-US"/>
        </w:rPr>
        <w:t>produc</w:t>
      </w:r>
      <w:proofErr w:type="spellEnd"/>
      <w:r w:rsidR="00B35695">
        <w:rPr>
          <w:lang w:val="en-US"/>
        </w:rPr>
        <w:t xml:space="preserve"> management and allowed real-time inventory monitoring. The </w:t>
      </w:r>
      <w:proofErr w:type="spellStart"/>
      <w:r w:rsidR="00B35695">
        <w:rPr>
          <w:lang w:val="en-US"/>
        </w:rPr>
        <w:t>RURUCAg</w:t>
      </w:r>
      <w:proofErr w:type="spellEnd"/>
      <w:r w:rsidR="00B35695">
        <w:rPr>
          <w:lang w:val="en-US"/>
        </w:rPr>
        <w:t xml:space="preserve"> method indicated a positive user experience, enhancing the store operations.</w:t>
      </w:r>
    </w:p>
    <w:p w14:paraId="5E489DAE" w14:textId="27F0946D" w:rsidR="00F255FC" w:rsidRPr="009730A7" w:rsidRDefault="00F255FC">
      <w:pPr>
        <w:pStyle w:val="TF-xpre-abstractKEY-WORDS"/>
      </w:pPr>
      <w:r w:rsidRPr="00BB797C">
        <w:rPr>
          <w:lang w:val="en-US"/>
        </w:rPr>
        <w:t xml:space="preserve">Key-words: </w:t>
      </w:r>
      <w:r w:rsidR="00B011CB" w:rsidRPr="00B011CB">
        <w:rPr>
          <w:lang w:val="en-US"/>
        </w:rPr>
        <w:t>Financial management systems</w:t>
      </w:r>
      <w:r w:rsidR="00B011CB">
        <w:rPr>
          <w:lang w:val="en-US"/>
        </w:rPr>
        <w:t>.</w:t>
      </w:r>
      <w:r w:rsidR="00B011CB" w:rsidRPr="00B011CB">
        <w:rPr>
          <w:lang w:val="en-US"/>
        </w:rPr>
        <w:t xml:space="preserve"> Inventory management systems. Apparel. User experience. </w:t>
      </w:r>
      <w:proofErr w:type="spellStart"/>
      <w:r w:rsidR="00B011CB" w:rsidRPr="009730A7">
        <w:t>Usability</w:t>
      </w:r>
      <w:proofErr w:type="spellEnd"/>
      <w:r w:rsidR="00B011CB" w:rsidRPr="009730A7">
        <w:t xml:space="preserve">. Material Design. </w:t>
      </w:r>
      <w:proofErr w:type="spellStart"/>
      <w:r w:rsidR="00B011CB" w:rsidRPr="009730A7">
        <w:t>RURUCAg</w:t>
      </w:r>
      <w:proofErr w:type="spellEnd"/>
      <w:r w:rsidR="00B011CB" w:rsidRPr="009730A7">
        <w:t xml:space="preserve"> </w:t>
      </w:r>
      <w:proofErr w:type="spellStart"/>
      <w:r w:rsidR="004D7796" w:rsidRPr="009730A7">
        <w:t>M</w:t>
      </w:r>
      <w:r w:rsidR="00B011CB" w:rsidRPr="009730A7">
        <w:t>ethod</w:t>
      </w:r>
      <w:proofErr w:type="spellEnd"/>
      <w:r w:rsidR="00B011CB" w:rsidRPr="009730A7">
        <w:t>.</w:t>
      </w:r>
    </w:p>
    <w:p w14:paraId="6A17727D" w14:textId="77777777" w:rsidR="00F255FC" w:rsidRPr="009730A7" w:rsidRDefault="00F255FC">
      <w:pPr>
        <w:pStyle w:val="TF-xpre-listadeilustraesTTULO"/>
      </w:pPr>
      <w:r w:rsidRPr="009730A7">
        <w:lastRenderedPageBreak/>
        <w:t xml:space="preserve">LISTA DE </w:t>
      </w:r>
      <w:r w:rsidR="001C5CBB" w:rsidRPr="009730A7">
        <w:t>Figuras</w:t>
      </w:r>
    </w:p>
    <w:p w14:paraId="4C90F27D" w14:textId="12037FEE" w:rsidR="00250E3E" w:rsidRDefault="003604D6">
      <w:pPr>
        <w:pStyle w:val="ndicedeilustraes"/>
        <w:tabs>
          <w:tab w:val="right" w:leader="dot" w:pos="9062"/>
        </w:tabs>
        <w:rPr>
          <w:rFonts w:asciiTheme="minorHAnsi" w:eastAsiaTheme="minorEastAsia" w:hAnsiTheme="minorHAnsi" w:cstheme="minorBidi"/>
          <w:noProof/>
          <w:kern w:val="2"/>
          <w14:ligatures w14:val="standardContextual"/>
        </w:rPr>
      </w:pPr>
      <w:r>
        <w:rPr>
          <w:b/>
          <w:caps/>
          <w:lang w:val="en-US"/>
        </w:rPr>
        <w:fldChar w:fldCharType="begin"/>
      </w:r>
      <w:r>
        <w:rPr>
          <w:b/>
          <w:caps/>
          <w:lang w:val="en-US"/>
        </w:rPr>
        <w:instrText xml:space="preserve"> TOC \h \z \c "Figura" </w:instrText>
      </w:r>
      <w:r>
        <w:rPr>
          <w:b/>
          <w:caps/>
          <w:lang w:val="en-US"/>
        </w:rPr>
        <w:fldChar w:fldCharType="separate"/>
      </w:r>
      <w:hyperlink w:anchor="_Toc169379555" w:history="1">
        <w:r w:rsidR="00250E3E" w:rsidRPr="00921D8A">
          <w:rPr>
            <w:rStyle w:val="Hyperlink"/>
          </w:rPr>
          <w:t>Figura 1 - Mapeamento do atual processo de venda (AS-IS)</w:t>
        </w:r>
        <w:r w:rsidR="00250E3E">
          <w:rPr>
            <w:noProof/>
            <w:webHidden/>
          </w:rPr>
          <w:tab/>
        </w:r>
        <w:r w:rsidR="00250E3E">
          <w:rPr>
            <w:noProof/>
            <w:webHidden/>
          </w:rPr>
          <w:fldChar w:fldCharType="begin"/>
        </w:r>
        <w:r w:rsidR="00250E3E">
          <w:rPr>
            <w:noProof/>
            <w:webHidden/>
          </w:rPr>
          <w:instrText xml:space="preserve"> PAGEREF _Toc169379555 \h </w:instrText>
        </w:r>
        <w:r w:rsidR="00250E3E">
          <w:rPr>
            <w:noProof/>
            <w:webHidden/>
          </w:rPr>
        </w:r>
        <w:r w:rsidR="00250E3E">
          <w:rPr>
            <w:noProof/>
            <w:webHidden/>
          </w:rPr>
          <w:fldChar w:fldCharType="separate"/>
        </w:r>
        <w:r w:rsidR="00250E3E">
          <w:rPr>
            <w:noProof/>
            <w:webHidden/>
          </w:rPr>
          <w:t>15</w:t>
        </w:r>
        <w:r w:rsidR="00250E3E">
          <w:rPr>
            <w:noProof/>
            <w:webHidden/>
          </w:rPr>
          <w:fldChar w:fldCharType="end"/>
        </w:r>
      </w:hyperlink>
    </w:p>
    <w:p w14:paraId="6FB39281" w14:textId="4CDC9538"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56" w:history="1">
        <w:r w:rsidRPr="00921D8A">
          <w:rPr>
            <w:rStyle w:val="Hyperlink"/>
          </w:rPr>
          <w:t>Figura 2 - Mapeamento do atual processo de compra (AS-IS)</w:t>
        </w:r>
        <w:r>
          <w:rPr>
            <w:noProof/>
            <w:webHidden/>
          </w:rPr>
          <w:tab/>
        </w:r>
        <w:r>
          <w:rPr>
            <w:noProof/>
            <w:webHidden/>
          </w:rPr>
          <w:fldChar w:fldCharType="begin"/>
        </w:r>
        <w:r>
          <w:rPr>
            <w:noProof/>
            <w:webHidden/>
          </w:rPr>
          <w:instrText xml:space="preserve"> PAGEREF _Toc169379556 \h </w:instrText>
        </w:r>
        <w:r>
          <w:rPr>
            <w:noProof/>
            <w:webHidden/>
          </w:rPr>
        </w:r>
        <w:r>
          <w:rPr>
            <w:noProof/>
            <w:webHidden/>
          </w:rPr>
          <w:fldChar w:fldCharType="separate"/>
        </w:r>
        <w:r>
          <w:rPr>
            <w:noProof/>
            <w:webHidden/>
          </w:rPr>
          <w:t>16</w:t>
        </w:r>
        <w:r>
          <w:rPr>
            <w:noProof/>
            <w:webHidden/>
          </w:rPr>
          <w:fldChar w:fldCharType="end"/>
        </w:r>
      </w:hyperlink>
    </w:p>
    <w:p w14:paraId="57084AAF" w14:textId="5955EA44"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57" w:history="1">
        <w:r w:rsidRPr="00921D8A">
          <w:rPr>
            <w:rStyle w:val="Hyperlink"/>
          </w:rPr>
          <w:t>Figura 3 - Caderno de registro</w:t>
        </w:r>
        <w:r>
          <w:rPr>
            <w:noProof/>
            <w:webHidden/>
          </w:rPr>
          <w:tab/>
        </w:r>
        <w:r>
          <w:rPr>
            <w:noProof/>
            <w:webHidden/>
          </w:rPr>
          <w:fldChar w:fldCharType="begin"/>
        </w:r>
        <w:r>
          <w:rPr>
            <w:noProof/>
            <w:webHidden/>
          </w:rPr>
          <w:instrText xml:space="preserve"> PAGEREF _Toc169379557 \h </w:instrText>
        </w:r>
        <w:r>
          <w:rPr>
            <w:noProof/>
            <w:webHidden/>
          </w:rPr>
        </w:r>
        <w:r>
          <w:rPr>
            <w:noProof/>
            <w:webHidden/>
          </w:rPr>
          <w:fldChar w:fldCharType="separate"/>
        </w:r>
        <w:r>
          <w:rPr>
            <w:noProof/>
            <w:webHidden/>
          </w:rPr>
          <w:t>16</w:t>
        </w:r>
        <w:r>
          <w:rPr>
            <w:noProof/>
            <w:webHidden/>
          </w:rPr>
          <w:fldChar w:fldCharType="end"/>
        </w:r>
      </w:hyperlink>
    </w:p>
    <w:p w14:paraId="74260419" w14:textId="2E1FC867"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58" w:history="1">
        <w:r w:rsidRPr="00921D8A">
          <w:rPr>
            <w:rStyle w:val="Hyperlink"/>
          </w:rPr>
          <w:t xml:space="preserve">Figura 4 - Definição do perfil da </w:t>
        </w:r>
        <w:r w:rsidRPr="00921D8A">
          <w:rPr>
            <w:rStyle w:val="Hyperlink"/>
            <w:rFonts w:ascii="Courier New" w:hAnsi="Courier New" w:cs="Courier New"/>
          </w:rPr>
          <w:t>persona administrador</w:t>
        </w:r>
        <w:r>
          <w:rPr>
            <w:noProof/>
            <w:webHidden/>
          </w:rPr>
          <w:tab/>
        </w:r>
        <w:r>
          <w:rPr>
            <w:noProof/>
            <w:webHidden/>
          </w:rPr>
          <w:fldChar w:fldCharType="begin"/>
        </w:r>
        <w:r>
          <w:rPr>
            <w:noProof/>
            <w:webHidden/>
          </w:rPr>
          <w:instrText xml:space="preserve"> PAGEREF _Toc169379558 \h </w:instrText>
        </w:r>
        <w:r>
          <w:rPr>
            <w:noProof/>
            <w:webHidden/>
          </w:rPr>
        </w:r>
        <w:r>
          <w:rPr>
            <w:noProof/>
            <w:webHidden/>
          </w:rPr>
          <w:fldChar w:fldCharType="separate"/>
        </w:r>
        <w:r>
          <w:rPr>
            <w:noProof/>
            <w:webHidden/>
          </w:rPr>
          <w:t>26</w:t>
        </w:r>
        <w:r>
          <w:rPr>
            <w:noProof/>
            <w:webHidden/>
          </w:rPr>
          <w:fldChar w:fldCharType="end"/>
        </w:r>
      </w:hyperlink>
    </w:p>
    <w:p w14:paraId="71781BD4" w14:textId="4F674784"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59" w:history="1">
        <w:r w:rsidRPr="00921D8A">
          <w:rPr>
            <w:rStyle w:val="Hyperlink"/>
          </w:rPr>
          <w:t xml:space="preserve">Figura 5 - Definição do perfil da </w:t>
        </w:r>
        <w:r w:rsidRPr="00921D8A">
          <w:rPr>
            <w:rStyle w:val="Hyperlink"/>
            <w:rFonts w:ascii="Courier New" w:hAnsi="Courier New" w:cs="Courier New"/>
          </w:rPr>
          <w:t xml:space="preserve">persona </w:t>
        </w:r>
        <w:r w:rsidRPr="00921D8A">
          <w:rPr>
            <w:rStyle w:val="Hyperlink"/>
            <w:rFonts w:ascii="Courier New" w:hAnsi="Courier New"/>
          </w:rPr>
          <w:t>profissional</w:t>
        </w:r>
        <w:r>
          <w:rPr>
            <w:noProof/>
            <w:webHidden/>
          </w:rPr>
          <w:tab/>
        </w:r>
        <w:r>
          <w:rPr>
            <w:noProof/>
            <w:webHidden/>
          </w:rPr>
          <w:fldChar w:fldCharType="begin"/>
        </w:r>
        <w:r>
          <w:rPr>
            <w:noProof/>
            <w:webHidden/>
          </w:rPr>
          <w:instrText xml:space="preserve"> PAGEREF _Toc169379559 \h </w:instrText>
        </w:r>
        <w:r>
          <w:rPr>
            <w:noProof/>
            <w:webHidden/>
          </w:rPr>
        </w:r>
        <w:r>
          <w:rPr>
            <w:noProof/>
            <w:webHidden/>
          </w:rPr>
          <w:fldChar w:fldCharType="separate"/>
        </w:r>
        <w:r>
          <w:rPr>
            <w:noProof/>
            <w:webHidden/>
          </w:rPr>
          <w:t>27</w:t>
        </w:r>
        <w:r>
          <w:rPr>
            <w:noProof/>
            <w:webHidden/>
          </w:rPr>
          <w:fldChar w:fldCharType="end"/>
        </w:r>
      </w:hyperlink>
    </w:p>
    <w:p w14:paraId="27D091D2" w14:textId="6BB22D5B"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60" w:history="1">
        <w:r w:rsidRPr="00921D8A">
          <w:rPr>
            <w:rStyle w:val="Hyperlink"/>
          </w:rPr>
          <w:t>Figura 6 – Diagrama de caso de uso do sistema</w:t>
        </w:r>
        <w:r>
          <w:rPr>
            <w:noProof/>
            <w:webHidden/>
          </w:rPr>
          <w:tab/>
        </w:r>
        <w:r>
          <w:rPr>
            <w:noProof/>
            <w:webHidden/>
          </w:rPr>
          <w:fldChar w:fldCharType="begin"/>
        </w:r>
        <w:r>
          <w:rPr>
            <w:noProof/>
            <w:webHidden/>
          </w:rPr>
          <w:instrText xml:space="preserve"> PAGEREF _Toc169379560 \h </w:instrText>
        </w:r>
        <w:r>
          <w:rPr>
            <w:noProof/>
            <w:webHidden/>
          </w:rPr>
        </w:r>
        <w:r>
          <w:rPr>
            <w:noProof/>
            <w:webHidden/>
          </w:rPr>
          <w:fldChar w:fldCharType="separate"/>
        </w:r>
        <w:r>
          <w:rPr>
            <w:noProof/>
            <w:webHidden/>
          </w:rPr>
          <w:t>30</w:t>
        </w:r>
        <w:r>
          <w:rPr>
            <w:noProof/>
            <w:webHidden/>
          </w:rPr>
          <w:fldChar w:fldCharType="end"/>
        </w:r>
      </w:hyperlink>
    </w:p>
    <w:p w14:paraId="0776FE3C" w14:textId="47BA9DA1"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61" w:history="1">
        <w:r w:rsidRPr="00921D8A">
          <w:rPr>
            <w:rStyle w:val="Hyperlink"/>
          </w:rPr>
          <w:t>Figura 7 – Diagrama de Classes</w:t>
        </w:r>
        <w:r>
          <w:rPr>
            <w:noProof/>
            <w:webHidden/>
          </w:rPr>
          <w:tab/>
        </w:r>
        <w:r>
          <w:rPr>
            <w:noProof/>
            <w:webHidden/>
          </w:rPr>
          <w:fldChar w:fldCharType="begin"/>
        </w:r>
        <w:r>
          <w:rPr>
            <w:noProof/>
            <w:webHidden/>
          </w:rPr>
          <w:instrText xml:space="preserve"> PAGEREF _Toc169379561 \h </w:instrText>
        </w:r>
        <w:r>
          <w:rPr>
            <w:noProof/>
            <w:webHidden/>
          </w:rPr>
        </w:r>
        <w:r>
          <w:rPr>
            <w:noProof/>
            <w:webHidden/>
          </w:rPr>
          <w:fldChar w:fldCharType="separate"/>
        </w:r>
        <w:r>
          <w:rPr>
            <w:noProof/>
            <w:webHidden/>
          </w:rPr>
          <w:t>32</w:t>
        </w:r>
        <w:r>
          <w:rPr>
            <w:noProof/>
            <w:webHidden/>
          </w:rPr>
          <w:fldChar w:fldCharType="end"/>
        </w:r>
      </w:hyperlink>
    </w:p>
    <w:p w14:paraId="7B03E835" w14:textId="70169FE9"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62" w:history="1">
        <w:r w:rsidRPr="00921D8A">
          <w:rPr>
            <w:rStyle w:val="Hyperlink"/>
          </w:rPr>
          <w:t>Figura 8 – Estrutura de documentos por coleção</w:t>
        </w:r>
        <w:r>
          <w:rPr>
            <w:noProof/>
            <w:webHidden/>
          </w:rPr>
          <w:tab/>
        </w:r>
        <w:r>
          <w:rPr>
            <w:noProof/>
            <w:webHidden/>
          </w:rPr>
          <w:fldChar w:fldCharType="begin"/>
        </w:r>
        <w:r>
          <w:rPr>
            <w:noProof/>
            <w:webHidden/>
          </w:rPr>
          <w:instrText xml:space="preserve"> PAGEREF _Toc169379562 \h </w:instrText>
        </w:r>
        <w:r>
          <w:rPr>
            <w:noProof/>
            <w:webHidden/>
          </w:rPr>
        </w:r>
        <w:r>
          <w:rPr>
            <w:noProof/>
            <w:webHidden/>
          </w:rPr>
          <w:fldChar w:fldCharType="separate"/>
        </w:r>
        <w:r>
          <w:rPr>
            <w:noProof/>
            <w:webHidden/>
          </w:rPr>
          <w:t>35</w:t>
        </w:r>
        <w:r>
          <w:rPr>
            <w:noProof/>
            <w:webHidden/>
          </w:rPr>
          <w:fldChar w:fldCharType="end"/>
        </w:r>
      </w:hyperlink>
    </w:p>
    <w:p w14:paraId="5FF04418" w14:textId="30A3AE69"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63" w:history="1">
        <w:r w:rsidRPr="00921D8A">
          <w:rPr>
            <w:rStyle w:val="Hyperlink"/>
          </w:rPr>
          <w:t>Figura 9 – Cartão</w:t>
        </w:r>
        <w:r>
          <w:rPr>
            <w:noProof/>
            <w:webHidden/>
          </w:rPr>
          <w:tab/>
        </w:r>
        <w:r>
          <w:rPr>
            <w:noProof/>
            <w:webHidden/>
          </w:rPr>
          <w:fldChar w:fldCharType="begin"/>
        </w:r>
        <w:r>
          <w:rPr>
            <w:noProof/>
            <w:webHidden/>
          </w:rPr>
          <w:instrText xml:space="preserve"> PAGEREF _Toc169379563 \h </w:instrText>
        </w:r>
        <w:r>
          <w:rPr>
            <w:noProof/>
            <w:webHidden/>
          </w:rPr>
        </w:r>
        <w:r>
          <w:rPr>
            <w:noProof/>
            <w:webHidden/>
          </w:rPr>
          <w:fldChar w:fldCharType="separate"/>
        </w:r>
        <w:r>
          <w:rPr>
            <w:noProof/>
            <w:webHidden/>
          </w:rPr>
          <w:t>37</w:t>
        </w:r>
        <w:r>
          <w:rPr>
            <w:noProof/>
            <w:webHidden/>
          </w:rPr>
          <w:fldChar w:fldCharType="end"/>
        </w:r>
      </w:hyperlink>
    </w:p>
    <w:p w14:paraId="1F713CE4" w14:textId="698EEB9C"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64" w:history="1">
        <w:r w:rsidRPr="00921D8A">
          <w:rPr>
            <w:rStyle w:val="Hyperlink"/>
          </w:rPr>
          <w:t>Figura 10 – Botões</w:t>
        </w:r>
        <w:r>
          <w:rPr>
            <w:noProof/>
            <w:webHidden/>
          </w:rPr>
          <w:tab/>
        </w:r>
        <w:r>
          <w:rPr>
            <w:noProof/>
            <w:webHidden/>
          </w:rPr>
          <w:fldChar w:fldCharType="begin"/>
        </w:r>
        <w:r>
          <w:rPr>
            <w:noProof/>
            <w:webHidden/>
          </w:rPr>
          <w:instrText xml:space="preserve"> PAGEREF _Toc169379564 \h </w:instrText>
        </w:r>
        <w:r>
          <w:rPr>
            <w:noProof/>
            <w:webHidden/>
          </w:rPr>
        </w:r>
        <w:r>
          <w:rPr>
            <w:noProof/>
            <w:webHidden/>
          </w:rPr>
          <w:fldChar w:fldCharType="separate"/>
        </w:r>
        <w:r>
          <w:rPr>
            <w:noProof/>
            <w:webHidden/>
          </w:rPr>
          <w:t>37</w:t>
        </w:r>
        <w:r>
          <w:rPr>
            <w:noProof/>
            <w:webHidden/>
          </w:rPr>
          <w:fldChar w:fldCharType="end"/>
        </w:r>
      </w:hyperlink>
    </w:p>
    <w:p w14:paraId="5639A715" w14:textId="5BFA8010"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65" w:history="1">
        <w:r w:rsidRPr="00921D8A">
          <w:rPr>
            <w:rStyle w:val="Hyperlink"/>
          </w:rPr>
          <w:t>Figura 11 – Menu</w:t>
        </w:r>
        <w:r>
          <w:rPr>
            <w:noProof/>
            <w:webHidden/>
          </w:rPr>
          <w:tab/>
        </w:r>
        <w:r>
          <w:rPr>
            <w:noProof/>
            <w:webHidden/>
          </w:rPr>
          <w:fldChar w:fldCharType="begin"/>
        </w:r>
        <w:r>
          <w:rPr>
            <w:noProof/>
            <w:webHidden/>
          </w:rPr>
          <w:instrText xml:space="preserve"> PAGEREF _Toc169379565 \h </w:instrText>
        </w:r>
        <w:r>
          <w:rPr>
            <w:noProof/>
            <w:webHidden/>
          </w:rPr>
        </w:r>
        <w:r>
          <w:rPr>
            <w:noProof/>
            <w:webHidden/>
          </w:rPr>
          <w:fldChar w:fldCharType="separate"/>
        </w:r>
        <w:r>
          <w:rPr>
            <w:noProof/>
            <w:webHidden/>
          </w:rPr>
          <w:t>38</w:t>
        </w:r>
        <w:r>
          <w:rPr>
            <w:noProof/>
            <w:webHidden/>
          </w:rPr>
          <w:fldChar w:fldCharType="end"/>
        </w:r>
      </w:hyperlink>
    </w:p>
    <w:p w14:paraId="7CCBA991" w14:textId="7FBBF295"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66" w:history="1">
        <w:r w:rsidRPr="00921D8A">
          <w:rPr>
            <w:rStyle w:val="Hyperlink"/>
          </w:rPr>
          <w:t>Figura 12 – Campo de textos</w:t>
        </w:r>
        <w:r>
          <w:rPr>
            <w:noProof/>
            <w:webHidden/>
          </w:rPr>
          <w:tab/>
        </w:r>
        <w:r>
          <w:rPr>
            <w:noProof/>
            <w:webHidden/>
          </w:rPr>
          <w:fldChar w:fldCharType="begin"/>
        </w:r>
        <w:r>
          <w:rPr>
            <w:noProof/>
            <w:webHidden/>
          </w:rPr>
          <w:instrText xml:space="preserve"> PAGEREF _Toc169379566 \h </w:instrText>
        </w:r>
        <w:r>
          <w:rPr>
            <w:noProof/>
            <w:webHidden/>
          </w:rPr>
        </w:r>
        <w:r>
          <w:rPr>
            <w:noProof/>
            <w:webHidden/>
          </w:rPr>
          <w:fldChar w:fldCharType="separate"/>
        </w:r>
        <w:r>
          <w:rPr>
            <w:noProof/>
            <w:webHidden/>
          </w:rPr>
          <w:t>38</w:t>
        </w:r>
        <w:r>
          <w:rPr>
            <w:noProof/>
            <w:webHidden/>
          </w:rPr>
          <w:fldChar w:fldCharType="end"/>
        </w:r>
      </w:hyperlink>
    </w:p>
    <w:p w14:paraId="2C3510D2" w14:textId="6A6FCC47"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67" w:history="1">
        <w:r w:rsidRPr="00921D8A">
          <w:rPr>
            <w:rStyle w:val="Hyperlink"/>
          </w:rPr>
          <w:t>Figura 13 – Diagrama de implantação</w:t>
        </w:r>
        <w:r>
          <w:rPr>
            <w:noProof/>
            <w:webHidden/>
          </w:rPr>
          <w:tab/>
        </w:r>
        <w:r>
          <w:rPr>
            <w:noProof/>
            <w:webHidden/>
          </w:rPr>
          <w:fldChar w:fldCharType="begin"/>
        </w:r>
        <w:r>
          <w:rPr>
            <w:noProof/>
            <w:webHidden/>
          </w:rPr>
          <w:instrText xml:space="preserve"> PAGEREF _Toc169379567 \h </w:instrText>
        </w:r>
        <w:r>
          <w:rPr>
            <w:noProof/>
            <w:webHidden/>
          </w:rPr>
        </w:r>
        <w:r>
          <w:rPr>
            <w:noProof/>
            <w:webHidden/>
          </w:rPr>
          <w:fldChar w:fldCharType="separate"/>
        </w:r>
        <w:r>
          <w:rPr>
            <w:noProof/>
            <w:webHidden/>
          </w:rPr>
          <w:t>40</w:t>
        </w:r>
        <w:r>
          <w:rPr>
            <w:noProof/>
            <w:webHidden/>
          </w:rPr>
          <w:fldChar w:fldCharType="end"/>
        </w:r>
      </w:hyperlink>
    </w:p>
    <w:p w14:paraId="0AD3068F" w14:textId="5DBA2FAE"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68" w:history="1">
        <w:r w:rsidRPr="00921D8A">
          <w:rPr>
            <w:rStyle w:val="Hyperlink"/>
          </w:rPr>
          <w:t>Figura 14 – Tela de login</w:t>
        </w:r>
        <w:r>
          <w:rPr>
            <w:noProof/>
            <w:webHidden/>
          </w:rPr>
          <w:tab/>
        </w:r>
        <w:r>
          <w:rPr>
            <w:noProof/>
            <w:webHidden/>
          </w:rPr>
          <w:fldChar w:fldCharType="begin"/>
        </w:r>
        <w:r>
          <w:rPr>
            <w:noProof/>
            <w:webHidden/>
          </w:rPr>
          <w:instrText xml:space="preserve"> PAGEREF _Toc169379568 \h </w:instrText>
        </w:r>
        <w:r>
          <w:rPr>
            <w:noProof/>
            <w:webHidden/>
          </w:rPr>
        </w:r>
        <w:r>
          <w:rPr>
            <w:noProof/>
            <w:webHidden/>
          </w:rPr>
          <w:fldChar w:fldCharType="separate"/>
        </w:r>
        <w:r>
          <w:rPr>
            <w:noProof/>
            <w:webHidden/>
          </w:rPr>
          <w:t>46</w:t>
        </w:r>
        <w:r>
          <w:rPr>
            <w:noProof/>
            <w:webHidden/>
          </w:rPr>
          <w:fldChar w:fldCharType="end"/>
        </w:r>
      </w:hyperlink>
    </w:p>
    <w:p w14:paraId="5CAF4D40" w14:textId="5AE3FE02"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69" w:history="1">
        <w:r w:rsidRPr="00921D8A">
          <w:rPr>
            <w:rStyle w:val="Hyperlink"/>
          </w:rPr>
          <w:t>Figura 15 – Tela de métricas</w:t>
        </w:r>
        <w:r>
          <w:rPr>
            <w:noProof/>
            <w:webHidden/>
          </w:rPr>
          <w:tab/>
        </w:r>
        <w:r>
          <w:rPr>
            <w:noProof/>
            <w:webHidden/>
          </w:rPr>
          <w:fldChar w:fldCharType="begin"/>
        </w:r>
        <w:r>
          <w:rPr>
            <w:noProof/>
            <w:webHidden/>
          </w:rPr>
          <w:instrText xml:space="preserve"> PAGEREF _Toc169379569 \h </w:instrText>
        </w:r>
        <w:r>
          <w:rPr>
            <w:noProof/>
            <w:webHidden/>
          </w:rPr>
        </w:r>
        <w:r>
          <w:rPr>
            <w:noProof/>
            <w:webHidden/>
          </w:rPr>
          <w:fldChar w:fldCharType="separate"/>
        </w:r>
        <w:r>
          <w:rPr>
            <w:noProof/>
            <w:webHidden/>
          </w:rPr>
          <w:t>47</w:t>
        </w:r>
        <w:r>
          <w:rPr>
            <w:noProof/>
            <w:webHidden/>
          </w:rPr>
          <w:fldChar w:fldCharType="end"/>
        </w:r>
      </w:hyperlink>
    </w:p>
    <w:p w14:paraId="4C337E05" w14:textId="6D67F86F"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70" w:history="1">
        <w:r w:rsidRPr="00921D8A">
          <w:rPr>
            <w:rStyle w:val="Hyperlink"/>
          </w:rPr>
          <w:t>Figura 16 – Tela de vendas</w:t>
        </w:r>
        <w:r>
          <w:rPr>
            <w:noProof/>
            <w:webHidden/>
          </w:rPr>
          <w:tab/>
        </w:r>
        <w:r>
          <w:rPr>
            <w:noProof/>
            <w:webHidden/>
          </w:rPr>
          <w:fldChar w:fldCharType="begin"/>
        </w:r>
        <w:r>
          <w:rPr>
            <w:noProof/>
            <w:webHidden/>
          </w:rPr>
          <w:instrText xml:space="preserve"> PAGEREF _Toc169379570 \h </w:instrText>
        </w:r>
        <w:r>
          <w:rPr>
            <w:noProof/>
            <w:webHidden/>
          </w:rPr>
        </w:r>
        <w:r>
          <w:rPr>
            <w:noProof/>
            <w:webHidden/>
          </w:rPr>
          <w:fldChar w:fldCharType="separate"/>
        </w:r>
        <w:r>
          <w:rPr>
            <w:noProof/>
            <w:webHidden/>
          </w:rPr>
          <w:t>48</w:t>
        </w:r>
        <w:r>
          <w:rPr>
            <w:noProof/>
            <w:webHidden/>
          </w:rPr>
          <w:fldChar w:fldCharType="end"/>
        </w:r>
      </w:hyperlink>
    </w:p>
    <w:p w14:paraId="6E7663A0" w14:textId="6ED51906"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71" w:history="1">
        <w:r w:rsidRPr="00921D8A">
          <w:rPr>
            <w:rStyle w:val="Hyperlink"/>
          </w:rPr>
          <w:t>Figura 17 – Tela de gestão</w:t>
        </w:r>
        <w:r>
          <w:rPr>
            <w:noProof/>
            <w:webHidden/>
          </w:rPr>
          <w:tab/>
        </w:r>
        <w:r>
          <w:rPr>
            <w:noProof/>
            <w:webHidden/>
          </w:rPr>
          <w:fldChar w:fldCharType="begin"/>
        </w:r>
        <w:r>
          <w:rPr>
            <w:noProof/>
            <w:webHidden/>
          </w:rPr>
          <w:instrText xml:space="preserve"> PAGEREF _Toc169379571 \h </w:instrText>
        </w:r>
        <w:r>
          <w:rPr>
            <w:noProof/>
            <w:webHidden/>
          </w:rPr>
        </w:r>
        <w:r>
          <w:rPr>
            <w:noProof/>
            <w:webHidden/>
          </w:rPr>
          <w:fldChar w:fldCharType="separate"/>
        </w:r>
        <w:r>
          <w:rPr>
            <w:noProof/>
            <w:webHidden/>
          </w:rPr>
          <w:t>48</w:t>
        </w:r>
        <w:r>
          <w:rPr>
            <w:noProof/>
            <w:webHidden/>
          </w:rPr>
          <w:fldChar w:fldCharType="end"/>
        </w:r>
      </w:hyperlink>
    </w:p>
    <w:p w14:paraId="4ED8DAD9" w14:textId="27817CCA"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72" w:history="1">
        <w:r w:rsidRPr="00921D8A">
          <w:rPr>
            <w:rStyle w:val="Hyperlink"/>
          </w:rPr>
          <w:t>Figura 18 – Tela de produtos</w:t>
        </w:r>
        <w:r>
          <w:rPr>
            <w:noProof/>
            <w:webHidden/>
          </w:rPr>
          <w:tab/>
        </w:r>
        <w:r>
          <w:rPr>
            <w:noProof/>
            <w:webHidden/>
          </w:rPr>
          <w:fldChar w:fldCharType="begin"/>
        </w:r>
        <w:r>
          <w:rPr>
            <w:noProof/>
            <w:webHidden/>
          </w:rPr>
          <w:instrText xml:space="preserve"> PAGEREF _Toc169379572 \h </w:instrText>
        </w:r>
        <w:r>
          <w:rPr>
            <w:noProof/>
            <w:webHidden/>
          </w:rPr>
        </w:r>
        <w:r>
          <w:rPr>
            <w:noProof/>
            <w:webHidden/>
          </w:rPr>
          <w:fldChar w:fldCharType="separate"/>
        </w:r>
        <w:r>
          <w:rPr>
            <w:noProof/>
            <w:webHidden/>
          </w:rPr>
          <w:t>49</w:t>
        </w:r>
        <w:r>
          <w:rPr>
            <w:noProof/>
            <w:webHidden/>
          </w:rPr>
          <w:fldChar w:fldCharType="end"/>
        </w:r>
      </w:hyperlink>
    </w:p>
    <w:p w14:paraId="70509C0F" w14:textId="0C28060F"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73" w:history="1">
        <w:r w:rsidRPr="00921D8A">
          <w:rPr>
            <w:rStyle w:val="Hyperlink"/>
          </w:rPr>
          <w:t>Figura 19 – Tela de produtos/Adicionar Produto</w:t>
        </w:r>
        <w:r>
          <w:rPr>
            <w:noProof/>
            <w:webHidden/>
          </w:rPr>
          <w:tab/>
        </w:r>
        <w:r>
          <w:rPr>
            <w:noProof/>
            <w:webHidden/>
          </w:rPr>
          <w:fldChar w:fldCharType="begin"/>
        </w:r>
        <w:r>
          <w:rPr>
            <w:noProof/>
            <w:webHidden/>
          </w:rPr>
          <w:instrText xml:space="preserve"> PAGEREF _Toc169379573 \h </w:instrText>
        </w:r>
        <w:r>
          <w:rPr>
            <w:noProof/>
            <w:webHidden/>
          </w:rPr>
        </w:r>
        <w:r>
          <w:rPr>
            <w:noProof/>
            <w:webHidden/>
          </w:rPr>
          <w:fldChar w:fldCharType="separate"/>
        </w:r>
        <w:r>
          <w:rPr>
            <w:noProof/>
            <w:webHidden/>
          </w:rPr>
          <w:t>49</w:t>
        </w:r>
        <w:r>
          <w:rPr>
            <w:noProof/>
            <w:webHidden/>
          </w:rPr>
          <w:fldChar w:fldCharType="end"/>
        </w:r>
      </w:hyperlink>
    </w:p>
    <w:p w14:paraId="5F7FD47F" w14:textId="43C34AFE"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74" w:history="1">
        <w:r w:rsidRPr="00921D8A">
          <w:rPr>
            <w:rStyle w:val="Hyperlink"/>
          </w:rPr>
          <w:t>Figura 20 – Venda/Produtos</w:t>
        </w:r>
        <w:r>
          <w:rPr>
            <w:noProof/>
            <w:webHidden/>
          </w:rPr>
          <w:tab/>
        </w:r>
        <w:r>
          <w:rPr>
            <w:noProof/>
            <w:webHidden/>
          </w:rPr>
          <w:fldChar w:fldCharType="begin"/>
        </w:r>
        <w:r>
          <w:rPr>
            <w:noProof/>
            <w:webHidden/>
          </w:rPr>
          <w:instrText xml:space="preserve"> PAGEREF _Toc169379574 \h </w:instrText>
        </w:r>
        <w:r>
          <w:rPr>
            <w:noProof/>
            <w:webHidden/>
          </w:rPr>
        </w:r>
        <w:r>
          <w:rPr>
            <w:noProof/>
            <w:webHidden/>
          </w:rPr>
          <w:fldChar w:fldCharType="separate"/>
        </w:r>
        <w:r>
          <w:rPr>
            <w:noProof/>
            <w:webHidden/>
          </w:rPr>
          <w:t>50</w:t>
        </w:r>
        <w:r>
          <w:rPr>
            <w:noProof/>
            <w:webHidden/>
          </w:rPr>
          <w:fldChar w:fldCharType="end"/>
        </w:r>
      </w:hyperlink>
    </w:p>
    <w:p w14:paraId="4607FF74" w14:textId="3238EABE"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75" w:history="1">
        <w:r w:rsidRPr="00921D8A">
          <w:rPr>
            <w:rStyle w:val="Hyperlink"/>
          </w:rPr>
          <w:t>Figura 21 – Venda/Pagamento</w:t>
        </w:r>
        <w:r>
          <w:rPr>
            <w:noProof/>
            <w:webHidden/>
          </w:rPr>
          <w:tab/>
        </w:r>
        <w:r>
          <w:rPr>
            <w:noProof/>
            <w:webHidden/>
          </w:rPr>
          <w:fldChar w:fldCharType="begin"/>
        </w:r>
        <w:r>
          <w:rPr>
            <w:noProof/>
            <w:webHidden/>
          </w:rPr>
          <w:instrText xml:space="preserve"> PAGEREF _Toc169379575 \h </w:instrText>
        </w:r>
        <w:r>
          <w:rPr>
            <w:noProof/>
            <w:webHidden/>
          </w:rPr>
        </w:r>
        <w:r>
          <w:rPr>
            <w:noProof/>
            <w:webHidden/>
          </w:rPr>
          <w:fldChar w:fldCharType="separate"/>
        </w:r>
        <w:r>
          <w:rPr>
            <w:noProof/>
            <w:webHidden/>
          </w:rPr>
          <w:t>51</w:t>
        </w:r>
        <w:r>
          <w:rPr>
            <w:noProof/>
            <w:webHidden/>
          </w:rPr>
          <w:fldChar w:fldCharType="end"/>
        </w:r>
      </w:hyperlink>
    </w:p>
    <w:p w14:paraId="3BDFCD86" w14:textId="79AB0CE5"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76" w:history="1">
        <w:r w:rsidRPr="00921D8A">
          <w:rPr>
            <w:rStyle w:val="Hyperlink"/>
          </w:rPr>
          <w:t>Figura 22 – Etiqueta Autêntica Store (TO-BE)</w:t>
        </w:r>
        <w:r>
          <w:rPr>
            <w:noProof/>
            <w:webHidden/>
          </w:rPr>
          <w:tab/>
        </w:r>
        <w:r>
          <w:rPr>
            <w:noProof/>
            <w:webHidden/>
          </w:rPr>
          <w:fldChar w:fldCharType="begin"/>
        </w:r>
        <w:r>
          <w:rPr>
            <w:noProof/>
            <w:webHidden/>
          </w:rPr>
          <w:instrText xml:space="preserve"> PAGEREF _Toc169379576 \h </w:instrText>
        </w:r>
        <w:r>
          <w:rPr>
            <w:noProof/>
            <w:webHidden/>
          </w:rPr>
        </w:r>
        <w:r>
          <w:rPr>
            <w:noProof/>
            <w:webHidden/>
          </w:rPr>
          <w:fldChar w:fldCharType="separate"/>
        </w:r>
        <w:r>
          <w:rPr>
            <w:noProof/>
            <w:webHidden/>
          </w:rPr>
          <w:t>53</w:t>
        </w:r>
        <w:r>
          <w:rPr>
            <w:noProof/>
            <w:webHidden/>
          </w:rPr>
          <w:fldChar w:fldCharType="end"/>
        </w:r>
      </w:hyperlink>
    </w:p>
    <w:p w14:paraId="13DC52FE" w14:textId="28B5E89F"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77" w:history="1">
        <w:r w:rsidRPr="00921D8A">
          <w:rPr>
            <w:rStyle w:val="Hyperlink"/>
          </w:rPr>
          <w:t>Figura 23 – Processo de Venda Melhorado (TO-BE)</w:t>
        </w:r>
        <w:r>
          <w:rPr>
            <w:noProof/>
            <w:webHidden/>
          </w:rPr>
          <w:tab/>
        </w:r>
        <w:r>
          <w:rPr>
            <w:noProof/>
            <w:webHidden/>
          </w:rPr>
          <w:fldChar w:fldCharType="begin"/>
        </w:r>
        <w:r>
          <w:rPr>
            <w:noProof/>
            <w:webHidden/>
          </w:rPr>
          <w:instrText xml:space="preserve"> PAGEREF _Toc169379577 \h </w:instrText>
        </w:r>
        <w:r>
          <w:rPr>
            <w:noProof/>
            <w:webHidden/>
          </w:rPr>
        </w:r>
        <w:r>
          <w:rPr>
            <w:noProof/>
            <w:webHidden/>
          </w:rPr>
          <w:fldChar w:fldCharType="separate"/>
        </w:r>
        <w:r>
          <w:rPr>
            <w:noProof/>
            <w:webHidden/>
          </w:rPr>
          <w:t>54</w:t>
        </w:r>
        <w:r>
          <w:rPr>
            <w:noProof/>
            <w:webHidden/>
          </w:rPr>
          <w:fldChar w:fldCharType="end"/>
        </w:r>
      </w:hyperlink>
    </w:p>
    <w:p w14:paraId="06688E6D" w14:textId="7457C800"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78" w:history="1">
        <w:r w:rsidRPr="00921D8A">
          <w:rPr>
            <w:rStyle w:val="Hyperlink"/>
          </w:rPr>
          <w:t>Figura 24 – Processo de Compra Melhorado (TO-BE)</w:t>
        </w:r>
        <w:r>
          <w:rPr>
            <w:noProof/>
            <w:webHidden/>
          </w:rPr>
          <w:tab/>
        </w:r>
        <w:r>
          <w:rPr>
            <w:noProof/>
            <w:webHidden/>
          </w:rPr>
          <w:fldChar w:fldCharType="begin"/>
        </w:r>
        <w:r>
          <w:rPr>
            <w:noProof/>
            <w:webHidden/>
          </w:rPr>
          <w:instrText xml:space="preserve"> PAGEREF _Toc169379578 \h </w:instrText>
        </w:r>
        <w:r>
          <w:rPr>
            <w:noProof/>
            <w:webHidden/>
          </w:rPr>
        </w:r>
        <w:r>
          <w:rPr>
            <w:noProof/>
            <w:webHidden/>
          </w:rPr>
          <w:fldChar w:fldCharType="separate"/>
        </w:r>
        <w:r>
          <w:rPr>
            <w:noProof/>
            <w:webHidden/>
          </w:rPr>
          <w:t>54</w:t>
        </w:r>
        <w:r>
          <w:rPr>
            <w:noProof/>
            <w:webHidden/>
          </w:rPr>
          <w:fldChar w:fldCharType="end"/>
        </w:r>
      </w:hyperlink>
    </w:p>
    <w:p w14:paraId="742CAF41" w14:textId="2A65EC7E"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79" w:history="1">
        <w:r w:rsidRPr="00921D8A">
          <w:rPr>
            <w:rStyle w:val="Hyperlink"/>
          </w:rPr>
          <w:t>Figura 25  – Resultado da pergunta referente ao perfil de usuário</w:t>
        </w:r>
        <w:r>
          <w:rPr>
            <w:noProof/>
            <w:webHidden/>
          </w:rPr>
          <w:tab/>
        </w:r>
        <w:r>
          <w:rPr>
            <w:noProof/>
            <w:webHidden/>
          </w:rPr>
          <w:fldChar w:fldCharType="begin"/>
        </w:r>
        <w:r>
          <w:rPr>
            <w:noProof/>
            <w:webHidden/>
          </w:rPr>
          <w:instrText xml:space="preserve"> PAGEREF _Toc169379579 \h </w:instrText>
        </w:r>
        <w:r>
          <w:rPr>
            <w:noProof/>
            <w:webHidden/>
          </w:rPr>
        </w:r>
        <w:r>
          <w:rPr>
            <w:noProof/>
            <w:webHidden/>
          </w:rPr>
          <w:fldChar w:fldCharType="separate"/>
        </w:r>
        <w:r>
          <w:rPr>
            <w:noProof/>
            <w:webHidden/>
          </w:rPr>
          <w:t>55</w:t>
        </w:r>
        <w:r>
          <w:rPr>
            <w:noProof/>
            <w:webHidden/>
          </w:rPr>
          <w:fldChar w:fldCharType="end"/>
        </w:r>
      </w:hyperlink>
    </w:p>
    <w:p w14:paraId="714C51A3" w14:textId="13009A5C"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80" w:history="1">
        <w:r w:rsidRPr="00921D8A">
          <w:rPr>
            <w:rStyle w:val="Hyperlink"/>
          </w:rPr>
          <w:t>Figura 26  – Resultado da pergunta referente se já usou um sistema para controle de gestão Administrador</w:t>
        </w:r>
        <w:r>
          <w:rPr>
            <w:noProof/>
            <w:webHidden/>
          </w:rPr>
          <w:tab/>
        </w:r>
        <w:r>
          <w:rPr>
            <w:noProof/>
            <w:webHidden/>
          </w:rPr>
          <w:fldChar w:fldCharType="begin"/>
        </w:r>
        <w:r>
          <w:rPr>
            <w:noProof/>
            <w:webHidden/>
          </w:rPr>
          <w:instrText xml:space="preserve"> PAGEREF _Toc169379580 \h </w:instrText>
        </w:r>
        <w:r>
          <w:rPr>
            <w:noProof/>
            <w:webHidden/>
          </w:rPr>
        </w:r>
        <w:r>
          <w:rPr>
            <w:noProof/>
            <w:webHidden/>
          </w:rPr>
          <w:fldChar w:fldCharType="separate"/>
        </w:r>
        <w:r>
          <w:rPr>
            <w:noProof/>
            <w:webHidden/>
          </w:rPr>
          <w:t>56</w:t>
        </w:r>
        <w:r>
          <w:rPr>
            <w:noProof/>
            <w:webHidden/>
          </w:rPr>
          <w:fldChar w:fldCharType="end"/>
        </w:r>
      </w:hyperlink>
    </w:p>
    <w:p w14:paraId="17E4D254" w14:textId="75000383"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81" w:history="1">
        <w:r w:rsidRPr="00921D8A">
          <w:rPr>
            <w:rStyle w:val="Hyperlink"/>
          </w:rPr>
          <w:t>Figura 27  – Resultado da pergunta referente se já usou um sistema para controle de gestão Funcionário</w:t>
        </w:r>
        <w:r>
          <w:rPr>
            <w:noProof/>
            <w:webHidden/>
          </w:rPr>
          <w:tab/>
        </w:r>
        <w:r>
          <w:rPr>
            <w:noProof/>
            <w:webHidden/>
          </w:rPr>
          <w:fldChar w:fldCharType="begin"/>
        </w:r>
        <w:r>
          <w:rPr>
            <w:noProof/>
            <w:webHidden/>
          </w:rPr>
          <w:instrText xml:space="preserve"> PAGEREF _Toc169379581 \h </w:instrText>
        </w:r>
        <w:r>
          <w:rPr>
            <w:noProof/>
            <w:webHidden/>
          </w:rPr>
        </w:r>
        <w:r>
          <w:rPr>
            <w:noProof/>
            <w:webHidden/>
          </w:rPr>
          <w:fldChar w:fldCharType="separate"/>
        </w:r>
        <w:r>
          <w:rPr>
            <w:noProof/>
            <w:webHidden/>
          </w:rPr>
          <w:t>56</w:t>
        </w:r>
        <w:r>
          <w:rPr>
            <w:noProof/>
            <w:webHidden/>
          </w:rPr>
          <w:fldChar w:fldCharType="end"/>
        </w:r>
      </w:hyperlink>
    </w:p>
    <w:p w14:paraId="40659A96" w14:textId="7C9BA450"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82" w:history="1">
        <w:r w:rsidRPr="00921D8A">
          <w:rPr>
            <w:rStyle w:val="Hyperlink"/>
          </w:rPr>
          <w:t>Figura 28 – Figuras emotivas adaptadas da escala Likert (1-4) para responder afirmações positivas (a) e afirmações negativas (b)</w:t>
        </w:r>
        <w:r>
          <w:rPr>
            <w:noProof/>
            <w:webHidden/>
          </w:rPr>
          <w:tab/>
        </w:r>
        <w:r>
          <w:rPr>
            <w:noProof/>
            <w:webHidden/>
          </w:rPr>
          <w:fldChar w:fldCharType="begin"/>
        </w:r>
        <w:r>
          <w:rPr>
            <w:noProof/>
            <w:webHidden/>
          </w:rPr>
          <w:instrText xml:space="preserve"> PAGEREF _Toc169379582 \h </w:instrText>
        </w:r>
        <w:r>
          <w:rPr>
            <w:noProof/>
            <w:webHidden/>
          </w:rPr>
        </w:r>
        <w:r>
          <w:rPr>
            <w:noProof/>
            <w:webHidden/>
          </w:rPr>
          <w:fldChar w:fldCharType="separate"/>
        </w:r>
        <w:r>
          <w:rPr>
            <w:noProof/>
            <w:webHidden/>
          </w:rPr>
          <w:t>58</w:t>
        </w:r>
        <w:r>
          <w:rPr>
            <w:noProof/>
            <w:webHidden/>
          </w:rPr>
          <w:fldChar w:fldCharType="end"/>
        </w:r>
      </w:hyperlink>
    </w:p>
    <w:p w14:paraId="14E83D91" w14:textId="37E2E01D" w:rsidR="00250E3E" w:rsidRDefault="00250E3E">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9583" w:history="1">
        <w:r w:rsidRPr="00921D8A">
          <w:rPr>
            <w:rStyle w:val="Hyperlink"/>
          </w:rPr>
          <w:t>Figura 29  – Expressões de comunicabilidade</w:t>
        </w:r>
        <w:r>
          <w:rPr>
            <w:noProof/>
            <w:webHidden/>
          </w:rPr>
          <w:tab/>
        </w:r>
        <w:r>
          <w:rPr>
            <w:noProof/>
            <w:webHidden/>
          </w:rPr>
          <w:fldChar w:fldCharType="begin"/>
        </w:r>
        <w:r>
          <w:rPr>
            <w:noProof/>
            <w:webHidden/>
          </w:rPr>
          <w:instrText xml:space="preserve"> PAGEREF _Toc169379583 \h </w:instrText>
        </w:r>
        <w:r>
          <w:rPr>
            <w:noProof/>
            <w:webHidden/>
          </w:rPr>
        </w:r>
        <w:r>
          <w:rPr>
            <w:noProof/>
            <w:webHidden/>
          </w:rPr>
          <w:fldChar w:fldCharType="separate"/>
        </w:r>
        <w:r>
          <w:rPr>
            <w:noProof/>
            <w:webHidden/>
          </w:rPr>
          <w:t>61</w:t>
        </w:r>
        <w:r>
          <w:rPr>
            <w:noProof/>
            <w:webHidden/>
          </w:rPr>
          <w:fldChar w:fldCharType="end"/>
        </w:r>
      </w:hyperlink>
    </w:p>
    <w:p w14:paraId="46F8F4EA" w14:textId="2C8EABAF" w:rsidR="00642683" w:rsidRPr="009730A7" w:rsidRDefault="003604D6" w:rsidP="003604D6">
      <w:pPr>
        <w:pStyle w:val="ndicedeilustraes"/>
        <w:tabs>
          <w:tab w:val="right" w:leader="dot" w:pos="9062"/>
        </w:tabs>
        <w:rPr>
          <w:rFonts w:asciiTheme="minorHAnsi" w:eastAsiaTheme="minorEastAsia" w:hAnsiTheme="minorHAnsi" w:cstheme="minorBidi"/>
          <w:noProof/>
          <w:kern w:val="2"/>
          <w:sz w:val="22"/>
          <w:szCs w:val="22"/>
          <w14:ligatures w14:val="standardContextual"/>
        </w:rPr>
      </w:pPr>
      <w:r>
        <w:rPr>
          <w:b/>
          <w:caps/>
          <w:lang w:val="en-US"/>
        </w:rPr>
        <w:fldChar w:fldCharType="end"/>
      </w:r>
      <w:r w:rsidR="006426D5">
        <w:rPr>
          <w:b/>
          <w:caps/>
          <w:lang w:val="en-US"/>
        </w:rPr>
        <w:fldChar w:fldCharType="begin"/>
      </w:r>
      <w:r w:rsidR="006426D5" w:rsidRPr="009730A7">
        <w:rPr>
          <w:b/>
          <w:caps/>
        </w:rPr>
        <w:instrText xml:space="preserve"> TOC \h \z \c "Figura" </w:instrText>
      </w:r>
      <w:r w:rsidR="006426D5">
        <w:rPr>
          <w:b/>
          <w:caps/>
          <w:lang w:val="en-US"/>
        </w:rPr>
        <w:fldChar w:fldCharType="separate"/>
      </w:r>
    </w:p>
    <w:p w14:paraId="2481D1F0" w14:textId="77777777" w:rsidR="007D2698" w:rsidRDefault="006426D5" w:rsidP="007D2698">
      <w:pPr>
        <w:pStyle w:val="TF-xpre-listadetabelasTTULO"/>
      </w:pPr>
      <w:r>
        <w:rPr>
          <w:b w:val="0"/>
          <w:caps w:val="0"/>
          <w:sz w:val="24"/>
          <w:szCs w:val="24"/>
          <w:lang w:val="en-US"/>
        </w:rPr>
        <w:fldChar w:fldCharType="end"/>
      </w:r>
      <w:r w:rsidR="001C5CBB" w:rsidRPr="009730A7">
        <w:br w:type="page"/>
      </w:r>
      <w:r w:rsidR="001C5CBB">
        <w:lastRenderedPageBreak/>
        <w:t>LISTA DE Quadros</w:t>
      </w:r>
    </w:p>
    <w:p w14:paraId="002EE01B" w14:textId="2A2BF3EB" w:rsidR="007D2698" w:rsidRDefault="007D2698">
      <w:pPr>
        <w:pStyle w:val="ndicedeilustrae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"Quadro" </w:instrText>
      </w:r>
      <w:r>
        <w:fldChar w:fldCharType="separate"/>
      </w:r>
      <w:hyperlink w:anchor="_Toc169377010" w:history="1">
        <w:r w:rsidRPr="00B672AA">
          <w:rPr>
            <w:rStyle w:val="Hyperlink"/>
          </w:rPr>
          <w:t>Quadro 1 – Requisitos Funcionais</w:t>
        </w:r>
        <w:r>
          <w:rPr>
            <w:noProof/>
            <w:webHidden/>
          </w:rPr>
          <w:tab/>
        </w:r>
        <w:r>
          <w:rPr>
            <w:noProof/>
            <w:webHidden/>
          </w:rPr>
          <w:fldChar w:fldCharType="begin"/>
        </w:r>
        <w:r>
          <w:rPr>
            <w:noProof/>
            <w:webHidden/>
          </w:rPr>
          <w:instrText xml:space="preserve"> PAGEREF _Toc169377010 \h </w:instrText>
        </w:r>
        <w:r>
          <w:rPr>
            <w:noProof/>
            <w:webHidden/>
          </w:rPr>
        </w:r>
        <w:r>
          <w:rPr>
            <w:noProof/>
            <w:webHidden/>
          </w:rPr>
          <w:fldChar w:fldCharType="separate"/>
        </w:r>
        <w:r>
          <w:rPr>
            <w:noProof/>
            <w:webHidden/>
          </w:rPr>
          <w:t>27</w:t>
        </w:r>
        <w:r>
          <w:rPr>
            <w:noProof/>
            <w:webHidden/>
          </w:rPr>
          <w:fldChar w:fldCharType="end"/>
        </w:r>
      </w:hyperlink>
    </w:p>
    <w:p w14:paraId="21581D1D" w14:textId="4D945F72" w:rsidR="007D2698" w:rsidRDefault="007D2698">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7011" w:history="1">
        <w:r w:rsidRPr="00B672AA">
          <w:rPr>
            <w:rStyle w:val="Hyperlink"/>
          </w:rPr>
          <w:t>Quadro 2 – Requisitos Não Funcionais</w:t>
        </w:r>
        <w:r>
          <w:rPr>
            <w:noProof/>
            <w:webHidden/>
          </w:rPr>
          <w:tab/>
        </w:r>
        <w:r>
          <w:rPr>
            <w:noProof/>
            <w:webHidden/>
          </w:rPr>
          <w:fldChar w:fldCharType="begin"/>
        </w:r>
        <w:r>
          <w:rPr>
            <w:noProof/>
            <w:webHidden/>
          </w:rPr>
          <w:instrText xml:space="preserve"> PAGEREF _Toc169377011 \h </w:instrText>
        </w:r>
        <w:r>
          <w:rPr>
            <w:noProof/>
            <w:webHidden/>
          </w:rPr>
        </w:r>
        <w:r>
          <w:rPr>
            <w:noProof/>
            <w:webHidden/>
          </w:rPr>
          <w:fldChar w:fldCharType="separate"/>
        </w:r>
        <w:r>
          <w:rPr>
            <w:noProof/>
            <w:webHidden/>
          </w:rPr>
          <w:t>27</w:t>
        </w:r>
        <w:r>
          <w:rPr>
            <w:noProof/>
            <w:webHidden/>
          </w:rPr>
          <w:fldChar w:fldCharType="end"/>
        </w:r>
      </w:hyperlink>
    </w:p>
    <w:p w14:paraId="4C61A8F1" w14:textId="13D7D623" w:rsidR="007D2698" w:rsidRDefault="007D2698">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7012" w:history="1">
        <w:r w:rsidRPr="00B672AA">
          <w:rPr>
            <w:rStyle w:val="Hyperlink"/>
          </w:rPr>
          <w:t>Quadro 3 – Regras de Negócio</w:t>
        </w:r>
        <w:r>
          <w:rPr>
            <w:noProof/>
            <w:webHidden/>
          </w:rPr>
          <w:tab/>
        </w:r>
        <w:r>
          <w:rPr>
            <w:noProof/>
            <w:webHidden/>
          </w:rPr>
          <w:fldChar w:fldCharType="begin"/>
        </w:r>
        <w:r>
          <w:rPr>
            <w:noProof/>
            <w:webHidden/>
          </w:rPr>
          <w:instrText xml:space="preserve"> PAGEREF _Toc169377012 \h </w:instrText>
        </w:r>
        <w:r>
          <w:rPr>
            <w:noProof/>
            <w:webHidden/>
          </w:rPr>
        </w:r>
        <w:r>
          <w:rPr>
            <w:noProof/>
            <w:webHidden/>
          </w:rPr>
          <w:fldChar w:fldCharType="separate"/>
        </w:r>
        <w:r>
          <w:rPr>
            <w:noProof/>
            <w:webHidden/>
          </w:rPr>
          <w:t>28</w:t>
        </w:r>
        <w:r>
          <w:rPr>
            <w:noProof/>
            <w:webHidden/>
          </w:rPr>
          <w:fldChar w:fldCharType="end"/>
        </w:r>
      </w:hyperlink>
    </w:p>
    <w:p w14:paraId="599B11BF" w14:textId="4A871F67" w:rsidR="007D2698" w:rsidRDefault="007D2698">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7013" w:history="1">
        <w:r w:rsidRPr="00B672AA">
          <w:rPr>
            <w:rStyle w:val="Hyperlink"/>
          </w:rPr>
          <w:t>Quadro 4 – Matriz de rastreabilidade dos RFs com os UCs referentes ao sistema</w:t>
        </w:r>
        <w:r>
          <w:rPr>
            <w:noProof/>
            <w:webHidden/>
          </w:rPr>
          <w:tab/>
        </w:r>
        <w:r>
          <w:rPr>
            <w:noProof/>
            <w:webHidden/>
          </w:rPr>
          <w:fldChar w:fldCharType="begin"/>
        </w:r>
        <w:r>
          <w:rPr>
            <w:noProof/>
            <w:webHidden/>
          </w:rPr>
          <w:instrText xml:space="preserve"> PAGEREF _Toc169377013 \h </w:instrText>
        </w:r>
        <w:r>
          <w:rPr>
            <w:noProof/>
            <w:webHidden/>
          </w:rPr>
        </w:r>
        <w:r>
          <w:rPr>
            <w:noProof/>
            <w:webHidden/>
          </w:rPr>
          <w:fldChar w:fldCharType="separate"/>
        </w:r>
        <w:r>
          <w:rPr>
            <w:noProof/>
            <w:webHidden/>
          </w:rPr>
          <w:t>30</w:t>
        </w:r>
        <w:r>
          <w:rPr>
            <w:noProof/>
            <w:webHidden/>
          </w:rPr>
          <w:fldChar w:fldCharType="end"/>
        </w:r>
      </w:hyperlink>
    </w:p>
    <w:p w14:paraId="2D04B151" w14:textId="2E2304E4" w:rsidR="007D2698" w:rsidRDefault="007D2698">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7014" w:history="1">
        <w:r w:rsidRPr="00B672AA">
          <w:rPr>
            <w:rStyle w:val="Hyperlink"/>
          </w:rPr>
          <w:t xml:space="preserve">Quadro 5 – Trecho de código de registro de usuário no </w:t>
        </w:r>
        <w:r w:rsidRPr="00B672AA">
          <w:rPr>
            <w:rStyle w:val="Hyperlink"/>
            <w:i/>
            <w:iCs/>
          </w:rPr>
          <w:t>backend</w:t>
        </w:r>
        <w:r>
          <w:rPr>
            <w:noProof/>
            <w:webHidden/>
          </w:rPr>
          <w:tab/>
        </w:r>
        <w:r>
          <w:rPr>
            <w:noProof/>
            <w:webHidden/>
          </w:rPr>
          <w:fldChar w:fldCharType="begin"/>
        </w:r>
        <w:r>
          <w:rPr>
            <w:noProof/>
            <w:webHidden/>
          </w:rPr>
          <w:instrText xml:space="preserve"> PAGEREF _Toc169377014 \h </w:instrText>
        </w:r>
        <w:r>
          <w:rPr>
            <w:noProof/>
            <w:webHidden/>
          </w:rPr>
        </w:r>
        <w:r>
          <w:rPr>
            <w:noProof/>
            <w:webHidden/>
          </w:rPr>
          <w:fldChar w:fldCharType="separate"/>
        </w:r>
        <w:r>
          <w:rPr>
            <w:noProof/>
            <w:webHidden/>
          </w:rPr>
          <w:t>40</w:t>
        </w:r>
        <w:r>
          <w:rPr>
            <w:noProof/>
            <w:webHidden/>
          </w:rPr>
          <w:fldChar w:fldCharType="end"/>
        </w:r>
      </w:hyperlink>
    </w:p>
    <w:p w14:paraId="28133D9B" w14:textId="32DBF407" w:rsidR="007D2698" w:rsidRDefault="007D2698">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7015" w:history="1">
        <w:r w:rsidRPr="00B672AA">
          <w:rPr>
            <w:rStyle w:val="Hyperlink"/>
          </w:rPr>
          <w:t xml:space="preserve">Quadro 6 – Trecho de código de registro de produto no </w:t>
        </w:r>
        <w:r w:rsidRPr="00B672AA">
          <w:rPr>
            <w:rStyle w:val="Hyperlink"/>
            <w:i/>
            <w:iCs/>
          </w:rPr>
          <w:t>backend</w:t>
        </w:r>
        <w:r>
          <w:rPr>
            <w:noProof/>
            <w:webHidden/>
          </w:rPr>
          <w:tab/>
        </w:r>
        <w:r>
          <w:rPr>
            <w:noProof/>
            <w:webHidden/>
          </w:rPr>
          <w:fldChar w:fldCharType="begin"/>
        </w:r>
        <w:r>
          <w:rPr>
            <w:noProof/>
            <w:webHidden/>
          </w:rPr>
          <w:instrText xml:space="preserve"> PAGEREF _Toc169377015 \h </w:instrText>
        </w:r>
        <w:r>
          <w:rPr>
            <w:noProof/>
            <w:webHidden/>
          </w:rPr>
        </w:r>
        <w:r>
          <w:rPr>
            <w:noProof/>
            <w:webHidden/>
          </w:rPr>
          <w:fldChar w:fldCharType="separate"/>
        </w:r>
        <w:r>
          <w:rPr>
            <w:noProof/>
            <w:webHidden/>
          </w:rPr>
          <w:t>41</w:t>
        </w:r>
        <w:r>
          <w:rPr>
            <w:noProof/>
            <w:webHidden/>
          </w:rPr>
          <w:fldChar w:fldCharType="end"/>
        </w:r>
      </w:hyperlink>
    </w:p>
    <w:p w14:paraId="052F1A3C" w14:textId="779C8237" w:rsidR="007D2698" w:rsidRDefault="007D2698">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7016" w:history="1">
        <w:r w:rsidRPr="00B672AA">
          <w:rPr>
            <w:rStyle w:val="Hyperlink"/>
          </w:rPr>
          <w:t>Quadro 7 – Comparativo dos correlatos e o trabalho desenvolvido</w:t>
        </w:r>
        <w:r>
          <w:rPr>
            <w:noProof/>
            <w:webHidden/>
          </w:rPr>
          <w:tab/>
        </w:r>
        <w:r>
          <w:rPr>
            <w:noProof/>
            <w:webHidden/>
          </w:rPr>
          <w:fldChar w:fldCharType="begin"/>
        </w:r>
        <w:r>
          <w:rPr>
            <w:noProof/>
            <w:webHidden/>
          </w:rPr>
          <w:instrText xml:space="preserve"> PAGEREF _Toc169377016 \h </w:instrText>
        </w:r>
        <w:r>
          <w:rPr>
            <w:noProof/>
            <w:webHidden/>
          </w:rPr>
        </w:r>
        <w:r>
          <w:rPr>
            <w:noProof/>
            <w:webHidden/>
          </w:rPr>
          <w:fldChar w:fldCharType="separate"/>
        </w:r>
        <w:r>
          <w:rPr>
            <w:noProof/>
            <w:webHidden/>
          </w:rPr>
          <w:t>61</w:t>
        </w:r>
        <w:r>
          <w:rPr>
            <w:noProof/>
            <w:webHidden/>
          </w:rPr>
          <w:fldChar w:fldCharType="end"/>
        </w:r>
      </w:hyperlink>
    </w:p>
    <w:p w14:paraId="7B0E28BD" w14:textId="1CDB9582" w:rsidR="007D2698" w:rsidRDefault="007D2698">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7017" w:history="1">
        <w:r w:rsidRPr="00B672AA">
          <w:rPr>
            <w:rStyle w:val="Hyperlink"/>
          </w:rPr>
          <w:t>Quadro 8 – Heurísticas de Nielsen</w:t>
        </w:r>
        <w:r>
          <w:rPr>
            <w:noProof/>
            <w:webHidden/>
          </w:rPr>
          <w:tab/>
        </w:r>
        <w:r>
          <w:rPr>
            <w:noProof/>
            <w:webHidden/>
          </w:rPr>
          <w:fldChar w:fldCharType="begin"/>
        </w:r>
        <w:r>
          <w:rPr>
            <w:noProof/>
            <w:webHidden/>
          </w:rPr>
          <w:instrText xml:space="preserve"> PAGEREF _Toc169377017 \h </w:instrText>
        </w:r>
        <w:r>
          <w:rPr>
            <w:noProof/>
            <w:webHidden/>
          </w:rPr>
        </w:r>
        <w:r>
          <w:rPr>
            <w:noProof/>
            <w:webHidden/>
          </w:rPr>
          <w:fldChar w:fldCharType="separate"/>
        </w:r>
        <w:r>
          <w:rPr>
            <w:noProof/>
            <w:webHidden/>
          </w:rPr>
          <w:t>72</w:t>
        </w:r>
        <w:r>
          <w:rPr>
            <w:noProof/>
            <w:webHidden/>
          </w:rPr>
          <w:fldChar w:fldCharType="end"/>
        </w:r>
      </w:hyperlink>
    </w:p>
    <w:p w14:paraId="3A08A354" w14:textId="693DDCA9" w:rsidR="001C5CBB" w:rsidRDefault="007D2698" w:rsidP="006426D5">
      <w:pPr>
        <w:pStyle w:val="TF-xpre-listadetabelasTTULO"/>
      </w:pPr>
      <w:r>
        <w:rPr>
          <w:sz w:val="24"/>
          <w:szCs w:val="24"/>
        </w:rPr>
        <w:fldChar w:fldCharType="end"/>
      </w:r>
    </w:p>
    <w:p w14:paraId="10D25534" w14:textId="518E89FD" w:rsidR="006426D5" w:rsidRDefault="006426D5" w:rsidP="000A3EAB">
      <w:pPr>
        <w:pStyle w:val="TF-xpre-listadetabelasTTULO"/>
      </w:pPr>
    </w:p>
    <w:p w14:paraId="4DE20F80" w14:textId="77777777" w:rsidR="00E86965" w:rsidRDefault="00D15B4E" w:rsidP="00E86965">
      <w:pPr>
        <w:pStyle w:val="TF-xpre-listadetabelasTTULO"/>
        <w:rPr>
          <w:noProof/>
        </w:rPr>
      </w:pPr>
      <w:r>
        <w:br w:type="page"/>
      </w:r>
      <w:r w:rsidR="00E86965">
        <w:lastRenderedPageBreak/>
        <w:t>Lista de tabelas</w:t>
      </w:r>
      <w:r w:rsidR="00E86965">
        <w:fldChar w:fldCharType="begin"/>
      </w:r>
      <w:r w:rsidR="00E86965">
        <w:instrText xml:space="preserve"> TOC \h \z \c "Tabela" </w:instrText>
      </w:r>
      <w:r w:rsidR="00E86965">
        <w:fldChar w:fldCharType="separate"/>
      </w:r>
    </w:p>
    <w:p w14:paraId="74797711" w14:textId="3982F145" w:rsidR="00E86965" w:rsidRDefault="00E86965">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6934" w:history="1">
        <w:r w:rsidRPr="00F16900">
          <w:rPr>
            <w:rStyle w:val="Hyperlink"/>
          </w:rPr>
          <w:t>Tabela 1- Critérios de qualidade</w:t>
        </w:r>
        <w:r>
          <w:rPr>
            <w:noProof/>
            <w:webHidden/>
          </w:rPr>
          <w:tab/>
        </w:r>
        <w:r>
          <w:rPr>
            <w:noProof/>
            <w:webHidden/>
          </w:rPr>
          <w:fldChar w:fldCharType="begin"/>
        </w:r>
        <w:r>
          <w:rPr>
            <w:noProof/>
            <w:webHidden/>
          </w:rPr>
          <w:instrText xml:space="preserve"> PAGEREF _Toc169376934 \h </w:instrText>
        </w:r>
        <w:r>
          <w:rPr>
            <w:noProof/>
            <w:webHidden/>
          </w:rPr>
        </w:r>
        <w:r>
          <w:rPr>
            <w:noProof/>
            <w:webHidden/>
          </w:rPr>
          <w:fldChar w:fldCharType="separate"/>
        </w:r>
        <w:r>
          <w:rPr>
            <w:noProof/>
            <w:webHidden/>
          </w:rPr>
          <w:t>22</w:t>
        </w:r>
        <w:r>
          <w:rPr>
            <w:noProof/>
            <w:webHidden/>
          </w:rPr>
          <w:fldChar w:fldCharType="end"/>
        </w:r>
      </w:hyperlink>
    </w:p>
    <w:p w14:paraId="72D9B1A5" w14:textId="0D5EB85D" w:rsidR="00E86965" w:rsidRDefault="00E86965">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6935" w:history="1">
        <w:r w:rsidRPr="00F16900">
          <w:rPr>
            <w:rStyle w:val="Hyperlink"/>
          </w:rPr>
          <w:t>Tabela 2 – Objetivos Específicos</w:t>
        </w:r>
        <w:r>
          <w:rPr>
            <w:noProof/>
            <w:webHidden/>
          </w:rPr>
          <w:tab/>
        </w:r>
        <w:r>
          <w:rPr>
            <w:noProof/>
            <w:webHidden/>
          </w:rPr>
          <w:fldChar w:fldCharType="begin"/>
        </w:r>
        <w:r>
          <w:rPr>
            <w:noProof/>
            <w:webHidden/>
          </w:rPr>
          <w:instrText xml:space="preserve"> PAGEREF _Toc169376935 \h </w:instrText>
        </w:r>
        <w:r>
          <w:rPr>
            <w:noProof/>
            <w:webHidden/>
          </w:rPr>
        </w:r>
        <w:r>
          <w:rPr>
            <w:noProof/>
            <w:webHidden/>
          </w:rPr>
          <w:fldChar w:fldCharType="separate"/>
        </w:r>
        <w:r>
          <w:rPr>
            <w:noProof/>
            <w:webHidden/>
          </w:rPr>
          <w:t>56</w:t>
        </w:r>
        <w:r>
          <w:rPr>
            <w:noProof/>
            <w:webHidden/>
          </w:rPr>
          <w:fldChar w:fldCharType="end"/>
        </w:r>
      </w:hyperlink>
    </w:p>
    <w:p w14:paraId="24810B7E" w14:textId="0182170B" w:rsidR="00E86965" w:rsidRDefault="00E86965">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6936" w:history="1">
        <w:r w:rsidRPr="00F16900">
          <w:rPr>
            <w:rStyle w:val="Hyperlink"/>
          </w:rPr>
          <w:t>Tabela 3 – Compreensão do sistema</w:t>
        </w:r>
        <w:r>
          <w:rPr>
            <w:noProof/>
            <w:webHidden/>
          </w:rPr>
          <w:tab/>
        </w:r>
        <w:r>
          <w:rPr>
            <w:noProof/>
            <w:webHidden/>
          </w:rPr>
          <w:fldChar w:fldCharType="begin"/>
        </w:r>
        <w:r>
          <w:rPr>
            <w:noProof/>
            <w:webHidden/>
          </w:rPr>
          <w:instrText xml:space="preserve"> PAGEREF _Toc169376936 \h </w:instrText>
        </w:r>
        <w:r>
          <w:rPr>
            <w:noProof/>
            <w:webHidden/>
          </w:rPr>
        </w:r>
        <w:r>
          <w:rPr>
            <w:noProof/>
            <w:webHidden/>
          </w:rPr>
          <w:fldChar w:fldCharType="separate"/>
        </w:r>
        <w:r>
          <w:rPr>
            <w:noProof/>
            <w:webHidden/>
          </w:rPr>
          <w:t>56</w:t>
        </w:r>
        <w:r>
          <w:rPr>
            <w:noProof/>
            <w:webHidden/>
          </w:rPr>
          <w:fldChar w:fldCharType="end"/>
        </w:r>
      </w:hyperlink>
    </w:p>
    <w:p w14:paraId="05A2A0B1" w14:textId="7108A519" w:rsidR="00E86965" w:rsidRDefault="00E86965">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6937" w:history="1">
        <w:r w:rsidRPr="00F16900">
          <w:rPr>
            <w:rStyle w:val="Hyperlink"/>
          </w:rPr>
          <w:t>Tabela 4 – Facilidade de uso</w:t>
        </w:r>
        <w:r>
          <w:rPr>
            <w:noProof/>
            <w:webHidden/>
          </w:rPr>
          <w:tab/>
        </w:r>
        <w:r>
          <w:rPr>
            <w:noProof/>
            <w:webHidden/>
          </w:rPr>
          <w:fldChar w:fldCharType="begin"/>
        </w:r>
        <w:r>
          <w:rPr>
            <w:noProof/>
            <w:webHidden/>
          </w:rPr>
          <w:instrText xml:space="preserve"> PAGEREF _Toc169376937 \h </w:instrText>
        </w:r>
        <w:r>
          <w:rPr>
            <w:noProof/>
            <w:webHidden/>
          </w:rPr>
        </w:r>
        <w:r>
          <w:rPr>
            <w:noProof/>
            <w:webHidden/>
          </w:rPr>
          <w:fldChar w:fldCharType="separate"/>
        </w:r>
        <w:r>
          <w:rPr>
            <w:noProof/>
            <w:webHidden/>
          </w:rPr>
          <w:t>57</w:t>
        </w:r>
        <w:r>
          <w:rPr>
            <w:noProof/>
            <w:webHidden/>
          </w:rPr>
          <w:fldChar w:fldCharType="end"/>
        </w:r>
      </w:hyperlink>
    </w:p>
    <w:p w14:paraId="4AFB5774" w14:textId="63D71CF0" w:rsidR="00E86965" w:rsidRDefault="00E86965">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6938" w:history="1">
        <w:r w:rsidRPr="00F16900">
          <w:rPr>
            <w:rStyle w:val="Hyperlink"/>
          </w:rPr>
          <w:t>Tabela 5 – Prevenção de erros</w:t>
        </w:r>
        <w:r>
          <w:rPr>
            <w:noProof/>
            <w:webHidden/>
          </w:rPr>
          <w:tab/>
        </w:r>
        <w:r>
          <w:rPr>
            <w:noProof/>
            <w:webHidden/>
          </w:rPr>
          <w:fldChar w:fldCharType="begin"/>
        </w:r>
        <w:r>
          <w:rPr>
            <w:noProof/>
            <w:webHidden/>
          </w:rPr>
          <w:instrText xml:space="preserve"> PAGEREF _Toc169376938 \h </w:instrText>
        </w:r>
        <w:r>
          <w:rPr>
            <w:noProof/>
            <w:webHidden/>
          </w:rPr>
        </w:r>
        <w:r>
          <w:rPr>
            <w:noProof/>
            <w:webHidden/>
          </w:rPr>
          <w:fldChar w:fldCharType="separate"/>
        </w:r>
        <w:r>
          <w:rPr>
            <w:noProof/>
            <w:webHidden/>
          </w:rPr>
          <w:t>57</w:t>
        </w:r>
        <w:r>
          <w:rPr>
            <w:noProof/>
            <w:webHidden/>
          </w:rPr>
          <w:fldChar w:fldCharType="end"/>
        </w:r>
      </w:hyperlink>
    </w:p>
    <w:p w14:paraId="2756DCFA" w14:textId="59843E3D" w:rsidR="00E86965" w:rsidRDefault="00E86965">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6939" w:history="1">
        <w:r w:rsidRPr="00F16900">
          <w:rPr>
            <w:rStyle w:val="Hyperlink"/>
          </w:rPr>
          <w:t>Tabela 6 – Experiência de uso</w:t>
        </w:r>
        <w:r>
          <w:rPr>
            <w:noProof/>
            <w:webHidden/>
          </w:rPr>
          <w:tab/>
        </w:r>
        <w:r>
          <w:rPr>
            <w:noProof/>
            <w:webHidden/>
          </w:rPr>
          <w:fldChar w:fldCharType="begin"/>
        </w:r>
        <w:r>
          <w:rPr>
            <w:noProof/>
            <w:webHidden/>
          </w:rPr>
          <w:instrText xml:space="preserve"> PAGEREF _Toc169376939 \h </w:instrText>
        </w:r>
        <w:r>
          <w:rPr>
            <w:noProof/>
            <w:webHidden/>
          </w:rPr>
        </w:r>
        <w:r>
          <w:rPr>
            <w:noProof/>
            <w:webHidden/>
          </w:rPr>
          <w:fldChar w:fldCharType="separate"/>
        </w:r>
        <w:r>
          <w:rPr>
            <w:noProof/>
            <w:webHidden/>
          </w:rPr>
          <w:t>57</w:t>
        </w:r>
        <w:r>
          <w:rPr>
            <w:noProof/>
            <w:webHidden/>
          </w:rPr>
          <w:fldChar w:fldCharType="end"/>
        </w:r>
      </w:hyperlink>
    </w:p>
    <w:p w14:paraId="4A682282" w14:textId="670ACF1F" w:rsidR="00E86965" w:rsidRDefault="00E86965">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6940" w:history="1">
        <w:r w:rsidRPr="00F16900">
          <w:rPr>
            <w:rStyle w:val="Hyperlink"/>
          </w:rPr>
          <w:t>Tabela 7 – Resultado da avaliação de comunicabilidade pelo Método RURUCAg</w:t>
        </w:r>
        <w:r>
          <w:rPr>
            <w:noProof/>
            <w:webHidden/>
          </w:rPr>
          <w:tab/>
        </w:r>
        <w:r>
          <w:rPr>
            <w:noProof/>
            <w:webHidden/>
          </w:rPr>
          <w:fldChar w:fldCharType="begin"/>
        </w:r>
        <w:r>
          <w:rPr>
            <w:noProof/>
            <w:webHidden/>
          </w:rPr>
          <w:instrText xml:space="preserve"> PAGEREF _Toc169376940 \h </w:instrText>
        </w:r>
        <w:r>
          <w:rPr>
            <w:noProof/>
            <w:webHidden/>
          </w:rPr>
        </w:r>
        <w:r>
          <w:rPr>
            <w:noProof/>
            <w:webHidden/>
          </w:rPr>
          <w:fldChar w:fldCharType="separate"/>
        </w:r>
        <w:r>
          <w:rPr>
            <w:noProof/>
            <w:webHidden/>
          </w:rPr>
          <w:t>59</w:t>
        </w:r>
        <w:r>
          <w:rPr>
            <w:noProof/>
            <w:webHidden/>
          </w:rPr>
          <w:fldChar w:fldCharType="end"/>
        </w:r>
      </w:hyperlink>
    </w:p>
    <w:p w14:paraId="1800BE34" w14:textId="27EE5782" w:rsidR="00E86965" w:rsidRDefault="00E86965">
      <w:pPr>
        <w:pStyle w:val="ndicedeilustraes"/>
        <w:tabs>
          <w:tab w:val="right" w:leader="dot" w:pos="9062"/>
        </w:tabs>
        <w:rPr>
          <w:rFonts w:asciiTheme="minorHAnsi" w:eastAsiaTheme="minorEastAsia" w:hAnsiTheme="minorHAnsi" w:cstheme="minorBidi"/>
          <w:noProof/>
          <w:kern w:val="2"/>
          <w14:ligatures w14:val="standardContextual"/>
        </w:rPr>
      </w:pPr>
      <w:hyperlink w:anchor="_Toc169376941" w:history="1">
        <w:r w:rsidRPr="00F16900">
          <w:rPr>
            <w:rStyle w:val="Hyperlink"/>
          </w:rPr>
          <w:t>Tabela 8 – Reu</w:t>
        </w:r>
        <w:r w:rsidRPr="00F16900">
          <w:rPr>
            <w:rStyle w:val="Hyperlink"/>
          </w:rPr>
          <w:t>t</w:t>
        </w:r>
        <w:r w:rsidRPr="00F16900">
          <w:rPr>
            <w:rStyle w:val="Hyperlink"/>
          </w:rPr>
          <w:t>ilização e recomendação do aplicativo</w:t>
        </w:r>
        <w:r>
          <w:rPr>
            <w:noProof/>
            <w:webHidden/>
          </w:rPr>
          <w:tab/>
        </w:r>
        <w:r>
          <w:rPr>
            <w:noProof/>
            <w:webHidden/>
          </w:rPr>
          <w:fldChar w:fldCharType="begin"/>
        </w:r>
        <w:r>
          <w:rPr>
            <w:noProof/>
            <w:webHidden/>
          </w:rPr>
          <w:instrText xml:space="preserve"> PAGEREF _Toc169376941 \h </w:instrText>
        </w:r>
        <w:r>
          <w:rPr>
            <w:noProof/>
            <w:webHidden/>
          </w:rPr>
        </w:r>
        <w:r>
          <w:rPr>
            <w:noProof/>
            <w:webHidden/>
          </w:rPr>
          <w:fldChar w:fldCharType="separate"/>
        </w:r>
        <w:r>
          <w:rPr>
            <w:noProof/>
            <w:webHidden/>
          </w:rPr>
          <w:t>60</w:t>
        </w:r>
        <w:r>
          <w:rPr>
            <w:noProof/>
            <w:webHidden/>
          </w:rPr>
          <w:fldChar w:fldCharType="end"/>
        </w:r>
      </w:hyperlink>
    </w:p>
    <w:p w14:paraId="2A642854" w14:textId="44131823" w:rsidR="00920001" w:rsidRPr="003C50CF" w:rsidRDefault="00E86965" w:rsidP="00E86965">
      <w:pPr>
        <w:pStyle w:val="TF-xpre-listadetabelasTTULO"/>
        <w:rPr>
          <w:rFonts w:asciiTheme="minorHAnsi" w:eastAsiaTheme="minorEastAsia" w:hAnsiTheme="minorHAnsi" w:cstheme="minorBidi"/>
          <w:noProof/>
          <w:kern w:val="2"/>
          <w:sz w:val="22"/>
          <w:szCs w:val="22"/>
        </w:rPr>
      </w:pPr>
      <w:r>
        <w:fldChar w:fldCharType="end"/>
      </w:r>
      <w:r w:rsidRPr="003C50CF">
        <w:rPr>
          <w:rFonts w:asciiTheme="minorHAnsi" w:eastAsiaTheme="minorEastAsia" w:hAnsiTheme="minorHAnsi" w:cstheme="minorBidi"/>
          <w:noProof/>
          <w:kern w:val="2"/>
          <w:sz w:val="22"/>
          <w:szCs w:val="22"/>
        </w:rPr>
        <w:t xml:space="preserve"> </w:t>
      </w:r>
    </w:p>
    <w:p w14:paraId="67E731EF" w14:textId="10115C89" w:rsidR="00F255FC" w:rsidRDefault="00F255FC" w:rsidP="00141515">
      <w:pPr>
        <w:pStyle w:val="TF-TEXTO"/>
        <w:ind w:firstLine="0"/>
      </w:pPr>
    </w:p>
    <w:p w14:paraId="2B739350" w14:textId="77777777" w:rsidR="00F255FC" w:rsidRDefault="00F255FC">
      <w:pPr>
        <w:pStyle w:val="TF-xpre-listadesiglasTTULO"/>
      </w:pPr>
      <w:r>
        <w:lastRenderedPageBreak/>
        <w:t xml:space="preserve">LISTA DE </w:t>
      </w:r>
      <w:r w:rsidR="00D15B4E">
        <w:t xml:space="preserve">ABREVIATURAS E </w:t>
      </w:r>
      <w:r>
        <w:t>SIGLAS</w:t>
      </w:r>
    </w:p>
    <w:p w14:paraId="46658FDC" w14:textId="0184E6BA" w:rsidR="008A572B" w:rsidRPr="008A572B" w:rsidRDefault="008A572B" w:rsidP="008A572B">
      <w:pPr>
        <w:pStyle w:val="TF-xpre-listadesiglasITEM"/>
        <w:rPr>
          <w:lang w:val="en-US"/>
        </w:rPr>
      </w:pPr>
      <w:r w:rsidRPr="008A572B">
        <w:rPr>
          <w:lang w:val="en-US"/>
        </w:rPr>
        <w:t>API - Application Programming Interface</w:t>
      </w:r>
    </w:p>
    <w:p w14:paraId="396D1B47" w14:textId="58ABE338" w:rsidR="008A572B" w:rsidRPr="008A572B" w:rsidRDefault="008A572B" w:rsidP="008A572B">
      <w:pPr>
        <w:pStyle w:val="TF-xpre-listadesiglasITEM"/>
        <w:rPr>
          <w:lang w:val="en-US"/>
        </w:rPr>
      </w:pPr>
      <w:r w:rsidRPr="008A572B">
        <w:rPr>
          <w:lang w:val="en-US"/>
        </w:rPr>
        <w:t>BPM - Business Process Management</w:t>
      </w:r>
    </w:p>
    <w:p w14:paraId="0373DA32" w14:textId="29255AC7" w:rsidR="008A572B" w:rsidRDefault="008A572B" w:rsidP="008A572B">
      <w:pPr>
        <w:pStyle w:val="TF-xpre-listadesiglasITEM"/>
      </w:pPr>
      <w:r>
        <w:t>CE - Critérios de Exclusão</w:t>
      </w:r>
    </w:p>
    <w:p w14:paraId="56FC617A" w14:textId="227CC654" w:rsidR="008A572B" w:rsidRDefault="008A572B" w:rsidP="008A572B">
      <w:pPr>
        <w:pStyle w:val="TF-xpre-listadesiglasITEM"/>
      </w:pPr>
      <w:r>
        <w:t>CI - Critérios de Inclusão</w:t>
      </w:r>
    </w:p>
    <w:p w14:paraId="691ABD77" w14:textId="123B0A73" w:rsidR="008A572B" w:rsidRDefault="008A572B" w:rsidP="008A572B">
      <w:pPr>
        <w:pStyle w:val="TF-xpre-listadesiglasITEM"/>
      </w:pPr>
      <w:r>
        <w:t xml:space="preserve">CRUD - </w:t>
      </w:r>
      <w:proofErr w:type="spellStart"/>
      <w:r>
        <w:t>Create</w:t>
      </w:r>
      <w:proofErr w:type="spellEnd"/>
      <w:r>
        <w:t xml:space="preserve">, </w:t>
      </w:r>
      <w:proofErr w:type="spellStart"/>
      <w:r>
        <w:t>Read</w:t>
      </w:r>
      <w:proofErr w:type="spellEnd"/>
      <w:r>
        <w:t xml:space="preserve">, Update, </w:t>
      </w:r>
      <w:proofErr w:type="gramStart"/>
      <w:r>
        <w:t>Delete</w:t>
      </w:r>
      <w:proofErr w:type="gramEnd"/>
    </w:p>
    <w:p w14:paraId="4B62C8F1" w14:textId="27B4FFE0" w:rsidR="008A572B" w:rsidRDefault="008A572B" w:rsidP="008A572B">
      <w:pPr>
        <w:pStyle w:val="TF-xpre-listadesiglasITEM"/>
      </w:pPr>
      <w:r>
        <w:t>DCU - Diagrama de Caso de Uso</w:t>
      </w:r>
    </w:p>
    <w:p w14:paraId="04E67A4D" w14:textId="498392F1" w:rsidR="008A572B" w:rsidRPr="008A572B" w:rsidRDefault="008A572B" w:rsidP="008A572B">
      <w:pPr>
        <w:pStyle w:val="TF-xpre-listadesiglasITEM"/>
        <w:rPr>
          <w:lang w:val="en-US"/>
        </w:rPr>
      </w:pPr>
      <w:r w:rsidRPr="008A572B">
        <w:rPr>
          <w:lang w:val="en-US"/>
        </w:rPr>
        <w:t>IDE - Integrated Development Environment</w:t>
      </w:r>
    </w:p>
    <w:p w14:paraId="6D3E9B21" w14:textId="6EC1D8A1" w:rsidR="008A572B" w:rsidRPr="004A3680" w:rsidRDefault="008A572B" w:rsidP="008A572B">
      <w:pPr>
        <w:pStyle w:val="TF-xpre-listadesiglasITEM"/>
        <w:rPr>
          <w:lang w:val="en-US"/>
        </w:rPr>
      </w:pPr>
      <w:r w:rsidRPr="004A3680">
        <w:rPr>
          <w:lang w:val="en-US"/>
        </w:rPr>
        <w:t>JWT - JSON Web Token</w:t>
      </w:r>
    </w:p>
    <w:p w14:paraId="0D293509" w14:textId="66AD5674" w:rsidR="008A572B" w:rsidRDefault="008A572B" w:rsidP="008A572B">
      <w:pPr>
        <w:pStyle w:val="TF-xpre-listadesiglasITEM"/>
      </w:pPr>
      <w:r>
        <w:t>MD - Material Design</w:t>
      </w:r>
    </w:p>
    <w:p w14:paraId="2F9C5C87" w14:textId="4016AB86" w:rsidR="00117FDC" w:rsidRDefault="00117FDC" w:rsidP="008A572B">
      <w:pPr>
        <w:pStyle w:val="TF-xpre-listadesiglasITEM"/>
      </w:pPr>
      <w:r w:rsidRPr="00117FDC">
        <w:t>NOSQL</w:t>
      </w:r>
      <w:r>
        <w:t xml:space="preserve"> - </w:t>
      </w:r>
      <w:r w:rsidR="00C40FEA">
        <w:t>B</w:t>
      </w:r>
      <w:r w:rsidR="00C40FEA" w:rsidRPr="00C40FEA">
        <w:t>ancos de dados não relacionais</w:t>
      </w:r>
    </w:p>
    <w:p w14:paraId="53E5EEC5" w14:textId="56B9D1A0" w:rsidR="008A572B" w:rsidRDefault="008A572B" w:rsidP="008A572B">
      <w:pPr>
        <w:pStyle w:val="TF-xpre-listadesiglasITEM"/>
      </w:pPr>
      <w:r>
        <w:t>QP - Questão Principal</w:t>
      </w:r>
    </w:p>
    <w:p w14:paraId="77B31E93" w14:textId="4321731F" w:rsidR="008A572B" w:rsidRDefault="008A572B" w:rsidP="008A572B">
      <w:pPr>
        <w:pStyle w:val="TF-xpre-listadesiglasITEM"/>
      </w:pPr>
      <w:r>
        <w:t>RF - Requisitos Funcionais</w:t>
      </w:r>
    </w:p>
    <w:p w14:paraId="4500A16F" w14:textId="7529DADE" w:rsidR="008A572B" w:rsidRDefault="008A572B" w:rsidP="008A572B">
      <w:pPr>
        <w:pStyle w:val="TF-xpre-listadesiglasITEM"/>
      </w:pPr>
      <w:r>
        <w:t>RL - Revisão na Literatura</w:t>
      </w:r>
    </w:p>
    <w:p w14:paraId="197B2733" w14:textId="73B5D222" w:rsidR="008A572B" w:rsidRDefault="008A572B" w:rsidP="008A572B">
      <w:pPr>
        <w:pStyle w:val="TF-xpre-listadesiglasITEM"/>
      </w:pPr>
      <w:r>
        <w:t>RN - Regras de Negócio</w:t>
      </w:r>
    </w:p>
    <w:p w14:paraId="7D67EA3F" w14:textId="74451B01" w:rsidR="008A572B" w:rsidRDefault="008A572B" w:rsidP="008A572B">
      <w:pPr>
        <w:pStyle w:val="TF-xpre-listadesiglasITEM"/>
      </w:pPr>
      <w:r>
        <w:t>RNF - Requisitos Não Funcionais</w:t>
      </w:r>
    </w:p>
    <w:p w14:paraId="0B6A2A47" w14:textId="2EA71575" w:rsidR="008A572B" w:rsidRDefault="008A572B" w:rsidP="008A572B">
      <w:pPr>
        <w:pStyle w:val="TF-xpre-listadesiglasITEM"/>
      </w:pPr>
      <w:r>
        <w:t>RSL - Revisão Sistemática na Literatura</w:t>
      </w:r>
    </w:p>
    <w:p w14:paraId="148B7841" w14:textId="257E37C0" w:rsidR="008A572B" w:rsidRPr="00396E89" w:rsidRDefault="008A572B" w:rsidP="008A572B">
      <w:pPr>
        <w:pStyle w:val="TF-xpre-listadesiglasITEM"/>
      </w:pPr>
      <w:r w:rsidRPr="00396E89">
        <w:t>RTL - Revisão Tradicional na Literatura</w:t>
      </w:r>
    </w:p>
    <w:p w14:paraId="6824FF62" w14:textId="7D44A04F" w:rsidR="008A572B" w:rsidRPr="008A572B" w:rsidRDefault="008A572B" w:rsidP="008A572B">
      <w:pPr>
        <w:pStyle w:val="TF-xpre-listadesiglasITEM"/>
        <w:rPr>
          <w:lang w:val="en-US"/>
        </w:rPr>
      </w:pPr>
      <w:proofErr w:type="spellStart"/>
      <w:r w:rsidRPr="008A572B">
        <w:rPr>
          <w:lang w:val="en-US"/>
        </w:rPr>
        <w:t>RURUCAg</w:t>
      </w:r>
      <w:proofErr w:type="spellEnd"/>
      <w:r w:rsidRPr="008A572B">
        <w:rPr>
          <w:lang w:val="en-US"/>
        </w:rPr>
        <w:t xml:space="preserve"> - Relationship of M3C with User Requirements and Usability and Communicability Assessment in groupware</w:t>
      </w:r>
    </w:p>
    <w:p w14:paraId="519EDC50" w14:textId="155C988B" w:rsidR="008A572B" w:rsidRPr="008A572B" w:rsidRDefault="008A572B" w:rsidP="008A572B">
      <w:pPr>
        <w:pStyle w:val="TF-xpre-listadesiglasITEM"/>
      </w:pPr>
      <w:r>
        <w:t xml:space="preserve">UX - </w:t>
      </w:r>
      <w:proofErr w:type="spellStart"/>
      <w:r>
        <w:t>User</w:t>
      </w:r>
      <w:proofErr w:type="spellEnd"/>
      <w:r>
        <w:t xml:space="preserve"> </w:t>
      </w:r>
      <w:proofErr w:type="spellStart"/>
      <w:r>
        <w:t>eXperience</w:t>
      </w:r>
      <w:proofErr w:type="spellEnd"/>
    </w:p>
    <w:p w14:paraId="478ED0D7" w14:textId="77777777" w:rsidR="00F255FC" w:rsidRPr="00D72DF6" w:rsidRDefault="00F255FC" w:rsidP="00A65A95">
      <w:pPr>
        <w:pStyle w:val="TF-xpre-sumrioTTULO"/>
      </w:pPr>
      <w:r w:rsidRPr="00D72DF6">
        <w:lastRenderedPageBreak/>
        <w:t>SUMÁRIO</w:t>
      </w:r>
      <w:bookmarkStart w:id="1" w:name="_Toc420723208"/>
      <w:bookmarkStart w:id="2" w:name="_Toc482682369"/>
      <w:bookmarkStart w:id="3" w:name="_Toc54164903"/>
      <w:bookmarkStart w:id="4" w:name="_Toc54165663"/>
      <w:bookmarkStart w:id="5" w:name="_Toc54169315"/>
      <w:bookmarkStart w:id="6" w:name="_Toc96347419"/>
      <w:bookmarkStart w:id="7" w:name="_Toc96357709"/>
    </w:p>
    <w:p w14:paraId="1A020A2F" w14:textId="6F6F44FC" w:rsidR="000F4763" w:rsidRDefault="005B5347">
      <w:pPr>
        <w:pStyle w:val="Sumrio1"/>
        <w:rPr>
          <w:rFonts w:asciiTheme="minorHAnsi" w:eastAsiaTheme="minorEastAsia" w:hAnsiTheme="minorHAnsi" w:cstheme="minorBidi"/>
          <w:b w:val="0"/>
          <w:caps w:val="0"/>
          <w:color w:val="auto"/>
          <w:kern w:val="2"/>
          <w:szCs w:val="24"/>
          <w14:ligatures w14:val="standardContextual"/>
        </w:rPr>
      </w:pPr>
      <w:r>
        <w:fldChar w:fldCharType="begin"/>
      </w:r>
      <w:r>
        <w:instrText xml:space="preserve"> TOC \o "2-3" \h \z \t "Título 1;1;Título;1;TF-referências bibliográficas TÍTULO;1;TF-xpos-apêndice TÍTULO;1;TF-xpos-anexo TÍTULO;1" </w:instrText>
      </w:r>
      <w:r>
        <w:fldChar w:fldCharType="separate"/>
      </w:r>
      <w:hyperlink w:anchor="_Toc169371989" w:history="1">
        <w:r w:rsidR="000F4763" w:rsidRPr="00303C29">
          <w:rPr>
            <w:rStyle w:val="Hyperlink"/>
          </w:rPr>
          <w:t>1</w:t>
        </w:r>
        <w:r w:rsidR="000F4763">
          <w:rPr>
            <w:rFonts w:asciiTheme="minorHAnsi" w:eastAsiaTheme="minorEastAsia" w:hAnsiTheme="minorHAnsi" w:cstheme="minorBidi"/>
            <w:b w:val="0"/>
            <w:caps w:val="0"/>
            <w:color w:val="auto"/>
            <w:kern w:val="2"/>
            <w:szCs w:val="24"/>
            <w14:ligatures w14:val="standardContextual"/>
          </w:rPr>
          <w:tab/>
        </w:r>
        <w:r w:rsidR="000F4763" w:rsidRPr="00303C29">
          <w:rPr>
            <w:rStyle w:val="Hyperlink"/>
          </w:rPr>
          <w:t>Introdução</w:t>
        </w:r>
        <w:r w:rsidR="000F4763">
          <w:rPr>
            <w:webHidden/>
          </w:rPr>
          <w:tab/>
        </w:r>
        <w:r w:rsidR="000F4763">
          <w:rPr>
            <w:webHidden/>
          </w:rPr>
          <w:fldChar w:fldCharType="begin"/>
        </w:r>
        <w:r w:rsidR="000F4763">
          <w:rPr>
            <w:webHidden/>
          </w:rPr>
          <w:instrText xml:space="preserve"> PAGEREF _Toc169371989 \h </w:instrText>
        </w:r>
        <w:r w:rsidR="000F4763">
          <w:rPr>
            <w:webHidden/>
          </w:rPr>
        </w:r>
        <w:r w:rsidR="000F4763">
          <w:rPr>
            <w:webHidden/>
          </w:rPr>
          <w:fldChar w:fldCharType="separate"/>
        </w:r>
        <w:r w:rsidR="000F4763">
          <w:rPr>
            <w:webHidden/>
          </w:rPr>
          <w:t>13</w:t>
        </w:r>
        <w:r w:rsidR="000F4763">
          <w:rPr>
            <w:webHidden/>
          </w:rPr>
          <w:fldChar w:fldCharType="end"/>
        </w:r>
      </w:hyperlink>
    </w:p>
    <w:p w14:paraId="5B4D6C8A" w14:textId="597F6CC3" w:rsidR="000F4763" w:rsidRDefault="005E2AE6">
      <w:pPr>
        <w:pStyle w:val="Sumrio2"/>
        <w:rPr>
          <w:rFonts w:asciiTheme="minorHAnsi" w:eastAsiaTheme="minorEastAsia" w:hAnsiTheme="minorHAnsi" w:cstheme="minorBidi"/>
          <w:caps w:val="0"/>
          <w:color w:val="auto"/>
          <w:kern w:val="2"/>
          <w:szCs w:val="24"/>
          <w14:ligatures w14:val="standardContextual"/>
        </w:rPr>
      </w:pPr>
      <w:hyperlink w:anchor="_Toc169371990" w:history="1">
        <w:r w:rsidR="000F4763" w:rsidRPr="00303C29">
          <w:rPr>
            <w:rStyle w:val="Hyperlink"/>
          </w:rPr>
          <w:t>1.1</w:t>
        </w:r>
        <w:r w:rsidR="000F4763">
          <w:rPr>
            <w:rFonts w:asciiTheme="minorHAnsi" w:eastAsiaTheme="minorEastAsia" w:hAnsiTheme="minorHAnsi" w:cstheme="minorBidi"/>
            <w:caps w:val="0"/>
            <w:color w:val="auto"/>
            <w:kern w:val="2"/>
            <w:szCs w:val="24"/>
            <w14:ligatures w14:val="standardContextual"/>
          </w:rPr>
          <w:tab/>
        </w:r>
        <w:r w:rsidR="000F4763" w:rsidRPr="00303C29">
          <w:rPr>
            <w:rStyle w:val="Hyperlink"/>
          </w:rPr>
          <w:t>OBJETIVOS</w:t>
        </w:r>
        <w:r w:rsidR="000F4763">
          <w:rPr>
            <w:webHidden/>
          </w:rPr>
          <w:tab/>
        </w:r>
        <w:r w:rsidR="000F4763">
          <w:rPr>
            <w:webHidden/>
          </w:rPr>
          <w:fldChar w:fldCharType="begin"/>
        </w:r>
        <w:r w:rsidR="000F4763">
          <w:rPr>
            <w:webHidden/>
          </w:rPr>
          <w:instrText xml:space="preserve"> PAGEREF _Toc169371990 \h </w:instrText>
        </w:r>
        <w:r w:rsidR="000F4763">
          <w:rPr>
            <w:webHidden/>
          </w:rPr>
        </w:r>
        <w:r w:rsidR="000F4763">
          <w:rPr>
            <w:webHidden/>
          </w:rPr>
          <w:fldChar w:fldCharType="separate"/>
        </w:r>
        <w:r w:rsidR="000F4763">
          <w:rPr>
            <w:webHidden/>
          </w:rPr>
          <w:t>16</w:t>
        </w:r>
        <w:r w:rsidR="000F4763">
          <w:rPr>
            <w:webHidden/>
          </w:rPr>
          <w:fldChar w:fldCharType="end"/>
        </w:r>
      </w:hyperlink>
    </w:p>
    <w:p w14:paraId="4449BE34" w14:textId="478B2FDF" w:rsidR="000F4763" w:rsidRDefault="005E2AE6">
      <w:pPr>
        <w:pStyle w:val="Sumrio2"/>
        <w:rPr>
          <w:rFonts w:asciiTheme="minorHAnsi" w:eastAsiaTheme="minorEastAsia" w:hAnsiTheme="minorHAnsi" w:cstheme="minorBidi"/>
          <w:caps w:val="0"/>
          <w:color w:val="auto"/>
          <w:kern w:val="2"/>
          <w:szCs w:val="24"/>
          <w14:ligatures w14:val="standardContextual"/>
        </w:rPr>
      </w:pPr>
      <w:hyperlink w:anchor="_Toc169371991" w:history="1">
        <w:r w:rsidR="000F4763" w:rsidRPr="00303C29">
          <w:rPr>
            <w:rStyle w:val="Hyperlink"/>
          </w:rPr>
          <w:t>1.2</w:t>
        </w:r>
        <w:r w:rsidR="000F4763">
          <w:rPr>
            <w:rFonts w:asciiTheme="minorHAnsi" w:eastAsiaTheme="minorEastAsia" w:hAnsiTheme="minorHAnsi" w:cstheme="minorBidi"/>
            <w:caps w:val="0"/>
            <w:color w:val="auto"/>
            <w:kern w:val="2"/>
            <w:szCs w:val="24"/>
            <w14:ligatures w14:val="standardContextual"/>
          </w:rPr>
          <w:tab/>
        </w:r>
        <w:r w:rsidR="000F4763" w:rsidRPr="00303C29">
          <w:rPr>
            <w:rStyle w:val="Hyperlink"/>
          </w:rPr>
          <w:t>estrutura</w:t>
        </w:r>
        <w:r w:rsidR="000F4763">
          <w:rPr>
            <w:webHidden/>
          </w:rPr>
          <w:tab/>
        </w:r>
        <w:r w:rsidR="000F4763">
          <w:rPr>
            <w:webHidden/>
          </w:rPr>
          <w:fldChar w:fldCharType="begin"/>
        </w:r>
        <w:r w:rsidR="000F4763">
          <w:rPr>
            <w:webHidden/>
          </w:rPr>
          <w:instrText xml:space="preserve"> PAGEREF _Toc169371991 \h </w:instrText>
        </w:r>
        <w:r w:rsidR="000F4763">
          <w:rPr>
            <w:webHidden/>
          </w:rPr>
        </w:r>
        <w:r w:rsidR="000F4763">
          <w:rPr>
            <w:webHidden/>
          </w:rPr>
          <w:fldChar w:fldCharType="separate"/>
        </w:r>
        <w:r w:rsidR="000F4763">
          <w:rPr>
            <w:webHidden/>
          </w:rPr>
          <w:t>17</w:t>
        </w:r>
        <w:r w:rsidR="000F4763">
          <w:rPr>
            <w:webHidden/>
          </w:rPr>
          <w:fldChar w:fldCharType="end"/>
        </w:r>
      </w:hyperlink>
    </w:p>
    <w:p w14:paraId="5C12A316" w14:textId="0DA393DC" w:rsidR="000F4763" w:rsidRDefault="005E2AE6">
      <w:pPr>
        <w:pStyle w:val="Sumrio1"/>
        <w:rPr>
          <w:rFonts w:asciiTheme="minorHAnsi" w:eastAsiaTheme="minorEastAsia" w:hAnsiTheme="minorHAnsi" w:cstheme="minorBidi"/>
          <w:b w:val="0"/>
          <w:caps w:val="0"/>
          <w:color w:val="auto"/>
          <w:kern w:val="2"/>
          <w:szCs w:val="24"/>
          <w14:ligatures w14:val="standardContextual"/>
        </w:rPr>
      </w:pPr>
      <w:hyperlink w:anchor="_Toc169371992" w:history="1">
        <w:r w:rsidR="000F4763" w:rsidRPr="00303C29">
          <w:rPr>
            <w:rStyle w:val="Hyperlink"/>
          </w:rPr>
          <w:t>2</w:t>
        </w:r>
        <w:r w:rsidR="000F4763">
          <w:rPr>
            <w:rFonts w:asciiTheme="minorHAnsi" w:eastAsiaTheme="minorEastAsia" w:hAnsiTheme="minorHAnsi" w:cstheme="minorBidi"/>
            <w:b w:val="0"/>
            <w:caps w:val="0"/>
            <w:color w:val="auto"/>
            <w:kern w:val="2"/>
            <w:szCs w:val="24"/>
            <w14:ligatures w14:val="standardContextual"/>
          </w:rPr>
          <w:tab/>
        </w:r>
        <w:r w:rsidR="000F4763" w:rsidRPr="00303C29">
          <w:rPr>
            <w:rStyle w:val="Hyperlink"/>
          </w:rPr>
          <w:t>FUNDAMENTAÇÃO TEÓRICA</w:t>
        </w:r>
        <w:r w:rsidR="000F4763">
          <w:rPr>
            <w:webHidden/>
          </w:rPr>
          <w:tab/>
        </w:r>
        <w:r w:rsidR="000F4763">
          <w:rPr>
            <w:webHidden/>
          </w:rPr>
          <w:fldChar w:fldCharType="begin"/>
        </w:r>
        <w:r w:rsidR="000F4763">
          <w:rPr>
            <w:webHidden/>
          </w:rPr>
          <w:instrText xml:space="preserve"> PAGEREF _Toc169371992 \h </w:instrText>
        </w:r>
        <w:r w:rsidR="000F4763">
          <w:rPr>
            <w:webHidden/>
          </w:rPr>
        </w:r>
        <w:r w:rsidR="000F4763">
          <w:rPr>
            <w:webHidden/>
          </w:rPr>
          <w:fldChar w:fldCharType="separate"/>
        </w:r>
        <w:r w:rsidR="000F4763">
          <w:rPr>
            <w:webHidden/>
          </w:rPr>
          <w:t>18</w:t>
        </w:r>
        <w:r w:rsidR="000F4763">
          <w:rPr>
            <w:webHidden/>
          </w:rPr>
          <w:fldChar w:fldCharType="end"/>
        </w:r>
      </w:hyperlink>
    </w:p>
    <w:p w14:paraId="520766CC" w14:textId="73080E0F" w:rsidR="000F4763" w:rsidRDefault="005E2AE6">
      <w:pPr>
        <w:pStyle w:val="Sumrio2"/>
        <w:rPr>
          <w:rFonts w:asciiTheme="minorHAnsi" w:eastAsiaTheme="minorEastAsia" w:hAnsiTheme="minorHAnsi" w:cstheme="minorBidi"/>
          <w:caps w:val="0"/>
          <w:color w:val="auto"/>
          <w:kern w:val="2"/>
          <w:szCs w:val="24"/>
          <w14:ligatures w14:val="standardContextual"/>
        </w:rPr>
      </w:pPr>
      <w:hyperlink w:anchor="_Toc169371993" w:history="1">
        <w:r w:rsidR="000F4763" w:rsidRPr="00303C29">
          <w:rPr>
            <w:rStyle w:val="Hyperlink"/>
          </w:rPr>
          <w:t>2.1</w:t>
        </w:r>
        <w:r w:rsidR="000F4763">
          <w:rPr>
            <w:rFonts w:asciiTheme="minorHAnsi" w:eastAsiaTheme="minorEastAsia" w:hAnsiTheme="minorHAnsi" w:cstheme="minorBidi"/>
            <w:caps w:val="0"/>
            <w:color w:val="auto"/>
            <w:kern w:val="2"/>
            <w:szCs w:val="24"/>
            <w14:ligatures w14:val="standardContextual"/>
          </w:rPr>
          <w:tab/>
        </w:r>
        <w:r w:rsidR="000F4763" w:rsidRPr="00303C29">
          <w:rPr>
            <w:rStyle w:val="Hyperlink"/>
          </w:rPr>
          <w:t>SISTEMAS DE GESTÃO DE FINANCEIRA e estoque</w:t>
        </w:r>
        <w:r w:rsidR="000F4763">
          <w:rPr>
            <w:webHidden/>
          </w:rPr>
          <w:tab/>
        </w:r>
        <w:r w:rsidR="000F4763">
          <w:rPr>
            <w:webHidden/>
          </w:rPr>
          <w:fldChar w:fldCharType="begin"/>
        </w:r>
        <w:r w:rsidR="000F4763">
          <w:rPr>
            <w:webHidden/>
          </w:rPr>
          <w:instrText xml:space="preserve"> PAGEREF _Toc169371993 \h </w:instrText>
        </w:r>
        <w:r w:rsidR="000F4763">
          <w:rPr>
            <w:webHidden/>
          </w:rPr>
        </w:r>
        <w:r w:rsidR="000F4763">
          <w:rPr>
            <w:webHidden/>
          </w:rPr>
          <w:fldChar w:fldCharType="separate"/>
        </w:r>
        <w:r w:rsidR="000F4763">
          <w:rPr>
            <w:webHidden/>
          </w:rPr>
          <w:t>18</w:t>
        </w:r>
        <w:r w:rsidR="000F4763">
          <w:rPr>
            <w:webHidden/>
          </w:rPr>
          <w:fldChar w:fldCharType="end"/>
        </w:r>
      </w:hyperlink>
    </w:p>
    <w:p w14:paraId="00FF77DB" w14:textId="11CD7A2F" w:rsidR="000F4763" w:rsidRDefault="005E2AE6">
      <w:pPr>
        <w:pStyle w:val="Sumrio2"/>
        <w:rPr>
          <w:rFonts w:asciiTheme="minorHAnsi" w:eastAsiaTheme="minorEastAsia" w:hAnsiTheme="minorHAnsi" w:cstheme="minorBidi"/>
          <w:caps w:val="0"/>
          <w:color w:val="auto"/>
          <w:kern w:val="2"/>
          <w:szCs w:val="24"/>
          <w14:ligatures w14:val="standardContextual"/>
        </w:rPr>
      </w:pPr>
      <w:hyperlink w:anchor="_Toc169371994" w:history="1">
        <w:r w:rsidR="000F4763" w:rsidRPr="00303C29">
          <w:rPr>
            <w:rStyle w:val="Hyperlink"/>
            <w:lang w:val="en-GB"/>
          </w:rPr>
          <w:t>2.2</w:t>
        </w:r>
        <w:r w:rsidR="000F4763">
          <w:rPr>
            <w:rFonts w:asciiTheme="minorHAnsi" w:eastAsiaTheme="minorEastAsia" w:hAnsiTheme="minorHAnsi" w:cstheme="minorBidi"/>
            <w:caps w:val="0"/>
            <w:color w:val="auto"/>
            <w:kern w:val="2"/>
            <w:szCs w:val="24"/>
            <w14:ligatures w14:val="standardContextual"/>
          </w:rPr>
          <w:tab/>
        </w:r>
        <w:r w:rsidR="000F4763" w:rsidRPr="00303C29">
          <w:rPr>
            <w:rStyle w:val="Hyperlink"/>
            <w:lang w:val="en-GB"/>
          </w:rPr>
          <w:t>BUSINESS PROCESS MANAGEMENT E AS técnicas AS-IS/TO-BE</w:t>
        </w:r>
        <w:r w:rsidR="000F4763">
          <w:rPr>
            <w:webHidden/>
          </w:rPr>
          <w:tab/>
        </w:r>
        <w:r w:rsidR="000F4763">
          <w:rPr>
            <w:webHidden/>
          </w:rPr>
          <w:fldChar w:fldCharType="begin"/>
        </w:r>
        <w:r w:rsidR="000F4763">
          <w:rPr>
            <w:webHidden/>
          </w:rPr>
          <w:instrText xml:space="preserve"> PAGEREF _Toc169371994 \h </w:instrText>
        </w:r>
        <w:r w:rsidR="000F4763">
          <w:rPr>
            <w:webHidden/>
          </w:rPr>
        </w:r>
        <w:r w:rsidR="000F4763">
          <w:rPr>
            <w:webHidden/>
          </w:rPr>
          <w:fldChar w:fldCharType="separate"/>
        </w:r>
        <w:r w:rsidR="000F4763">
          <w:rPr>
            <w:webHidden/>
          </w:rPr>
          <w:t>19</w:t>
        </w:r>
        <w:r w:rsidR="000F4763">
          <w:rPr>
            <w:webHidden/>
          </w:rPr>
          <w:fldChar w:fldCharType="end"/>
        </w:r>
      </w:hyperlink>
    </w:p>
    <w:p w14:paraId="63A5B492" w14:textId="104A531E" w:rsidR="000F4763" w:rsidRDefault="005E2AE6">
      <w:pPr>
        <w:pStyle w:val="Sumrio2"/>
        <w:rPr>
          <w:rFonts w:asciiTheme="minorHAnsi" w:eastAsiaTheme="minorEastAsia" w:hAnsiTheme="minorHAnsi" w:cstheme="minorBidi"/>
          <w:caps w:val="0"/>
          <w:color w:val="auto"/>
          <w:kern w:val="2"/>
          <w:szCs w:val="24"/>
          <w14:ligatures w14:val="standardContextual"/>
        </w:rPr>
      </w:pPr>
      <w:hyperlink w:anchor="_Toc169371995" w:history="1">
        <w:r w:rsidR="000F4763" w:rsidRPr="00303C29">
          <w:rPr>
            <w:rStyle w:val="Hyperlink"/>
          </w:rPr>
          <w:t>2.3</w:t>
        </w:r>
        <w:r w:rsidR="000F4763">
          <w:rPr>
            <w:rFonts w:asciiTheme="minorHAnsi" w:eastAsiaTheme="minorEastAsia" w:hAnsiTheme="minorHAnsi" w:cstheme="minorBidi"/>
            <w:caps w:val="0"/>
            <w:color w:val="auto"/>
            <w:kern w:val="2"/>
            <w:szCs w:val="24"/>
            <w14:ligatures w14:val="standardContextual"/>
          </w:rPr>
          <w:tab/>
        </w:r>
        <w:r w:rsidR="000F4763" w:rsidRPr="00303C29">
          <w:rPr>
            <w:rStyle w:val="Hyperlink"/>
          </w:rPr>
          <w:t>Design, interfaces amigáveis e o material design</w:t>
        </w:r>
        <w:r w:rsidR="000F4763">
          <w:rPr>
            <w:webHidden/>
          </w:rPr>
          <w:tab/>
        </w:r>
        <w:r w:rsidR="000F4763">
          <w:rPr>
            <w:webHidden/>
          </w:rPr>
          <w:fldChar w:fldCharType="begin"/>
        </w:r>
        <w:r w:rsidR="000F4763">
          <w:rPr>
            <w:webHidden/>
          </w:rPr>
          <w:instrText xml:space="preserve"> PAGEREF _Toc169371995 \h </w:instrText>
        </w:r>
        <w:r w:rsidR="000F4763">
          <w:rPr>
            <w:webHidden/>
          </w:rPr>
        </w:r>
        <w:r w:rsidR="000F4763">
          <w:rPr>
            <w:webHidden/>
          </w:rPr>
          <w:fldChar w:fldCharType="separate"/>
        </w:r>
        <w:r w:rsidR="000F4763">
          <w:rPr>
            <w:webHidden/>
          </w:rPr>
          <w:t>20</w:t>
        </w:r>
        <w:r w:rsidR="000F4763">
          <w:rPr>
            <w:webHidden/>
          </w:rPr>
          <w:fldChar w:fldCharType="end"/>
        </w:r>
      </w:hyperlink>
    </w:p>
    <w:p w14:paraId="670D1EBA" w14:textId="7592E4DC" w:rsidR="000F4763" w:rsidRDefault="005E2AE6">
      <w:pPr>
        <w:pStyle w:val="Sumrio2"/>
        <w:rPr>
          <w:rFonts w:asciiTheme="minorHAnsi" w:eastAsiaTheme="minorEastAsia" w:hAnsiTheme="minorHAnsi" w:cstheme="minorBidi"/>
          <w:caps w:val="0"/>
          <w:color w:val="auto"/>
          <w:kern w:val="2"/>
          <w:szCs w:val="24"/>
          <w14:ligatures w14:val="standardContextual"/>
        </w:rPr>
      </w:pPr>
      <w:hyperlink w:anchor="_Toc169371996" w:history="1">
        <w:r w:rsidR="000F4763" w:rsidRPr="00303C29">
          <w:rPr>
            <w:rStyle w:val="Hyperlink"/>
          </w:rPr>
          <w:t>2.4</w:t>
        </w:r>
        <w:r w:rsidR="000F4763">
          <w:rPr>
            <w:rFonts w:asciiTheme="minorHAnsi" w:eastAsiaTheme="minorEastAsia" w:hAnsiTheme="minorHAnsi" w:cstheme="minorBidi"/>
            <w:caps w:val="0"/>
            <w:color w:val="auto"/>
            <w:kern w:val="2"/>
            <w:szCs w:val="24"/>
            <w14:ligatures w14:val="standardContextual"/>
          </w:rPr>
          <w:tab/>
        </w:r>
        <w:r w:rsidR="000F4763" w:rsidRPr="00303C29">
          <w:rPr>
            <w:rStyle w:val="Hyperlink"/>
          </w:rPr>
          <w:t>correlatos</w:t>
        </w:r>
        <w:r w:rsidR="000F4763">
          <w:rPr>
            <w:webHidden/>
          </w:rPr>
          <w:tab/>
        </w:r>
        <w:r w:rsidR="000F4763">
          <w:rPr>
            <w:webHidden/>
          </w:rPr>
          <w:fldChar w:fldCharType="begin"/>
        </w:r>
        <w:r w:rsidR="000F4763">
          <w:rPr>
            <w:webHidden/>
          </w:rPr>
          <w:instrText xml:space="preserve"> PAGEREF _Toc169371996 \h </w:instrText>
        </w:r>
        <w:r w:rsidR="000F4763">
          <w:rPr>
            <w:webHidden/>
          </w:rPr>
        </w:r>
        <w:r w:rsidR="000F4763">
          <w:rPr>
            <w:webHidden/>
          </w:rPr>
          <w:fldChar w:fldCharType="separate"/>
        </w:r>
        <w:r w:rsidR="000F4763">
          <w:rPr>
            <w:webHidden/>
          </w:rPr>
          <w:t>21</w:t>
        </w:r>
        <w:r w:rsidR="000F4763">
          <w:rPr>
            <w:webHidden/>
          </w:rPr>
          <w:fldChar w:fldCharType="end"/>
        </w:r>
      </w:hyperlink>
    </w:p>
    <w:p w14:paraId="7D60BB21" w14:textId="222DE6DD" w:rsidR="000F4763" w:rsidRDefault="005E2AE6">
      <w:pPr>
        <w:pStyle w:val="Sumrio1"/>
        <w:rPr>
          <w:rFonts w:asciiTheme="minorHAnsi" w:eastAsiaTheme="minorEastAsia" w:hAnsiTheme="minorHAnsi" w:cstheme="minorBidi"/>
          <w:b w:val="0"/>
          <w:caps w:val="0"/>
          <w:color w:val="auto"/>
          <w:kern w:val="2"/>
          <w:szCs w:val="24"/>
          <w14:ligatures w14:val="standardContextual"/>
        </w:rPr>
      </w:pPr>
      <w:hyperlink w:anchor="_Toc169371997" w:history="1">
        <w:r w:rsidR="000F4763" w:rsidRPr="00303C29">
          <w:rPr>
            <w:rStyle w:val="Hyperlink"/>
          </w:rPr>
          <w:t>3</w:t>
        </w:r>
        <w:r w:rsidR="000F4763">
          <w:rPr>
            <w:rFonts w:asciiTheme="minorHAnsi" w:eastAsiaTheme="minorEastAsia" w:hAnsiTheme="minorHAnsi" w:cstheme="minorBidi"/>
            <w:b w:val="0"/>
            <w:caps w:val="0"/>
            <w:color w:val="auto"/>
            <w:kern w:val="2"/>
            <w:szCs w:val="24"/>
            <w14:ligatures w14:val="standardContextual"/>
          </w:rPr>
          <w:tab/>
        </w:r>
        <w:r w:rsidR="000F4763" w:rsidRPr="00303C29">
          <w:rPr>
            <w:rStyle w:val="Hyperlink"/>
          </w:rPr>
          <w:t>DESENVOLVIMENTO do sistema</w:t>
        </w:r>
        <w:r w:rsidR="000F4763">
          <w:rPr>
            <w:webHidden/>
          </w:rPr>
          <w:tab/>
        </w:r>
        <w:r w:rsidR="000F4763">
          <w:rPr>
            <w:webHidden/>
          </w:rPr>
          <w:fldChar w:fldCharType="begin"/>
        </w:r>
        <w:r w:rsidR="000F4763">
          <w:rPr>
            <w:webHidden/>
          </w:rPr>
          <w:instrText xml:space="preserve"> PAGEREF _Toc169371997 \h </w:instrText>
        </w:r>
        <w:r w:rsidR="000F4763">
          <w:rPr>
            <w:webHidden/>
          </w:rPr>
        </w:r>
        <w:r w:rsidR="000F4763">
          <w:rPr>
            <w:webHidden/>
          </w:rPr>
          <w:fldChar w:fldCharType="separate"/>
        </w:r>
        <w:r w:rsidR="000F4763">
          <w:rPr>
            <w:webHidden/>
          </w:rPr>
          <w:t>24</w:t>
        </w:r>
        <w:r w:rsidR="000F4763">
          <w:rPr>
            <w:webHidden/>
          </w:rPr>
          <w:fldChar w:fldCharType="end"/>
        </w:r>
      </w:hyperlink>
    </w:p>
    <w:p w14:paraId="02F7E0F8" w14:textId="116917F7" w:rsidR="000F4763" w:rsidRDefault="005E2AE6">
      <w:pPr>
        <w:pStyle w:val="Sumrio2"/>
        <w:rPr>
          <w:rFonts w:asciiTheme="minorHAnsi" w:eastAsiaTheme="minorEastAsia" w:hAnsiTheme="minorHAnsi" w:cstheme="minorBidi"/>
          <w:caps w:val="0"/>
          <w:color w:val="auto"/>
          <w:kern w:val="2"/>
          <w:szCs w:val="24"/>
          <w14:ligatures w14:val="standardContextual"/>
        </w:rPr>
      </w:pPr>
      <w:hyperlink w:anchor="_Toc169371998" w:history="1">
        <w:r w:rsidR="000F4763" w:rsidRPr="00303C29">
          <w:rPr>
            <w:rStyle w:val="Hyperlink"/>
          </w:rPr>
          <w:t>3.1</w:t>
        </w:r>
        <w:r w:rsidR="000F4763">
          <w:rPr>
            <w:rFonts w:asciiTheme="minorHAnsi" w:eastAsiaTheme="minorEastAsia" w:hAnsiTheme="minorHAnsi" w:cstheme="minorBidi"/>
            <w:caps w:val="0"/>
            <w:color w:val="auto"/>
            <w:kern w:val="2"/>
            <w:szCs w:val="24"/>
            <w14:ligatures w14:val="standardContextual"/>
          </w:rPr>
          <w:tab/>
        </w:r>
        <w:r w:rsidR="000F4763" w:rsidRPr="00303C29">
          <w:rPr>
            <w:rStyle w:val="Hyperlink"/>
          </w:rPr>
          <w:t>Levantamento de INFORMAÇÕES</w:t>
        </w:r>
        <w:r w:rsidR="000F4763">
          <w:rPr>
            <w:webHidden/>
          </w:rPr>
          <w:tab/>
        </w:r>
        <w:r w:rsidR="000F4763">
          <w:rPr>
            <w:webHidden/>
          </w:rPr>
          <w:fldChar w:fldCharType="begin"/>
        </w:r>
        <w:r w:rsidR="000F4763">
          <w:rPr>
            <w:webHidden/>
          </w:rPr>
          <w:instrText xml:space="preserve"> PAGEREF _Toc169371998 \h </w:instrText>
        </w:r>
        <w:r w:rsidR="000F4763">
          <w:rPr>
            <w:webHidden/>
          </w:rPr>
        </w:r>
        <w:r w:rsidR="000F4763">
          <w:rPr>
            <w:webHidden/>
          </w:rPr>
          <w:fldChar w:fldCharType="separate"/>
        </w:r>
        <w:r w:rsidR="000F4763">
          <w:rPr>
            <w:webHidden/>
          </w:rPr>
          <w:t>24</w:t>
        </w:r>
        <w:r w:rsidR="000F4763">
          <w:rPr>
            <w:webHidden/>
          </w:rPr>
          <w:fldChar w:fldCharType="end"/>
        </w:r>
      </w:hyperlink>
    </w:p>
    <w:p w14:paraId="7A7E46DB" w14:textId="63EB784A" w:rsidR="000F4763" w:rsidRDefault="005E2AE6">
      <w:pPr>
        <w:pStyle w:val="Sumrio3"/>
        <w:rPr>
          <w:rFonts w:asciiTheme="minorHAnsi" w:eastAsiaTheme="minorEastAsia" w:hAnsiTheme="minorHAnsi" w:cstheme="minorBidi"/>
          <w:color w:val="auto"/>
          <w:kern w:val="2"/>
          <w:szCs w:val="24"/>
          <w14:ligatures w14:val="standardContextual"/>
        </w:rPr>
      </w:pPr>
      <w:hyperlink w:anchor="_Toc169371999" w:history="1">
        <w:r w:rsidR="000F4763" w:rsidRPr="00303C29">
          <w:rPr>
            <w:rStyle w:val="Hyperlink"/>
          </w:rPr>
          <w:t>3.1.1</w:t>
        </w:r>
        <w:r w:rsidR="000F4763">
          <w:rPr>
            <w:rFonts w:asciiTheme="minorHAnsi" w:eastAsiaTheme="minorEastAsia" w:hAnsiTheme="minorHAnsi" w:cstheme="minorBidi"/>
            <w:color w:val="auto"/>
            <w:kern w:val="2"/>
            <w:szCs w:val="24"/>
            <w14:ligatures w14:val="standardContextual"/>
          </w:rPr>
          <w:tab/>
        </w:r>
        <w:r w:rsidR="000F4763" w:rsidRPr="00303C29">
          <w:rPr>
            <w:rStyle w:val="Hyperlink"/>
          </w:rPr>
          <w:t>Entrevistas e etapa AS-IS</w:t>
        </w:r>
        <w:r w:rsidR="000F4763">
          <w:rPr>
            <w:webHidden/>
          </w:rPr>
          <w:tab/>
        </w:r>
        <w:r w:rsidR="000F4763">
          <w:rPr>
            <w:webHidden/>
          </w:rPr>
          <w:fldChar w:fldCharType="begin"/>
        </w:r>
        <w:r w:rsidR="000F4763">
          <w:rPr>
            <w:webHidden/>
          </w:rPr>
          <w:instrText xml:space="preserve"> PAGEREF _Toc169371999 \h </w:instrText>
        </w:r>
        <w:r w:rsidR="000F4763">
          <w:rPr>
            <w:webHidden/>
          </w:rPr>
        </w:r>
        <w:r w:rsidR="000F4763">
          <w:rPr>
            <w:webHidden/>
          </w:rPr>
          <w:fldChar w:fldCharType="separate"/>
        </w:r>
        <w:r w:rsidR="000F4763">
          <w:rPr>
            <w:webHidden/>
          </w:rPr>
          <w:t>24</w:t>
        </w:r>
        <w:r w:rsidR="000F4763">
          <w:rPr>
            <w:webHidden/>
          </w:rPr>
          <w:fldChar w:fldCharType="end"/>
        </w:r>
      </w:hyperlink>
    </w:p>
    <w:p w14:paraId="59714BAD" w14:textId="606D1011" w:rsidR="000F4763" w:rsidRDefault="005E2AE6">
      <w:pPr>
        <w:pStyle w:val="Sumrio3"/>
        <w:rPr>
          <w:rFonts w:asciiTheme="minorHAnsi" w:eastAsiaTheme="minorEastAsia" w:hAnsiTheme="minorHAnsi" w:cstheme="minorBidi"/>
          <w:color w:val="auto"/>
          <w:kern w:val="2"/>
          <w:szCs w:val="24"/>
          <w14:ligatures w14:val="standardContextual"/>
        </w:rPr>
      </w:pPr>
      <w:hyperlink w:anchor="_Toc169372000" w:history="1">
        <w:r w:rsidR="000F4763" w:rsidRPr="00303C29">
          <w:rPr>
            <w:rStyle w:val="Hyperlink"/>
          </w:rPr>
          <w:t>3.1.2</w:t>
        </w:r>
        <w:r w:rsidR="000F4763">
          <w:rPr>
            <w:rFonts w:asciiTheme="minorHAnsi" w:eastAsiaTheme="minorEastAsia" w:hAnsiTheme="minorHAnsi" w:cstheme="minorBidi"/>
            <w:color w:val="auto"/>
            <w:kern w:val="2"/>
            <w:szCs w:val="24"/>
            <w14:ligatures w14:val="standardContextual"/>
          </w:rPr>
          <w:tab/>
        </w:r>
        <w:r w:rsidR="000F4763" w:rsidRPr="00303C29">
          <w:rPr>
            <w:rStyle w:val="Hyperlink"/>
          </w:rPr>
          <w:t>Personas</w:t>
        </w:r>
        <w:r w:rsidR="000F4763">
          <w:rPr>
            <w:webHidden/>
          </w:rPr>
          <w:tab/>
        </w:r>
        <w:r w:rsidR="000F4763">
          <w:rPr>
            <w:webHidden/>
          </w:rPr>
          <w:fldChar w:fldCharType="begin"/>
        </w:r>
        <w:r w:rsidR="000F4763">
          <w:rPr>
            <w:webHidden/>
          </w:rPr>
          <w:instrText xml:space="preserve"> PAGEREF _Toc169372000 \h </w:instrText>
        </w:r>
        <w:r w:rsidR="000F4763">
          <w:rPr>
            <w:webHidden/>
          </w:rPr>
        </w:r>
        <w:r w:rsidR="000F4763">
          <w:rPr>
            <w:webHidden/>
          </w:rPr>
          <w:fldChar w:fldCharType="separate"/>
        </w:r>
        <w:r w:rsidR="000F4763">
          <w:rPr>
            <w:webHidden/>
          </w:rPr>
          <w:t>25</w:t>
        </w:r>
        <w:r w:rsidR="000F4763">
          <w:rPr>
            <w:webHidden/>
          </w:rPr>
          <w:fldChar w:fldCharType="end"/>
        </w:r>
      </w:hyperlink>
    </w:p>
    <w:p w14:paraId="6A711006" w14:textId="74B9B5A7" w:rsidR="000F4763" w:rsidRDefault="005E2AE6">
      <w:pPr>
        <w:pStyle w:val="Sumrio2"/>
        <w:rPr>
          <w:rFonts w:asciiTheme="minorHAnsi" w:eastAsiaTheme="minorEastAsia" w:hAnsiTheme="minorHAnsi" w:cstheme="minorBidi"/>
          <w:caps w:val="0"/>
          <w:color w:val="auto"/>
          <w:kern w:val="2"/>
          <w:szCs w:val="24"/>
          <w14:ligatures w14:val="standardContextual"/>
        </w:rPr>
      </w:pPr>
      <w:hyperlink w:anchor="_Toc169372001" w:history="1">
        <w:r w:rsidR="000F4763" w:rsidRPr="00303C29">
          <w:rPr>
            <w:rStyle w:val="Hyperlink"/>
          </w:rPr>
          <w:t>3.2</w:t>
        </w:r>
        <w:r w:rsidR="000F4763">
          <w:rPr>
            <w:rFonts w:asciiTheme="minorHAnsi" w:eastAsiaTheme="minorEastAsia" w:hAnsiTheme="minorHAnsi" w:cstheme="minorBidi"/>
            <w:caps w:val="0"/>
            <w:color w:val="auto"/>
            <w:kern w:val="2"/>
            <w:szCs w:val="24"/>
            <w14:ligatures w14:val="standardContextual"/>
          </w:rPr>
          <w:tab/>
        </w:r>
        <w:r w:rsidR="000F4763" w:rsidRPr="00303C29">
          <w:rPr>
            <w:rStyle w:val="Hyperlink"/>
          </w:rPr>
          <w:t>ESPECIFICAÇÃO</w:t>
        </w:r>
        <w:r w:rsidR="000F4763">
          <w:rPr>
            <w:webHidden/>
          </w:rPr>
          <w:tab/>
        </w:r>
        <w:r w:rsidR="000F4763">
          <w:rPr>
            <w:webHidden/>
          </w:rPr>
          <w:fldChar w:fldCharType="begin"/>
        </w:r>
        <w:r w:rsidR="000F4763">
          <w:rPr>
            <w:webHidden/>
          </w:rPr>
          <w:instrText xml:space="preserve"> PAGEREF _Toc169372001 \h </w:instrText>
        </w:r>
        <w:r w:rsidR="000F4763">
          <w:rPr>
            <w:webHidden/>
          </w:rPr>
        </w:r>
        <w:r w:rsidR="000F4763">
          <w:rPr>
            <w:webHidden/>
          </w:rPr>
          <w:fldChar w:fldCharType="separate"/>
        </w:r>
        <w:r w:rsidR="000F4763">
          <w:rPr>
            <w:webHidden/>
          </w:rPr>
          <w:t>26</w:t>
        </w:r>
        <w:r w:rsidR="000F4763">
          <w:rPr>
            <w:webHidden/>
          </w:rPr>
          <w:fldChar w:fldCharType="end"/>
        </w:r>
      </w:hyperlink>
    </w:p>
    <w:p w14:paraId="0E80B0C4" w14:textId="2DEBDAFC" w:rsidR="000F4763" w:rsidRDefault="005E2AE6">
      <w:pPr>
        <w:pStyle w:val="Sumrio3"/>
        <w:rPr>
          <w:rFonts w:asciiTheme="minorHAnsi" w:eastAsiaTheme="minorEastAsia" w:hAnsiTheme="minorHAnsi" w:cstheme="minorBidi"/>
          <w:color w:val="auto"/>
          <w:kern w:val="2"/>
          <w:szCs w:val="24"/>
          <w14:ligatures w14:val="standardContextual"/>
        </w:rPr>
      </w:pPr>
      <w:hyperlink w:anchor="_Toc169372002" w:history="1">
        <w:r w:rsidR="000F4763" w:rsidRPr="00303C29">
          <w:rPr>
            <w:rStyle w:val="Hyperlink"/>
          </w:rPr>
          <w:t>3.2.1</w:t>
        </w:r>
        <w:r w:rsidR="000F4763">
          <w:rPr>
            <w:rFonts w:asciiTheme="minorHAnsi" w:eastAsiaTheme="minorEastAsia" w:hAnsiTheme="minorHAnsi" w:cstheme="minorBidi"/>
            <w:color w:val="auto"/>
            <w:kern w:val="2"/>
            <w:szCs w:val="24"/>
            <w14:ligatures w14:val="standardContextual"/>
          </w:rPr>
          <w:tab/>
        </w:r>
        <w:r w:rsidR="000F4763" w:rsidRPr="00303C29">
          <w:rPr>
            <w:rStyle w:val="Hyperlink"/>
          </w:rPr>
          <w:t>Requisitos</w:t>
        </w:r>
        <w:r w:rsidR="000F4763">
          <w:rPr>
            <w:webHidden/>
          </w:rPr>
          <w:tab/>
        </w:r>
        <w:r w:rsidR="000F4763">
          <w:rPr>
            <w:webHidden/>
          </w:rPr>
          <w:fldChar w:fldCharType="begin"/>
        </w:r>
        <w:r w:rsidR="000F4763">
          <w:rPr>
            <w:webHidden/>
          </w:rPr>
          <w:instrText xml:space="preserve"> PAGEREF _Toc169372002 \h </w:instrText>
        </w:r>
        <w:r w:rsidR="000F4763">
          <w:rPr>
            <w:webHidden/>
          </w:rPr>
        </w:r>
        <w:r w:rsidR="000F4763">
          <w:rPr>
            <w:webHidden/>
          </w:rPr>
          <w:fldChar w:fldCharType="separate"/>
        </w:r>
        <w:r w:rsidR="000F4763">
          <w:rPr>
            <w:webHidden/>
          </w:rPr>
          <w:t>26</w:t>
        </w:r>
        <w:r w:rsidR="000F4763">
          <w:rPr>
            <w:webHidden/>
          </w:rPr>
          <w:fldChar w:fldCharType="end"/>
        </w:r>
      </w:hyperlink>
    </w:p>
    <w:p w14:paraId="7A0A08F8" w14:textId="04217D58" w:rsidR="000F4763" w:rsidRDefault="005E2AE6">
      <w:pPr>
        <w:pStyle w:val="Sumrio3"/>
        <w:rPr>
          <w:rFonts w:asciiTheme="minorHAnsi" w:eastAsiaTheme="minorEastAsia" w:hAnsiTheme="minorHAnsi" w:cstheme="minorBidi"/>
          <w:color w:val="auto"/>
          <w:kern w:val="2"/>
          <w:szCs w:val="24"/>
          <w14:ligatures w14:val="standardContextual"/>
        </w:rPr>
      </w:pPr>
      <w:hyperlink w:anchor="_Toc169372003" w:history="1">
        <w:r w:rsidR="000F4763" w:rsidRPr="00303C29">
          <w:rPr>
            <w:rStyle w:val="Hyperlink"/>
          </w:rPr>
          <w:t>3.2.2</w:t>
        </w:r>
        <w:r w:rsidR="000F4763">
          <w:rPr>
            <w:rFonts w:asciiTheme="minorHAnsi" w:eastAsiaTheme="minorEastAsia" w:hAnsiTheme="minorHAnsi" w:cstheme="minorBidi"/>
            <w:color w:val="auto"/>
            <w:kern w:val="2"/>
            <w:szCs w:val="24"/>
            <w14:ligatures w14:val="standardContextual"/>
          </w:rPr>
          <w:tab/>
        </w:r>
        <w:r w:rsidR="000F4763" w:rsidRPr="00303C29">
          <w:rPr>
            <w:rStyle w:val="Hyperlink"/>
          </w:rPr>
          <w:t>Diagrama de Caso de Uso</w:t>
        </w:r>
        <w:r w:rsidR="000F4763">
          <w:rPr>
            <w:webHidden/>
          </w:rPr>
          <w:tab/>
        </w:r>
        <w:r w:rsidR="000F4763">
          <w:rPr>
            <w:webHidden/>
          </w:rPr>
          <w:fldChar w:fldCharType="begin"/>
        </w:r>
        <w:r w:rsidR="000F4763">
          <w:rPr>
            <w:webHidden/>
          </w:rPr>
          <w:instrText xml:space="preserve"> PAGEREF _Toc169372003 \h </w:instrText>
        </w:r>
        <w:r w:rsidR="000F4763">
          <w:rPr>
            <w:webHidden/>
          </w:rPr>
        </w:r>
        <w:r w:rsidR="000F4763">
          <w:rPr>
            <w:webHidden/>
          </w:rPr>
          <w:fldChar w:fldCharType="separate"/>
        </w:r>
        <w:r w:rsidR="000F4763">
          <w:rPr>
            <w:webHidden/>
          </w:rPr>
          <w:t>28</w:t>
        </w:r>
        <w:r w:rsidR="000F4763">
          <w:rPr>
            <w:webHidden/>
          </w:rPr>
          <w:fldChar w:fldCharType="end"/>
        </w:r>
      </w:hyperlink>
    </w:p>
    <w:p w14:paraId="6E071404" w14:textId="2C06D718" w:rsidR="000F4763" w:rsidRDefault="005E2AE6">
      <w:pPr>
        <w:pStyle w:val="Sumrio3"/>
        <w:rPr>
          <w:rFonts w:asciiTheme="minorHAnsi" w:eastAsiaTheme="minorEastAsia" w:hAnsiTheme="minorHAnsi" w:cstheme="minorBidi"/>
          <w:color w:val="auto"/>
          <w:kern w:val="2"/>
          <w:szCs w:val="24"/>
          <w14:ligatures w14:val="standardContextual"/>
        </w:rPr>
      </w:pPr>
      <w:hyperlink w:anchor="_Toc169372004" w:history="1">
        <w:r w:rsidR="000F4763" w:rsidRPr="00303C29">
          <w:rPr>
            <w:rStyle w:val="Hyperlink"/>
          </w:rPr>
          <w:t>3.2.3</w:t>
        </w:r>
        <w:r w:rsidR="000F4763">
          <w:rPr>
            <w:rFonts w:asciiTheme="minorHAnsi" w:eastAsiaTheme="minorEastAsia" w:hAnsiTheme="minorHAnsi" w:cstheme="minorBidi"/>
            <w:color w:val="auto"/>
            <w:kern w:val="2"/>
            <w:szCs w:val="24"/>
            <w14:ligatures w14:val="standardContextual"/>
          </w:rPr>
          <w:tab/>
        </w:r>
        <w:r w:rsidR="000F4763" w:rsidRPr="00303C29">
          <w:rPr>
            <w:rStyle w:val="Hyperlink"/>
          </w:rPr>
          <w:t>Matriz de rastreabilidade dos RFs e sua relação com os Casos de Uso</w:t>
        </w:r>
        <w:r w:rsidR="000F4763">
          <w:rPr>
            <w:webHidden/>
          </w:rPr>
          <w:tab/>
        </w:r>
        <w:r w:rsidR="000F4763">
          <w:rPr>
            <w:webHidden/>
          </w:rPr>
          <w:fldChar w:fldCharType="begin"/>
        </w:r>
        <w:r w:rsidR="000F4763">
          <w:rPr>
            <w:webHidden/>
          </w:rPr>
          <w:instrText xml:space="preserve"> PAGEREF _Toc169372004 \h </w:instrText>
        </w:r>
        <w:r w:rsidR="000F4763">
          <w:rPr>
            <w:webHidden/>
          </w:rPr>
        </w:r>
        <w:r w:rsidR="000F4763">
          <w:rPr>
            <w:webHidden/>
          </w:rPr>
          <w:fldChar w:fldCharType="separate"/>
        </w:r>
        <w:r w:rsidR="000F4763">
          <w:rPr>
            <w:webHidden/>
          </w:rPr>
          <w:t>29</w:t>
        </w:r>
        <w:r w:rsidR="000F4763">
          <w:rPr>
            <w:webHidden/>
          </w:rPr>
          <w:fldChar w:fldCharType="end"/>
        </w:r>
      </w:hyperlink>
    </w:p>
    <w:p w14:paraId="2097DC75" w14:textId="4BC21D9D" w:rsidR="000F4763" w:rsidRDefault="005E2AE6">
      <w:pPr>
        <w:pStyle w:val="Sumrio3"/>
        <w:rPr>
          <w:rFonts w:asciiTheme="minorHAnsi" w:eastAsiaTheme="minorEastAsia" w:hAnsiTheme="minorHAnsi" w:cstheme="minorBidi"/>
          <w:color w:val="auto"/>
          <w:kern w:val="2"/>
          <w:szCs w:val="24"/>
          <w14:ligatures w14:val="standardContextual"/>
        </w:rPr>
      </w:pPr>
      <w:hyperlink w:anchor="_Toc169372005" w:history="1">
        <w:r w:rsidR="000F4763" w:rsidRPr="00303C29">
          <w:rPr>
            <w:rStyle w:val="Hyperlink"/>
          </w:rPr>
          <w:t>3.2.4</w:t>
        </w:r>
        <w:r w:rsidR="000F4763">
          <w:rPr>
            <w:rFonts w:asciiTheme="minorHAnsi" w:eastAsiaTheme="minorEastAsia" w:hAnsiTheme="minorHAnsi" w:cstheme="minorBidi"/>
            <w:color w:val="auto"/>
            <w:kern w:val="2"/>
            <w:szCs w:val="24"/>
            <w14:ligatures w14:val="standardContextual"/>
          </w:rPr>
          <w:tab/>
        </w:r>
        <w:r w:rsidR="000F4763" w:rsidRPr="00303C29">
          <w:rPr>
            <w:rStyle w:val="Hyperlink"/>
          </w:rPr>
          <w:t>Diagrama de Classes</w:t>
        </w:r>
        <w:r w:rsidR="000F4763">
          <w:rPr>
            <w:webHidden/>
          </w:rPr>
          <w:tab/>
        </w:r>
        <w:r w:rsidR="000F4763">
          <w:rPr>
            <w:webHidden/>
          </w:rPr>
          <w:fldChar w:fldCharType="begin"/>
        </w:r>
        <w:r w:rsidR="000F4763">
          <w:rPr>
            <w:webHidden/>
          </w:rPr>
          <w:instrText xml:space="preserve"> PAGEREF _Toc169372005 \h </w:instrText>
        </w:r>
        <w:r w:rsidR="000F4763">
          <w:rPr>
            <w:webHidden/>
          </w:rPr>
        </w:r>
        <w:r w:rsidR="000F4763">
          <w:rPr>
            <w:webHidden/>
          </w:rPr>
          <w:fldChar w:fldCharType="separate"/>
        </w:r>
        <w:r w:rsidR="000F4763">
          <w:rPr>
            <w:webHidden/>
          </w:rPr>
          <w:t>30</w:t>
        </w:r>
        <w:r w:rsidR="000F4763">
          <w:rPr>
            <w:webHidden/>
          </w:rPr>
          <w:fldChar w:fldCharType="end"/>
        </w:r>
      </w:hyperlink>
    </w:p>
    <w:p w14:paraId="7CF149D8" w14:textId="7CBA3B21" w:rsidR="000F4763" w:rsidRDefault="005E2AE6">
      <w:pPr>
        <w:pStyle w:val="Sumrio3"/>
        <w:rPr>
          <w:rFonts w:asciiTheme="minorHAnsi" w:eastAsiaTheme="minorEastAsia" w:hAnsiTheme="minorHAnsi" w:cstheme="minorBidi"/>
          <w:color w:val="auto"/>
          <w:kern w:val="2"/>
          <w:szCs w:val="24"/>
          <w14:ligatures w14:val="standardContextual"/>
        </w:rPr>
      </w:pPr>
      <w:hyperlink w:anchor="_Toc169372006" w:history="1">
        <w:r w:rsidR="000F4763" w:rsidRPr="00303C29">
          <w:rPr>
            <w:rStyle w:val="Hyperlink"/>
          </w:rPr>
          <w:t>3.2.5</w:t>
        </w:r>
        <w:r w:rsidR="000F4763">
          <w:rPr>
            <w:rFonts w:asciiTheme="minorHAnsi" w:eastAsiaTheme="minorEastAsia" w:hAnsiTheme="minorHAnsi" w:cstheme="minorBidi"/>
            <w:color w:val="auto"/>
            <w:kern w:val="2"/>
            <w:szCs w:val="24"/>
            <w14:ligatures w14:val="standardContextual"/>
          </w:rPr>
          <w:tab/>
        </w:r>
        <w:r w:rsidR="000F4763" w:rsidRPr="00303C29">
          <w:rPr>
            <w:rStyle w:val="Hyperlink"/>
          </w:rPr>
          <w:t>Visualização de Documentos NoSQL</w:t>
        </w:r>
        <w:r w:rsidR="000F4763">
          <w:rPr>
            <w:webHidden/>
          </w:rPr>
          <w:tab/>
        </w:r>
        <w:r w:rsidR="000F4763">
          <w:rPr>
            <w:webHidden/>
          </w:rPr>
          <w:fldChar w:fldCharType="begin"/>
        </w:r>
        <w:r w:rsidR="000F4763">
          <w:rPr>
            <w:webHidden/>
          </w:rPr>
          <w:instrText xml:space="preserve"> PAGEREF _Toc169372006 \h </w:instrText>
        </w:r>
        <w:r w:rsidR="000F4763">
          <w:rPr>
            <w:webHidden/>
          </w:rPr>
        </w:r>
        <w:r w:rsidR="000F4763">
          <w:rPr>
            <w:webHidden/>
          </w:rPr>
          <w:fldChar w:fldCharType="separate"/>
        </w:r>
        <w:r w:rsidR="000F4763">
          <w:rPr>
            <w:webHidden/>
          </w:rPr>
          <w:t>33</w:t>
        </w:r>
        <w:r w:rsidR="000F4763">
          <w:rPr>
            <w:webHidden/>
          </w:rPr>
          <w:fldChar w:fldCharType="end"/>
        </w:r>
      </w:hyperlink>
    </w:p>
    <w:p w14:paraId="4FAADF66" w14:textId="2EAF6E9C" w:rsidR="000F4763" w:rsidRDefault="005E2AE6">
      <w:pPr>
        <w:pStyle w:val="Sumrio2"/>
        <w:rPr>
          <w:rFonts w:asciiTheme="minorHAnsi" w:eastAsiaTheme="minorEastAsia" w:hAnsiTheme="minorHAnsi" w:cstheme="minorBidi"/>
          <w:caps w:val="0"/>
          <w:color w:val="auto"/>
          <w:kern w:val="2"/>
          <w:szCs w:val="24"/>
          <w14:ligatures w14:val="standardContextual"/>
        </w:rPr>
      </w:pPr>
      <w:hyperlink w:anchor="_Toc169372007" w:history="1">
        <w:r w:rsidR="000F4763" w:rsidRPr="00303C29">
          <w:rPr>
            <w:rStyle w:val="Hyperlink"/>
          </w:rPr>
          <w:t>3.3</w:t>
        </w:r>
        <w:r w:rsidR="000F4763">
          <w:rPr>
            <w:rFonts w:asciiTheme="minorHAnsi" w:eastAsiaTheme="minorEastAsia" w:hAnsiTheme="minorHAnsi" w:cstheme="minorBidi"/>
            <w:caps w:val="0"/>
            <w:color w:val="auto"/>
            <w:kern w:val="2"/>
            <w:szCs w:val="24"/>
            <w14:ligatures w14:val="standardContextual"/>
          </w:rPr>
          <w:tab/>
        </w:r>
        <w:r w:rsidR="000F4763" w:rsidRPr="00303C29">
          <w:rPr>
            <w:rStyle w:val="Hyperlink"/>
          </w:rPr>
          <w:t>IMPLEMENTAÇÃO</w:t>
        </w:r>
        <w:r w:rsidR="000F4763">
          <w:rPr>
            <w:webHidden/>
          </w:rPr>
          <w:tab/>
        </w:r>
        <w:r w:rsidR="000F4763">
          <w:rPr>
            <w:webHidden/>
          </w:rPr>
          <w:fldChar w:fldCharType="begin"/>
        </w:r>
        <w:r w:rsidR="000F4763">
          <w:rPr>
            <w:webHidden/>
          </w:rPr>
          <w:instrText xml:space="preserve"> PAGEREF _Toc169372007 \h </w:instrText>
        </w:r>
        <w:r w:rsidR="000F4763">
          <w:rPr>
            <w:webHidden/>
          </w:rPr>
        </w:r>
        <w:r w:rsidR="000F4763">
          <w:rPr>
            <w:webHidden/>
          </w:rPr>
          <w:fldChar w:fldCharType="separate"/>
        </w:r>
        <w:r w:rsidR="000F4763">
          <w:rPr>
            <w:webHidden/>
          </w:rPr>
          <w:t>35</w:t>
        </w:r>
        <w:r w:rsidR="000F4763">
          <w:rPr>
            <w:webHidden/>
          </w:rPr>
          <w:fldChar w:fldCharType="end"/>
        </w:r>
      </w:hyperlink>
    </w:p>
    <w:p w14:paraId="694936AD" w14:textId="2D1E0002" w:rsidR="000F4763" w:rsidRDefault="005E2AE6">
      <w:pPr>
        <w:pStyle w:val="Sumrio3"/>
        <w:rPr>
          <w:rFonts w:asciiTheme="minorHAnsi" w:eastAsiaTheme="minorEastAsia" w:hAnsiTheme="minorHAnsi" w:cstheme="minorBidi"/>
          <w:color w:val="auto"/>
          <w:kern w:val="2"/>
          <w:szCs w:val="24"/>
          <w14:ligatures w14:val="standardContextual"/>
        </w:rPr>
      </w:pPr>
      <w:hyperlink w:anchor="_Toc169372008" w:history="1">
        <w:r w:rsidR="000F4763" w:rsidRPr="00303C29">
          <w:rPr>
            <w:rStyle w:val="Hyperlink"/>
          </w:rPr>
          <w:t>3.3.1</w:t>
        </w:r>
        <w:r w:rsidR="000F4763">
          <w:rPr>
            <w:rFonts w:asciiTheme="minorHAnsi" w:eastAsiaTheme="minorEastAsia" w:hAnsiTheme="minorHAnsi" w:cstheme="minorBidi"/>
            <w:color w:val="auto"/>
            <w:kern w:val="2"/>
            <w:szCs w:val="24"/>
            <w14:ligatures w14:val="standardContextual"/>
          </w:rPr>
          <w:tab/>
        </w:r>
        <w:r w:rsidR="000F4763" w:rsidRPr="00303C29">
          <w:rPr>
            <w:rStyle w:val="Hyperlink"/>
          </w:rPr>
          <w:t>Técnicas e ferramentas utilizadas</w:t>
        </w:r>
        <w:r w:rsidR="000F4763">
          <w:rPr>
            <w:webHidden/>
          </w:rPr>
          <w:tab/>
        </w:r>
        <w:r w:rsidR="000F4763">
          <w:rPr>
            <w:webHidden/>
          </w:rPr>
          <w:fldChar w:fldCharType="begin"/>
        </w:r>
        <w:r w:rsidR="000F4763">
          <w:rPr>
            <w:webHidden/>
          </w:rPr>
          <w:instrText xml:space="preserve"> PAGEREF _Toc169372008 \h </w:instrText>
        </w:r>
        <w:r w:rsidR="000F4763">
          <w:rPr>
            <w:webHidden/>
          </w:rPr>
        </w:r>
        <w:r w:rsidR="000F4763">
          <w:rPr>
            <w:webHidden/>
          </w:rPr>
          <w:fldChar w:fldCharType="separate"/>
        </w:r>
        <w:r w:rsidR="000F4763">
          <w:rPr>
            <w:webHidden/>
          </w:rPr>
          <w:t>35</w:t>
        </w:r>
        <w:r w:rsidR="000F4763">
          <w:rPr>
            <w:webHidden/>
          </w:rPr>
          <w:fldChar w:fldCharType="end"/>
        </w:r>
      </w:hyperlink>
    </w:p>
    <w:p w14:paraId="38C376E5" w14:textId="304CC724" w:rsidR="000F4763" w:rsidRDefault="005E2AE6">
      <w:pPr>
        <w:pStyle w:val="Sumrio3"/>
        <w:rPr>
          <w:rFonts w:asciiTheme="minorHAnsi" w:eastAsiaTheme="minorEastAsia" w:hAnsiTheme="minorHAnsi" w:cstheme="minorBidi"/>
          <w:color w:val="auto"/>
          <w:kern w:val="2"/>
          <w:szCs w:val="24"/>
          <w14:ligatures w14:val="standardContextual"/>
        </w:rPr>
      </w:pPr>
      <w:hyperlink w:anchor="_Toc169372009" w:history="1">
        <w:r w:rsidR="000F4763" w:rsidRPr="00303C29">
          <w:rPr>
            <w:rStyle w:val="Hyperlink"/>
          </w:rPr>
          <w:t>3.3.2</w:t>
        </w:r>
        <w:r w:rsidR="000F4763">
          <w:rPr>
            <w:rFonts w:asciiTheme="minorHAnsi" w:eastAsiaTheme="minorEastAsia" w:hAnsiTheme="minorHAnsi" w:cstheme="minorBidi"/>
            <w:color w:val="auto"/>
            <w:kern w:val="2"/>
            <w:szCs w:val="24"/>
            <w14:ligatures w14:val="standardContextual"/>
          </w:rPr>
          <w:tab/>
        </w:r>
        <w:r w:rsidR="000F4763" w:rsidRPr="00303C29">
          <w:rPr>
            <w:rStyle w:val="Hyperlink"/>
          </w:rPr>
          <w:t>Diagrama de implantação</w:t>
        </w:r>
        <w:r w:rsidR="000F4763">
          <w:rPr>
            <w:webHidden/>
          </w:rPr>
          <w:tab/>
        </w:r>
        <w:r w:rsidR="000F4763">
          <w:rPr>
            <w:webHidden/>
          </w:rPr>
          <w:fldChar w:fldCharType="begin"/>
        </w:r>
        <w:r w:rsidR="000F4763">
          <w:rPr>
            <w:webHidden/>
          </w:rPr>
          <w:instrText xml:space="preserve"> PAGEREF _Toc169372009 \h </w:instrText>
        </w:r>
        <w:r w:rsidR="000F4763">
          <w:rPr>
            <w:webHidden/>
          </w:rPr>
        </w:r>
        <w:r w:rsidR="000F4763">
          <w:rPr>
            <w:webHidden/>
          </w:rPr>
          <w:fldChar w:fldCharType="separate"/>
        </w:r>
        <w:r w:rsidR="000F4763">
          <w:rPr>
            <w:webHidden/>
          </w:rPr>
          <w:t>38</w:t>
        </w:r>
        <w:r w:rsidR="000F4763">
          <w:rPr>
            <w:webHidden/>
          </w:rPr>
          <w:fldChar w:fldCharType="end"/>
        </w:r>
      </w:hyperlink>
    </w:p>
    <w:p w14:paraId="3DB5062F" w14:textId="5CF2B4D9" w:rsidR="000F4763" w:rsidRDefault="005E2AE6">
      <w:pPr>
        <w:pStyle w:val="Sumrio3"/>
        <w:rPr>
          <w:rFonts w:asciiTheme="minorHAnsi" w:eastAsiaTheme="minorEastAsia" w:hAnsiTheme="minorHAnsi" w:cstheme="minorBidi"/>
          <w:color w:val="auto"/>
          <w:kern w:val="2"/>
          <w:szCs w:val="24"/>
          <w14:ligatures w14:val="standardContextual"/>
        </w:rPr>
      </w:pPr>
      <w:hyperlink w:anchor="_Toc169372010" w:history="1">
        <w:r w:rsidR="000F4763" w:rsidRPr="00303C29">
          <w:rPr>
            <w:rStyle w:val="Hyperlink"/>
          </w:rPr>
          <w:t>3.3.3</w:t>
        </w:r>
        <w:r w:rsidR="000F4763">
          <w:rPr>
            <w:rFonts w:asciiTheme="minorHAnsi" w:eastAsiaTheme="minorEastAsia" w:hAnsiTheme="minorHAnsi" w:cstheme="minorBidi"/>
            <w:color w:val="auto"/>
            <w:kern w:val="2"/>
            <w:szCs w:val="24"/>
            <w14:ligatures w14:val="standardContextual"/>
          </w:rPr>
          <w:tab/>
        </w:r>
        <w:r w:rsidR="000F4763" w:rsidRPr="00303C29">
          <w:rPr>
            <w:rStyle w:val="Hyperlink"/>
          </w:rPr>
          <w:t>Codificações</w:t>
        </w:r>
        <w:r w:rsidR="000F4763">
          <w:rPr>
            <w:webHidden/>
          </w:rPr>
          <w:tab/>
        </w:r>
        <w:r w:rsidR="000F4763">
          <w:rPr>
            <w:webHidden/>
          </w:rPr>
          <w:fldChar w:fldCharType="begin"/>
        </w:r>
        <w:r w:rsidR="000F4763">
          <w:rPr>
            <w:webHidden/>
          </w:rPr>
          <w:instrText xml:space="preserve"> PAGEREF _Toc169372010 \h </w:instrText>
        </w:r>
        <w:r w:rsidR="000F4763">
          <w:rPr>
            <w:webHidden/>
          </w:rPr>
        </w:r>
        <w:r w:rsidR="000F4763">
          <w:rPr>
            <w:webHidden/>
          </w:rPr>
          <w:fldChar w:fldCharType="separate"/>
        </w:r>
        <w:r w:rsidR="000F4763">
          <w:rPr>
            <w:webHidden/>
          </w:rPr>
          <w:t>39</w:t>
        </w:r>
        <w:r w:rsidR="000F4763">
          <w:rPr>
            <w:webHidden/>
          </w:rPr>
          <w:fldChar w:fldCharType="end"/>
        </w:r>
      </w:hyperlink>
    </w:p>
    <w:p w14:paraId="64BB0E7E" w14:textId="6743B237" w:rsidR="000F4763" w:rsidRDefault="005E2AE6">
      <w:pPr>
        <w:pStyle w:val="Sumrio3"/>
        <w:rPr>
          <w:rFonts w:asciiTheme="minorHAnsi" w:eastAsiaTheme="minorEastAsia" w:hAnsiTheme="minorHAnsi" w:cstheme="minorBidi"/>
          <w:color w:val="auto"/>
          <w:kern w:val="2"/>
          <w:szCs w:val="24"/>
          <w14:ligatures w14:val="standardContextual"/>
        </w:rPr>
      </w:pPr>
      <w:hyperlink w:anchor="_Toc169372011" w:history="1">
        <w:r w:rsidR="000F4763" w:rsidRPr="00303C29">
          <w:rPr>
            <w:rStyle w:val="Hyperlink"/>
          </w:rPr>
          <w:t>3.3.4</w:t>
        </w:r>
        <w:r w:rsidR="000F4763">
          <w:rPr>
            <w:rFonts w:asciiTheme="minorHAnsi" w:eastAsiaTheme="minorEastAsia" w:hAnsiTheme="minorHAnsi" w:cstheme="minorBidi"/>
            <w:color w:val="auto"/>
            <w:kern w:val="2"/>
            <w:szCs w:val="24"/>
            <w14:ligatures w14:val="standardContextual"/>
          </w:rPr>
          <w:tab/>
        </w:r>
        <w:r w:rsidR="000F4763" w:rsidRPr="00303C29">
          <w:rPr>
            <w:rStyle w:val="Hyperlink"/>
          </w:rPr>
          <w:t>Operacionalidade da implementação</w:t>
        </w:r>
        <w:r w:rsidR="000F4763">
          <w:rPr>
            <w:webHidden/>
          </w:rPr>
          <w:tab/>
        </w:r>
        <w:r w:rsidR="000F4763">
          <w:rPr>
            <w:webHidden/>
          </w:rPr>
          <w:fldChar w:fldCharType="begin"/>
        </w:r>
        <w:r w:rsidR="000F4763">
          <w:rPr>
            <w:webHidden/>
          </w:rPr>
          <w:instrText xml:space="preserve"> PAGEREF _Toc169372011 \h </w:instrText>
        </w:r>
        <w:r w:rsidR="000F4763">
          <w:rPr>
            <w:webHidden/>
          </w:rPr>
        </w:r>
        <w:r w:rsidR="000F4763">
          <w:rPr>
            <w:webHidden/>
          </w:rPr>
          <w:fldChar w:fldCharType="separate"/>
        </w:r>
        <w:r w:rsidR="000F4763">
          <w:rPr>
            <w:webHidden/>
          </w:rPr>
          <w:t>45</w:t>
        </w:r>
        <w:r w:rsidR="000F4763">
          <w:rPr>
            <w:webHidden/>
          </w:rPr>
          <w:fldChar w:fldCharType="end"/>
        </w:r>
      </w:hyperlink>
    </w:p>
    <w:p w14:paraId="7727D44F" w14:textId="365B0134" w:rsidR="000F4763" w:rsidRDefault="005E2AE6">
      <w:pPr>
        <w:pStyle w:val="Sumrio2"/>
        <w:rPr>
          <w:rFonts w:asciiTheme="minorHAnsi" w:eastAsiaTheme="minorEastAsia" w:hAnsiTheme="minorHAnsi" w:cstheme="minorBidi"/>
          <w:caps w:val="0"/>
          <w:color w:val="auto"/>
          <w:kern w:val="2"/>
          <w:szCs w:val="24"/>
          <w14:ligatures w14:val="standardContextual"/>
        </w:rPr>
      </w:pPr>
      <w:hyperlink w:anchor="_Toc169372012" w:history="1">
        <w:r w:rsidR="000F4763" w:rsidRPr="00303C29">
          <w:rPr>
            <w:rStyle w:val="Hyperlink"/>
          </w:rPr>
          <w:t>3.4</w:t>
        </w:r>
        <w:r w:rsidR="000F4763">
          <w:rPr>
            <w:rFonts w:asciiTheme="minorHAnsi" w:eastAsiaTheme="minorEastAsia" w:hAnsiTheme="minorHAnsi" w:cstheme="minorBidi"/>
            <w:caps w:val="0"/>
            <w:color w:val="auto"/>
            <w:kern w:val="2"/>
            <w:szCs w:val="24"/>
            <w14:ligatures w14:val="standardContextual"/>
          </w:rPr>
          <w:tab/>
        </w:r>
        <w:r w:rsidR="000F4763" w:rsidRPr="00303C29">
          <w:rPr>
            <w:rStyle w:val="Hyperlink"/>
          </w:rPr>
          <w:t>RESULTADOS E DISCUSSÕES</w:t>
        </w:r>
        <w:r w:rsidR="000F4763">
          <w:rPr>
            <w:webHidden/>
          </w:rPr>
          <w:tab/>
        </w:r>
        <w:r w:rsidR="000F4763">
          <w:rPr>
            <w:webHidden/>
          </w:rPr>
          <w:fldChar w:fldCharType="begin"/>
        </w:r>
        <w:r w:rsidR="000F4763">
          <w:rPr>
            <w:webHidden/>
          </w:rPr>
          <w:instrText xml:space="preserve"> PAGEREF _Toc169372012 \h </w:instrText>
        </w:r>
        <w:r w:rsidR="000F4763">
          <w:rPr>
            <w:webHidden/>
          </w:rPr>
        </w:r>
        <w:r w:rsidR="000F4763">
          <w:rPr>
            <w:webHidden/>
          </w:rPr>
          <w:fldChar w:fldCharType="separate"/>
        </w:r>
        <w:r w:rsidR="000F4763">
          <w:rPr>
            <w:webHidden/>
          </w:rPr>
          <w:t>50</w:t>
        </w:r>
        <w:r w:rsidR="000F4763">
          <w:rPr>
            <w:webHidden/>
          </w:rPr>
          <w:fldChar w:fldCharType="end"/>
        </w:r>
      </w:hyperlink>
    </w:p>
    <w:p w14:paraId="4E08C10D" w14:textId="3349E2BC" w:rsidR="000F4763" w:rsidRDefault="005E2AE6">
      <w:pPr>
        <w:pStyle w:val="Sumrio3"/>
        <w:rPr>
          <w:rFonts w:asciiTheme="minorHAnsi" w:eastAsiaTheme="minorEastAsia" w:hAnsiTheme="minorHAnsi" w:cstheme="minorBidi"/>
          <w:color w:val="auto"/>
          <w:kern w:val="2"/>
          <w:szCs w:val="24"/>
          <w14:ligatures w14:val="standardContextual"/>
        </w:rPr>
      </w:pPr>
      <w:hyperlink w:anchor="_Toc169372013" w:history="1">
        <w:r w:rsidR="000F4763" w:rsidRPr="00303C29">
          <w:rPr>
            <w:rStyle w:val="Hyperlink"/>
          </w:rPr>
          <w:t>3.4.1</w:t>
        </w:r>
        <w:r w:rsidR="000F4763">
          <w:rPr>
            <w:rFonts w:asciiTheme="minorHAnsi" w:eastAsiaTheme="minorEastAsia" w:hAnsiTheme="minorHAnsi" w:cstheme="minorBidi"/>
            <w:color w:val="auto"/>
            <w:kern w:val="2"/>
            <w:szCs w:val="24"/>
            <w14:ligatures w14:val="standardContextual"/>
          </w:rPr>
          <w:tab/>
        </w:r>
        <w:r w:rsidR="000F4763" w:rsidRPr="00303C29">
          <w:rPr>
            <w:rStyle w:val="Hyperlink"/>
          </w:rPr>
          <w:t>Descrição do Processo Melhorado – TO BE</w:t>
        </w:r>
        <w:r w:rsidR="000F4763">
          <w:rPr>
            <w:webHidden/>
          </w:rPr>
          <w:tab/>
        </w:r>
        <w:r w:rsidR="000F4763">
          <w:rPr>
            <w:webHidden/>
          </w:rPr>
          <w:fldChar w:fldCharType="begin"/>
        </w:r>
        <w:r w:rsidR="000F4763">
          <w:rPr>
            <w:webHidden/>
          </w:rPr>
          <w:instrText xml:space="preserve"> PAGEREF _Toc169372013 \h </w:instrText>
        </w:r>
        <w:r w:rsidR="000F4763">
          <w:rPr>
            <w:webHidden/>
          </w:rPr>
        </w:r>
        <w:r w:rsidR="000F4763">
          <w:rPr>
            <w:webHidden/>
          </w:rPr>
          <w:fldChar w:fldCharType="separate"/>
        </w:r>
        <w:r w:rsidR="000F4763">
          <w:rPr>
            <w:webHidden/>
          </w:rPr>
          <w:t>50</w:t>
        </w:r>
        <w:r w:rsidR="000F4763">
          <w:rPr>
            <w:webHidden/>
          </w:rPr>
          <w:fldChar w:fldCharType="end"/>
        </w:r>
      </w:hyperlink>
    </w:p>
    <w:p w14:paraId="40E2EE5B" w14:textId="00005175" w:rsidR="000F4763" w:rsidRDefault="005E2AE6">
      <w:pPr>
        <w:pStyle w:val="Sumrio3"/>
        <w:rPr>
          <w:rFonts w:asciiTheme="minorHAnsi" w:eastAsiaTheme="minorEastAsia" w:hAnsiTheme="minorHAnsi" w:cstheme="minorBidi"/>
          <w:color w:val="auto"/>
          <w:kern w:val="2"/>
          <w:szCs w:val="24"/>
          <w14:ligatures w14:val="standardContextual"/>
        </w:rPr>
      </w:pPr>
      <w:hyperlink w:anchor="_Toc169372014" w:history="1">
        <w:r w:rsidR="000F4763" w:rsidRPr="00303C29">
          <w:rPr>
            <w:rStyle w:val="Hyperlink"/>
          </w:rPr>
          <w:t>3.4.2</w:t>
        </w:r>
        <w:r w:rsidR="000F4763">
          <w:rPr>
            <w:rFonts w:asciiTheme="minorHAnsi" w:eastAsiaTheme="minorEastAsia" w:hAnsiTheme="minorHAnsi" w:cstheme="minorBidi"/>
            <w:color w:val="auto"/>
            <w:kern w:val="2"/>
            <w:szCs w:val="24"/>
            <w14:ligatures w14:val="standardContextual"/>
          </w:rPr>
          <w:tab/>
        </w:r>
        <w:r w:rsidR="000F4763" w:rsidRPr="00303C29">
          <w:rPr>
            <w:rStyle w:val="Hyperlink"/>
          </w:rPr>
          <w:t>Avaliação de usabilidade pelo método RURUCAg</w:t>
        </w:r>
        <w:r w:rsidR="000F4763">
          <w:rPr>
            <w:webHidden/>
          </w:rPr>
          <w:tab/>
        </w:r>
        <w:r w:rsidR="000F4763">
          <w:rPr>
            <w:webHidden/>
          </w:rPr>
          <w:fldChar w:fldCharType="begin"/>
        </w:r>
        <w:r w:rsidR="000F4763">
          <w:rPr>
            <w:webHidden/>
          </w:rPr>
          <w:instrText xml:space="preserve"> PAGEREF _Toc169372014 \h </w:instrText>
        </w:r>
        <w:r w:rsidR="000F4763">
          <w:rPr>
            <w:webHidden/>
          </w:rPr>
        </w:r>
        <w:r w:rsidR="000F4763">
          <w:rPr>
            <w:webHidden/>
          </w:rPr>
          <w:fldChar w:fldCharType="separate"/>
        </w:r>
        <w:r w:rsidR="000F4763">
          <w:rPr>
            <w:webHidden/>
          </w:rPr>
          <w:t>51</w:t>
        </w:r>
        <w:r w:rsidR="000F4763">
          <w:rPr>
            <w:webHidden/>
          </w:rPr>
          <w:fldChar w:fldCharType="end"/>
        </w:r>
      </w:hyperlink>
    </w:p>
    <w:p w14:paraId="5CDF02B5" w14:textId="76D04C3C" w:rsidR="000F4763" w:rsidRDefault="005E2AE6">
      <w:pPr>
        <w:pStyle w:val="Sumrio3"/>
        <w:rPr>
          <w:rFonts w:asciiTheme="minorHAnsi" w:eastAsiaTheme="minorEastAsia" w:hAnsiTheme="minorHAnsi" w:cstheme="minorBidi"/>
          <w:color w:val="auto"/>
          <w:kern w:val="2"/>
          <w:szCs w:val="24"/>
          <w14:ligatures w14:val="standardContextual"/>
        </w:rPr>
      </w:pPr>
      <w:hyperlink w:anchor="_Toc169372015" w:history="1">
        <w:r w:rsidR="000F4763" w:rsidRPr="00303C29">
          <w:rPr>
            <w:rStyle w:val="Hyperlink"/>
          </w:rPr>
          <w:t>3.4.3</w:t>
        </w:r>
        <w:r w:rsidR="000F4763">
          <w:rPr>
            <w:rFonts w:asciiTheme="minorHAnsi" w:eastAsiaTheme="minorEastAsia" w:hAnsiTheme="minorHAnsi" w:cstheme="minorBidi"/>
            <w:color w:val="auto"/>
            <w:kern w:val="2"/>
            <w:szCs w:val="24"/>
            <w14:ligatures w14:val="standardContextual"/>
          </w:rPr>
          <w:tab/>
        </w:r>
        <w:r w:rsidR="000F4763" w:rsidRPr="00303C29">
          <w:rPr>
            <w:rStyle w:val="Hyperlink"/>
          </w:rPr>
          <w:t>Comparação entre os trabalhos correlatos e o trabalho desenvolvido</w:t>
        </w:r>
        <w:r w:rsidR="000F4763">
          <w:rPr>
            <w:webHidden/>
          </w:rPr>
          <w:tab/>
        </w:r>
        <w:r w:rsidR="000F4763">
          <w:rPr>
            <w:webHidden/>
          </w:rPr>
          <w:fldChar w:fldCharType="begin"/>
        </w:r>
        <w:r w:rsidR="000F4763">
          <w:rPr>
            <w:webHidden/>
          </w:rPr>
          <w:instrText xml:space="preserve"> PAGEREF _Toc169372015 \h </w:instrText>
        </w:r>
        <w:r w:rsidR="000F4763">
          <w:rPr>
            <w:webHidden/>
          </w:rPr>
        </w:r>
        <w:r w:rsidR="000F4763">
          <w:rPr>
            <w:webHidden/>
          </w:rPr>
          <w:fldChar w:fldCharType="separate"/>
        </w:r>
        <w:r w:rsidR="000F4763">
          <w:rPr>
            <w:webHidden/>
          </w:rPr>
          <w:t>60</w:t>
        </w:r>
        <w:r w:rsidR="000F4763">
          <w:rPr>
            <w:webHidden/>
          </w:rPr>
          <w:fldChar w:fldCharType="end"/>
        </w:r>
      </w:hyperlink>
    </w:p>
    <w:p w14:paraId="7277B7F0" w14:textId="080A75B5" w:rsidR="000F4763" w:rsidRDefault="005E2AE6">
      <w:pPr>
        <w:pStyle w:val="Sumrio1"/>
        <w:rPr>
          <w:rFonts w:asciiTheme="minorHAnsi" w:eastAsiaTheme="minorEastAsia" w:hAnsiTheme="minorHAnsi" w:cstheme="minorBidi"/>
          <w:b w:val="0"/>
          <w:caps w:val="0"/>
          <w:color w:val="auto"/>
          <w:kern w:val="2"/>
          <w:szCs w:val="24"/>
          <w14:ligatures w14:val="standardContextual"/>
        </w:rPr>
      </w:pPr>
      <w:hyperlink w:anchor="_Toc169372016" w:history="1">
        <w:r w:rsidR="000F4763" w:rsidRPr="00303C29">
          <w:rPr>
            <w:rStyle w:val="Hyperlink"/>
          </w:rPr>
          <w:t>4</w:t>
        </w:r>
        <w:r w:rsidR="000F4763">
          <w:rPr>
            <w:rFonts w:asciiTheme="minorHAnsi" w:eastAsiaTheme="minorEastAsia" w:hAnsiTheme="minorHAnsi" w:cstheme="minorBidi"/>
            <w:b w:val="0"/>
            <w:caps w:val="0"/>
            <w:color w:val="auto"/>
            <w:kern w:val="2"/>
            <w:szCs w:val="24"/>
            <w14:ligatures w14:val="standardContextual"/>
          </w:rPr>
          <w:tab/>
        </w:r>
        <w:r w:rsidR="000F4763" w:rsidRPr="00303C29">
          <w:rPr>
            <w:rStyle w:val="Hyperlink"/>
          </w:rPr>
          <w:t>CONCLUSÕES</w:t>
        </w:r>
        <w:r w:rsidR="000F4763">
          <w:rPr>
            <w:webHidden/>
          </w:rPr>
          <w:tab/>
        </w:r>
        <w:r w:rsidR="000F4763">
          <w:rPr>
            <w:webHidden/>
          </w:rPr>
          <w:fldChar w:fldCharType="begin"/>
        </w:r>
        <w:r w:rsidR="000F4763">
          <w:rPr>
            <w:webHidden/>
          </w:rPr>
          <w:instrText xml:space="preserve"> PAGEREF _Toc169372016 \h </w:instrText>
        </w:r>
        <w:r w:rsidR="000F4763">
          <w:rPr>
            <w:webHidden/>
          </w:rPr>
        </w:r>
        <w:r w:rsidR="000F4763">
          <w:rPr>
            <w:webHidden/>
          </w:rPr>
          <w:fldChar w:fldCharType="separate"/>
        </w:r>
        <w:r w:rsidR="000F4763">
          <w:rPr>
            <w:webHidden/>
          </w:rPr>
          <w:t>61</w:t>
        </w:r>
        <w:r w:rsidR="000F4763">
          <w:rPr>
            <w:webHidden/>
          </w:rPr>
          <w:fldChar w:fldCharType="end"/>
        </w:r>
      </w:hyperlink>
    </w:p>
    <w:p w14:paraId="75D85863" w14:textId="1F79EF13" w:rsidR="000F4763" w:rsidRDefault="005E2AE6">
      <w:pPr>
        <w:pStyle w:val="Sumrio2"/>
        <w:rPr>
          <w:rFonts w:asciiTheme="minorHAnsi" w:eastAsiaTheme="minorEastAsia" w:hAnsiTheme="minorHAnsi" w:cstheme="minorBidi"/>
          <w:caps w:val="0"/>
          <w:color w:val="auto"/>
          <w:kern w:val="2"/>
          <w:szCs w:val="24"/>
          <w14:ligatures w14:val="standardContextual"/>
        </w:rPr>
      </w:pPr>
      <w:hyperlink w:anchor="_Toc169372017" w:history="1">
        <w:r w:rsidR="000F4763" w:rsidRPr="00303C29">
          <w:rPr>
            <w:rStyle w:val="Hyperlink"/>
          </w:rPr>
          <w:t>4.1</w:t>
        </w:r>
        <w:r w:rsidR="000F4763">
          <w:rPr>
            <w:rFonts w:asciiTheme="minorHAnsi" w:eastAsiaTheme="minorEastAsia" w:hAnsiTheme="minorHAnsi" w:cstheme="minorBidi"/>
            <w:caps w:val="0"/>
            <w:color w:val="auto"/>
            <w:kern w:val="2"/>
            <w:szCs w:val="24"/>
            <w14:ligatures w14:val="standardContextual"/>
          </w:rPr>
          <w:tab/>
        </w:r>
        <w:r w:rsidR="000F4763" w:rsidRPr="00303C29">
          <w:rPr>
            <w:rStyle w:val="Hyperlink"/>
          </w:rPr>
          <w:t>EXTENSÕES</w:t>
        </w:r>
        <w:r w:rsidR="000F4763">
          <w:rPr>
            <w:webHidden/>
          </w:rPr>
          <w:tab/>
        </w:r>
        <w:r w:rsidR="000F4763">
          <w:rPr>
            <w:webHidden/>
          </w:rPr>
          <w:fldChar w:fldCharType="begin"/>
        </w:r>
        <w:r w:rsidR="000F4763">
          <w:rPr>
            <w:webHidden/>
          </w:rPr>
          <w:instrText xml:space="preserve"> PAGEREF _Toc169372017 \h </w:instrText>
        </w:r>
        <w:r w:rsidR="000F4763">
          <w:rPr>
            <w:webHidden/>
          </w:rPr>
        </w:r>
        <w:r w:rsidR="000F4763">
          <w:rPr>
            <w:webHidden/>
          </w:rPr>
          <w:fldChar w:fldCharType="separate"/>
        </w:r>
        <w:r w:rsidR="000F4763">
          <w:rPr>
            <w:webHidden/>
          </w:rPr>
          <w:t>63</w:t>
        </w:r>
        <w:r w:rsidR="000F4763">
          <w:rPr>
            <w:webHidden/>
          </w:rPr>
          <w:fldChar w:fldCharType="end"/>
        </w:r>
      </w:hyperlink>
    </w:p>
    <w:p w14:paraId="07C3C4E1" w14:textId="1B572C60" w:rsidR="000F4763" w:rsidRDefault="005E2AE6">
      <w:pPr>
        <w:pStyle w:val="Sumrio1"/>
        <w:rPr>
          <w:rFonts w:asciiTheme="minorHAnsi" w:eastAsiaTheme="minorEastAsia" w:hAnsiTheme="minorHAnsi" w:cstheme="minorBidi"/>
          <w:b w:val="0"/>
          <w:caps w:val="0"/>
          <w:color w:val="auto"/>
          <w:kern w:val="2"/>
          <w:szCs w:val="24"/>
          <w14:ligatures w14:val="standardContextual"/>
        </w:rPr>
      </w:pPr>
      <w:hyperlink w:anchor="_Toc169372018" w:history="1">
        <w:r w:rsidR="000F4763" w:rsidRPr="00303C29">
          <w:rPr>
            <w:rStyle w:val="Hyperlink"/>
          </w:rPr>
          <w:t>Referências</w:t>
        </w:r>
        <w:r w:rsidR="000F4763">
          <w:rPr>
            <w:webHidden/>
          </w:rPr>
          <w:tab/>
        </w:r>
        <w:r w:rsidR="000F4763">
          <w:rPr>
            <w:webHidden/>
          </w:rPr>
          <w:fldChar w:fldCharType="begin"/>
        </w:r>
        <w:r w:rsidR="000F4763">
          <w:rPr>
            <w:webHidden/>
          </w:rPr>
          <w:instrText xml:space="preserve"> PAGEREF _Toc169372018 \h </w:instrText>
        </w:r>
        <w:r w:rsidR="000F4763">
          <w:rPr>
            <w:webHidden/>
          </w:rPr>
        </w:r>
        <w:r w:rsidR="000F4763">
          <w:rPr>
            <w:webHidden/>
          </w:rPr>
          <w:fldChar w:fldCharType="separate"/>
        </w:r>
        <w:r w:rsidR="000F4763">
          <w:rPr>
            <w:webHidden/>
          </w:rPr>
          <w:t>66</w:t>
        </w:r>
        <w:r w:rsidR="000F4763">
          <w:rPr>
            <w:webHidden/>
          </w:rPr>
          <w:fldChar w:fldCharType="end"/>
        </w:r>
      </w:hyperlink>
    </w:p>
    <w:p w14:paraId="7C64A967" w14:textId="577F5725" w:rsidR="000F4763" w:rsidRDefault="005E2AE6">
      <w:pPr>
        <w:pStyle w:val="Sumrio1"/>
        <w:rPr>
          <w:rFonts w:asciiTheme="minorHAnsi" w:eastAsiaTheme="minorEastAsia" w:hAnsiTheme="minorHAnsi" w:cstheme="minorBidi"/>
          <w:b w:val="0"/>
          <w:caps w:val="0"/>
          <w:color w:val="auto"/>
          <w:kern w:val="2"/>
          <w:szCs w:val="24"/>
          <w14:ligatures w14:val="standardContextual"/>
        </w:rPr>
      </w:pPr>
      <w:hyperlink w:anchor="_Toc169372019" w:history="1">
        <w:r w:rsidR="000F4763" w:rsidRPr="00303C29">
          <w:rPr>
            <w:rStyle w:val="Hyperlink"/>
          </w:rPr>
          <w:t>APÊNDICE A – Heurísticas de Nielsen</w:t>
        </w:r>
        <w:r w:rsidR="000F4763">
          <w:rPr>
            <w:webHidden/>
          </w:rPr>
          <w:tab/>
        </w:r>
        <w:r w:rsidR="000F4763">
          <w:rPr>
            <w:webHidden/>
          </w:rPr>
          <w:fldChar w:fldCharType="begin"/>
        </w:r>
        <w:r w:rsidR="000F4763">
          <w:rPr>
            <w:webHidden/>
          </w:rPr>
          <w:instrText xml:space="preserve"> PAGEREF _Toc169372019 \h </w:instrText>
        </w:r>
        <w:r w:rsidR="000F4763">
          <w:rPr>
            <w:webHidden/>
          </w:rPr>
        </w:r>
        <w:r w:rsidR="000F4763">
          <w:rPr>
            <w:webHidden/>
          </w:rPr>
          <w:fldChar w:fldCharType="separate"/>
        </w:r>
        <w:r w:rsidR="000F4763">
          <w:rPr>
            <w:webHidden/>
          </w:rPr>
          <w:t>67</w:t>
        </w:r>
        <w:r w:rsidR="000F4763">
          <w:rPr>
            <w:webHidden/>
          </w:rPr>
          <w:fldChar w:fldCharType="end"/>
        </w:r>
      </w:hyperlink>
    </w:p>
    <w:p w14:paraId="2A620C42" w14:textId="3CC3C111" w:rsidR="00F255FC" w:rsidRPr="000E2B1E" w:rsidRDefault="005B5347" w:rsidP="001B2F1E">
      <w:pPr>
        <w:pStyle w:val="TF-TEXTO"/>
        <w:sectPr w:rsidR="00F255FC" w:rsidRPr="000E2B1E" w:rsidSect="000F77E3">
          <w:headerReference w:type="default" r:id="rId13"/>
          <w:footerReference w:type="default" r:id="rId14"/>
          <w:pgSz w:w="11907" w:h="16840" w:code="9"/>
          <w:pgMar w:top="1701" w:right="1134" w:bottom="1134" w:left="1701" w:header="720" w:footer="720" w:gutter="0"/>
          <w:pgNumType w:start="1"/>
          <w:cols w:space="708"/>
          <w:docGrid w:linePitch="360"/>
        </w:sectPr>
      </w:pPr>
      <w:r>
        <w:rPr>
          <w:b/>
          <w:caps/>
          <w:noProof/>
          <w:color w:val="000000"/>
        </w:rPr>
        <w:fldChar w:fldCharType="end"/>
      </w:r>
    </w:p>
    <w:p w14:paraId="0E7D0570" w14:textId="47332AD1" w:rsidR="00F255FC" w:rsidRDefault="00F255FC" w:rsidP="003D331F">
      <w:pPr>
        <w:pStyle w:val="Ttulo1"/>
      </w:pPr>
      <w:bookmarkStart w:id="8" w:name="_Toc96491849"/>
      <w:bookmarkStart w:id="9" w:name="_Ref151656216"/>
      <w:bookmarkStart w:id="10" w:name="_Ref152489490"/>
      <w:bookmarkStart w:id="11" w:name="_Ref152490499"/>
      <w:bookmarkStart w:id="12" w:name="_Ref152492619"/>
      <w:bookmarkStart w:id="13" w:name="_Ref152492629"/>
      <w:bookmarkStart w:id="14" w:name="_Toc169371989"/>
      <w:r w:rsidRPr="007D10F2">
        <w:lastRenderedPageBreak/>
        <w:t>Introdução</w:t>
      </w:r>
      <w:bookmarkEnd w:id="1"/>
      <w:bookmarkEnd w:id="2"/>
      <w:bookmarkEnd w:id="3"/>
      <w:bookmarkEnd w:id="4"/>
      <w:bookmarkEnd w:id="5"/>
      <w:bookmarkEnd w:id="6"/>
      <w:bookmarkEnd w:id="7"/>
      <w:bookmarkEnd w:id="8"/>
      <w:bookmarkEnd w:id="9"/>
      <w:bookmarkEnd w:id="10"/>
      <w:bookmarkEnd w:id="11"/>
      <w:bookmarkEnd w:id="12"/>
      <w:bookmarkEnd w:id="13"/>
      <w:bookmarkEnd w:id="14"/>
    </w:p>
    <w:p w14:paraId="63A00299" w14:textId="77777777" w:rsidR="0062105D" w:rsidRPr="0062105D" w:rsidRDefault="0062105D" w:rsidP="0062105D">
      <w:pPr>
        <w:pStyle w:val="TF-TEXTO"/>
      </w:pPr>
    </w:p>
    <w:p w14:paraId="0E8E4926" w14:textId="5CDBE6E3" w:rsidR="0062105D" w:rsidRPr="000E18F4" w:rsidRDefault="0062105D" w:rsidP="0062105D">
      <w:pPr>
        <w:pStyle w:val="TF-TEXTO"/>
        <w:ind w:firstLine="709"/>
        <w:rPr>
          <w:color w:val="000000"/>
        </w:rPr>
      </w:pPr>
      <w:bookmarkStart w:id="15" w:name="_Toc419598576"/>
      <w:bookmarkStart w:id="16" w:name="_Toc420721317"/>
      <w:bookmarkStart w:id="17" w:name="_Toc420721467"/>
      <w:bookmarkStart w:id="18" w:name="_Toc420721562"/>
      <w:bookmarkStart w:id="19" w:name="_Toc420721768"/>
      <w:bookmarkStart w:id="20" w:name="_Toc420723209"/>
      <w:bookmarkStart w:id="21" w:name="_Toc482682370"/>
      <w:bookmarkStart w:id="22" w:name="_Toc54164904"/>
      <w:bookmarkStart w:id="23" w:name="_Toc54165664"/>
      <w:bookmarkStart w:id="24" w:name="_Toc54169316"/>
      <w:bookmarkStart w:id="25" w:name="_Toc96347426"/>
      <w:bookmarkStart w:id="26" w:name="_Toc96357710"/>
      <w:bookmarkStart w:id="27" w:name="_Toc96491850"/>
      <w:r w:rsidRPr="000E18F4">
        <w:rPr>
          <w:color w:val="000000"/>
        </w:rPr>
        <w:t>Do ponto de vista econômico, o setor de moda e vestuário é fundamental no Brasil, sendo o segundo maior empregador da indústria de transformação no país, com ampla variedade de produtos, ciclo de vida curto, influência da moda e demanda imprevisível em um mercado altamente competitivo movido por tendências cíclicas (S</w:t>
      </w:r>
      <w:r w:rsidR="00190B57">
        <w:rPr>
          <w:color w:val="000000"/>
        </w:rPr>
        <w:t>ilva</w:t>
      </w:r>
      <w:r>
        <w:rPr>
          <w:color w:val="000000"/>
        </w:rPr>
        <w:t>;</w:t>
      </w:r>
      <w:r w:rsidR="00101689">
        <w:rPr>
          <w:color w:val="000000"/>
        </w:rPr>
        <w:t xml:space="preserve"> </w:t>
      </w:r>
      <w:proofErr w:type="spellStart"/>
      <w:r w:rsidR="00101689">
        <w:rPr>
          <w:color w:val="000000"/>
        </w:rPr>
        <w:t>Menegassi</w:t>
      </w:r>
      <w:proofErr w:type="spellEnd"/>
      <w:r w:rsidRPr="000E18F4">
        <w:rPr>
          <w:color w:val="000000"/>
        </w:rPr>
        <w:t>, 2018). Nesse ambiente, é importante ter uma gestão financeira e uma gestão de estoque. S</w:t>
      </w:r>
      <w:r w:rsidRPr="000E18F4">
        <w:rPr>
          <w:color w:val="000000"/>
          <w:szCs w:val="24"/>
        </w:rPr>
        <w:t xml:space="preserve">egundo </w:t>
      </w:r>
      <w:r w:rsidRPr="001D4B64">
        <w:rPr>
          <w:color w:val="222222"/>
          <w:szCs w:val="24"/>
          <w:shd w:val="clear" w:color="auto" w:fill="FFFFFF"/>
        </w:rPr>
        <w:t xml:space="preserve">Santos </w:t>
      </w:r>
      <w:r w:rsidRPr="001D4B64">
        <w:rPr>
          <w:i/>
          <w:iCs/>
          <w:color w:val="222222"/>
          <w:szCs w:val="24"/>
          <w:shd w:val="clear" w:color="auto" w:fill="FFFFFF"/>
        </w:rPr>
        <w:t>et al</w:t>
      </w:r>
      <w:r w:rsidRPr="001D4B64">
        <w:rPr>
          <w:color w:val="222222"/>
          <w:szCs w:val="24"/>
          <w:shd w:val="clear" w:color="auto" w:fill="FFFFFF"/>
        </w:rPr>
        <w:t>. (2019)</w:t>
      </w:r>
      <w:r>
        <w:rPr>
          <w:color w:val="222222"/>
          <w:szCs w:val="24"/>
          <w:shd w:val="clear" w:color="auto" w:fill="FFFFFF"/>
        </w:rPr>
        <w:t xml:space="preserve">, </w:t>
      </w:r>
      <w:r w:rsidRPr="000E18F4">
        <w:rPr>
          <w:color w:val="000000"/>
          <w:szCs w:val="24"/>
        </w:rPr>
        <w:t>a gestão</w:t>
      </w:r>
      <w:r w:rsidRPr="000E18F4">
        <w:rPr>
          <w:color w:val="000000"/>
        </w:rPr>
        <w:t xml:space="preserve"> financeira consiste em ações e procedimentos administrativos que incluem o planejamento, análise e controle das atividades financeiras de uma empresa. </w:t>
      </w:r>
      <w:r w:rsidRPr="001D4B64">
        <w:rPr>
          <w:color w:val="222222"/>
          <w:szCs w:val="24"/>
          <w:shd w:val="clear" w:color="auto" w:fill="FFFFFF"/>
        </w:rPr>
        <w:t xml:space="preserve">Santos </w:t>
      </w:r>
      <w:r w:rsidRPr="001D4B64">
        <w:rPr>
          <w:i/>
          <w:iCs/>
          <w:color w:val="222222"/>
          <w:szCs w:val="24"/>
          <w:shd w:val="clear" w:color="auto" w:fill="FFFFFF"/>
        </w:rPr>
        <w:t>et al</w:t>
      </w:r>
      <w:r w:rsidRPr="001D4B64">
        <w:rPr>
          <w:color w:val="222222"/>
          <w:szCs w:val="24"/>
          <w:shd w:val="clear" w:color="auto" w:fill="FFFFFF"/>
        </w:rPr>
        <w:t>. (2019)</w:t>
      </w:r>
      <w:r>
        <w:rPr>
          <w:color w:val="222222"/>
          <w:szCs w:val="24"/>
          <w:shd w:val="clear" w:color="auto" w:fill="FFFFFF"/>
        </w:rPr>
        <w:t xml:space="preserve"> </w:t>
      </w:r>
      <w:r w:rsidRPr="000E18F4">
        <w:rPr>
          <w:color w:val="000000"/>
        </w:rPr>
        <w:t xml:space="preserve">ainda </w:t>
      </w:r>
      <w:r w:rsidRPr="009C7A4C">
        <w:rPr>
          <w:color w:val="000000"/>
        </w:rPr>
        <w:t>declaram</w:t>
      </w:r>
      <w:r w:rsidRPr="000E18F4">
        <w:rPr>
          <w:color w:val="000000"/>
        </w:rPr>
        <w:t xml:space="preserve"> que o planejamento e a gestão financeira organizada são fundamentais para a saúde financeira da empresa, permitindo que o empreendedor tome decisões estratégicas para aumentar o lucro líquido e manter a estabilidade financeira da empresa. </w:t>
      </w:r>
    </w:p>
    <w:p w14:paraId="0398F094" w14:textId="137A6303" w:rsidR="0062105D" w:rsidRPr="000E18F4" w:rsidRDefault="0062105D" w:rsidP="0062105D">
      <w:pPr>
        <w:pStyle w:val="TF-TEXTO"/>
        <w:rPr>
          <w:color w:val="000000"/>
        </w:rPr>
      </w:pPr>
      <w:r w:rsidRPr="000E18F4">
        <w:rPr>
          <w:color w:val="000000"/>
        </w:rPr>
        <w:t>Já a gestão de estoque de vestuário é fundamental para garantir a disponibilidade dos produtos mais procurados pelos clientes, evitar prejuízos com mercadorias sem previsão de venda e gerar lucro para a empresa (</w:t>
      </w:r>
      <w:r w:rsidR="00CD350F">
        <w:t>Figueiredo</w:t>
      </w:r>
      <w:r>
        <w:t xml:space="preserve">; </w:t>
      </w:r>
      <w:r w:rsidR="00CD350F">
        <w:rPr>
          <w:szCs w:val="24"/>
        </w:rPr>
        <w:t>Bernardo</w:t>
      </w:r>
      <w:r>
        <w:t xml:space="preserve">, </w:t>
      </w:r>
      <w:r w:rsidRPr="00377456">
        <w:t>2021)</w:t>
      </w:r>
      <w:r w:rsidRPr="000E18F4">
        <w:rPr>
          <w:color w:val="000000"/>
        </w:rPr>
        <w:t>. No entanto, gerenciar um estoque de vestuário pode ser um desafio devido à diversidade de produtos e mudanças constantes de tendências (</w:t>
      </w:r>
      <w:r w:rsidR="00CD350F">
        <w:t>Cardoso</w:t>
      </w:r>
      <w:r w:rsidRPr="0049277F">
        <w:t xml:space="preserve"> </w:t>
      </w:r>
      <w:r w:rsidRPr="0049277F">
        <w:rPr>
          <w:i/>
          <w:iCs/>
        </w:rPr>
        <w:t>et al</w:t>
      </w:r>
      <w:r w:rsidRPr="0049277F">
        <w:t>., 2020)</w:t>
      </w:r>
      <w:r w:rsidRPr="000E18F4">
        <w:rPr>
          <w:color w:val="000000"/>
        </w:rPr>
        <w:t xml:space="preserve">. De acordo com Domingues </w:t>
      </w:r>
      <w:r w:rsidRPr="000E18F4">
        <w:rPr>
          <w:i/>
          <w:iCs/>
          <w:color w:val="000000"/>
        </w:rPr>
        <w:t>et al</w:t>
      </w:r>
      <w:r w:rsidRPr="000E18F4">
        <w:rPr>
          <w:color w:val="000000"/>
        </w:rPr>
        <w:t>. (2019), o estoque é um tipo de investimento que possui riscos, principalmente quando não é dimensionado corretamente. Portanto, é fundamental que o estoque atenda à demanda, sem ultrapassar os níveis adequados, a fim de evitar excessos que possam comprometer o capital de giro da organização. Nesse cenário, está a empresa Autêntica Store.</w:t>
      </w:r>
      <w:r w:rsidRPr="00216B66">
        <w:rPr>
          <w:color w:val="7030A0"/>
        </w:rPr>
        <w:t xml:space="preserve"> </w:t>
      </w:r>
    </w:p>
    <w:p w14:paraId="1D5212F8" w14:textId="5CAA6DD7" w:rsidR="0062105D" w:rsidRPr="000E18F4" w:rsidRDefault="0062105D" w:rsidP="0062105D">
      <w:pPr>
        <w:pStyle w:val="TF-TEXTO"/>
        <w:ind w:firstLine="0"/>
        <w:rPr>
          <w:color w:val="000000"/>
        </w:rPr>
      </w:pPr>
      <w:r w:rsidRPr="000E18F4">
        <w:rPr>
          <w:color w:val="000000"/>
        </w:rPr>
        <w:tab/>
        <w:t>Para identificar o processo de negócio envolvido em uma determinada realidade, como de gestão financeira e de estoque da empresa Autêntica Store</w:t>
      </w:r>
      <w:r w:rsidRPr="009C7A4C">
        <w:rPr>
          <w:color w:val="000000"/>
        </w:rPr>
        <w:t>, pode se</w:t>
      </w:r>
      <w:r>
        <w:rPr>
          <w:color w:val="000000"/>
        </w:rPr>
        <w:t xml:space="preserve"> </w:t>
      </w:r>
      <w:r w:rsidRPr="000E18F4">
        <w:rPr>
          <w:color w:val="000000"/>
        </w:rPr>
        <w:t xml:space="preserve">mapear o processo de negócio por meio das etapas AS-IS/TO-BE do Business </w:t>
      </w:r>
      <w:proofErr w:type="spellStart"/>
      <w:r w:rsidRPr="000E18F4">
        <w:rPr>
          <w:color w:val="000000"/>
        </w:rPr>
        <w:t>Process</w:t>
      </w:r>
      <w:proofErr w:type="spellEnd"/>
      <w:r w:rsidRPr="000E18F4">
        <w:rPr>
          <w:color w:val="000000"/>
        </w:rPr>
        <w:t xml:space="preserve"> Management (BPM). BPM é uma</w:t>
      </w:r>
      <w:r w:rsidRPr="008B3C2D">
        <w:t xml:space="preserve"> </w:t>
      </w:r>
      <w:r w:rsidRPr="000E18F4">
        <w:rPr>
          <w:color w:val="000000"/>
        </w:rPr>
        <w:t>filosofia gerencial que propõe a quebra do paradigma funcional, adotando uma visão interfuncional para gerenciar de forma mais eficaz os processos do início ao fim, eliminando os efeitos dos conflitos internos (</w:t>
      </w:r>
      <w:r w:rsidR="00CD350F">
        <w:rPr>
          <w:color w:val="000000"/>
        </w:rPr>
        <w:t>Turra</w:t>
      </w:r>
      <w:r>
        <w:rPr>
          <w:color w:val="000000"/>
        </w:rPr>
        <w:t>;</w:t>
      </w:r>
      <w:r w:rsidR="00CD350F">
        <w:rPr>
          <w:color w:val="000000"/>
        </w:rPr>
        <w:t xml:space="preserve"> Juliani</w:t>
      </w:r>
      <w:r>
        <w:t xml:space="preserve">; </w:t>
      </w:r>
      <w:proofErr w:type="spellStart"/>
      <w:r w:rsidR="00CD350F">
        <w:t>Salla</w:t>
      </w:r>
      <w:proofErr w:type="spellEnd"/>
      <w:r w:rsidRPr="000E18F4">
        <w:rPr>
          <w:i/>
          <w:iCs/>
          <w:color w:val="000000"/>
        </w:rPr>
        <w:t>,</w:t>
      </w:r>
      <w:r w:rsidRPr="000E18F4">
        <w:rPr>
          <w:color w:val="000000"/>
        </w:rPr>
        <w:t xml:space="preserve"> 2018). Segundo Lobo </w:t>
      </w:r>
      <w:r w:rsidRPr="000E18F4">
        <w:rPr>
          <w:i/>
          <w:iCs/>
          <w:color w:val="000000"/>
        </w:rPr>
        <w:t>et al.</w:t>
      </w:r>
      <w:r w:rsidRPr="000E18F4">
        <w:rPr>
          <w:color w:val="000000"/>
        </w:rPr>
        <w:t xml:space="preserve"> (2018), AS-IS é uma etapa comum em iniciativas de melhoria de processos, na qual se busca modelar ou levantar o processo atual, a fim de explicitar o fluxo de </w:t>
      </w:r>
      <w:r w:rsidRPr="009C7A4C">
        <w:rPr>
          <w:color w:val="000000"/>
        </w:rPr>
        <w:t>atividades. Lobo e Conceição (2018)</w:t>
      </w:r>
      <w:r w:rsidRPr="000E18F4">
        <w:rPr>
          <w:color w:val="000000"/>
        </w:rPr>
        <w:t xml:space="preserve"> </w:t>
      </w:r>
      <w:r>
        <w:rPr>
          <w:color w:val="000000"/>
        </w:rPr>
        <w:t xml:space="preserve">ainda informam </w:t>
      </w:r>
      <w:r w:rsidRPr="000E18F4">
        <w:rPr>
          <w:color w:val="000000"/>
        </w:rPr>
        <w:t>que em contrapartida, o TO-BE representa a idealização do cenário desejado, ou seja, o processo otimizado</w:t>
      </w:r>
      <w:r>
        <w:rPr>
          <w:color w:val="000000"/>
        </w:rPr>
        <w:t>.</w:t>
      </w:r>
    </w:p>
    <w:p w14:paraId="70AE6638" w14:textId="3F039C36" w:rsidR="0062105D" w:rsidRPr="000E18F4" w:rsidRDefault="0062105D" w:rsidP="0062105D">
      <w:pPr>
        <w:pStyle w:val="TF-TEXTO"/>
        <w:rPr>
          <w:color w:val="000000"/>
        </w:rPr>
      </w:pPr>
      <w:r w:rsidRPr="00700622">
        <w:t>Segundo Santos</w:t>
      </w:r>
      <w:r>
        <w:t xml:space="preserve"> (2023)</w:t>
      </w:r>
      <w:r w:rsidRPr="00700622">
        <w:t>, a</w:t>
      </w:r>
      <w:r>
        <w:t xml:space="preserve"> empresa Autêntica Store possui </w:t>
      </w:r>
      <w:r w:rsidRPr="00C223AE">
        <w:t>dois estabelecimentos comerciais de pequeno porte</w:t>
      </w:r>
      <w:r>
        <w:t xml:space="preserve"> em duas diferentes cidades de Santa Catarina, Jaraguá do Sul e </w:t>
      </w:r>
      <w:r>
        <w:lastRenderedPageBreak/>
        <w:t>Guaramirim,</w:t>
      </w:r>
      <w:r w:rsidRPr="00C223AE">
        <w:t xml:space="preserve"> que ainda utilizam métodos manuais, como papel e caneta, para controlar tanto as vendas quanto o estoque de produtos. Embora vendam principalmente roupas femininas, ambos possuem também peças de roupas masculinas, e cada estabelecimento possui seu próprio controle de estoque</w:t>
      </w:r>
      <w:r>
        <w:t xml:space="preserve">. </w:t>
      </w:r>
      <w:r w:rsidRPr="000E18F4">
        <w:rPr>
          <w:color w:val="000000"/>
        </w:rPr>
        <w:t xml:space="preserve">A </w:t>
      </w:r>
      <w:r>
        <w:rPr>
          <w:color w:val="000000"/>
        </w:rPr>
        <w:fldChar w:fldCharType="begin"/>
      </w:r>
      <w:r>
        <w:rPr>
          <w:color w:val="000000"/>
        </w:rPr>
        <w:instrText xml:space="preserve"> REF _Ref133434706 \h </w:instrText>
      </w:r>
      <w:r>
        <w:rPr>
          <w:color w:val="000000"/>
        </w:rPr>
      </w:r>
      <w:r>
        <w:rPr>
          <w:color w:val="000000"/>
        </w:rPr>
        <w:fldChar w:fldCharType="separate"/>
      </w:r>
      <w:r>
        <w:t xml:space="preserve">Figura </w:t>
      </w:r>
      <w:r>
        <w:rPr>
          <w:noProof/>
        </w:rPr>
        <w:t>1</w:t>
      </w:r>
      <w:r>
        <w:rPr>
          <w:color w:val="000000"/>
        </w:rPr>
        <w:fldChar w:fldCharType="end"/>
      </w:r>
      <w:r w:rsidRPr="000E18F4">
        <w:rPr>
          <w:color w:val="000000"/>
        </w:rPr>
        <w:t xml:space="preserve"> e a </w:t>
      </w:r>
      <w:bookmarkStart w:id="28" w:name="_Hlk133434781"/>
      <w:r>
        <w:rPr>
          <w:color w:val="000000"/>
        </w:rPr>
        <w:fldChar w:fldCharType="begin"/>
      </w:r>
      <w:r>
        <w:rPr>
          <w:color w:val="000000"/>
        </w:rPr>
        <w:instrText xml:space="preserve"> REF _Ref132998409 \h </w:instrText>
      </w:r>
      <w:r>
        <w:rPr>
          <w:color w:val="000000"/>
        </w:rPr>
      </w:r>
      <w:r>
        <w:rPr>
          <w:color w:val="000000"/>
        </w:rPr>
        <w:fldChar w:fldCharType="separate"/>
      </w:r>
      <w:r>
        <w:t xml:space="preserve">Figura </w:t>
      </w:r>
      <w:r>
        <w:rPr>
          <w:noProof/>
        </w:rPr>
        <w:t>2</w:t>
      </w:r>
      <w:r>
        <w:rPr>
          <w:color w:val="000000"/>
        </w:rPr>
        <w:fldChar w:fldCharType="end"/>
      </w:r>
      <w:bookmarkEnd w:id="28"/>
      <w:r w:rsidRPr="000E18F4">
        <w:rPr>
          <w:color w:val="000000"/>
        </w:rPr>
        <w:t xml:space="preserve"> trazem a modelagem da etapa AS-IS do ciclo do Business </w:t>
      </w:r>
      <w:proofErr w:type="spellStart"/>
      <w:r w:rsidRPr="000E18F4">
        <w:rPr>
          <w:color w:val="000000"/>
        </w:rPr>
        <w:t>Process</w:t>
      </w:r>
      <w:proofErr w:type="spellEnd"/>
      <w:r w:rsidRPr="000E18F4">
        <w:rPr>
          <w:color w:val="000000"/>
        </w:rPr>
        <w:t xml:space="preserve"> Management (BPM), descrevendo a situação atual dos mapeamentos dos processos atuais de venda e compra respectivamente da loja, enquanto a </w:t>
      </w:r>
      <w:r w:rsidRPr="000E18F4">
        <w:rPr>
          <w:color w:val="000000"/>
        </w:rPr>
        <w:fldChar w:fldCharType="begin"/>
      </w:r>
      <w:r w:rsidRPr="000E18F4">
        <w:rPr>
          <w:color w:val="000000"/>
        </w:rPr>
        <w:instrText xml:space="preserve"> REF _Ref132999256 \h </w:instrText>
      </w:r>
      <w:r w:rsidRPr="000E18F4">
        <w:rPr>
          <w:color w:val="000000"/>
        </w:rPr>
      </w:r>
      <w:r w:rsidRPr="000E18F4">
        <w:rPr>
          <w:color w:val="000000"/>
        </w:rPr>
        <w:fldChar w:fldCharType="separate"/>
      </w:r>
      <w:r>
        <w:t xml:space="preserve">Figura </w:t>
      </w:r>
      <w:r>
        <w:rPr>
          <w:noProof/>
        </w:rPr>
        <w:t>3</w:t>
      </w:r>
      <w:r w:rsidRPr="000E18F4">
        <w:rPr>
          <w:color w:val="000000"/>
        </w:rPr>
        <w:fldChar w:fldCharType="end"/>
      </w:r>
      <w:r w:rsidRPr="000E18F4">
        <w:rPr>
          <w:color w:val="000000"/>
        </w:rPr>
        <w:t xml:space="preserve"> traz o caderno de registro. </w:t>
      </w:r>
      <w:r>
        <w:rPr>
          <w:color w:val="000000"/>
        </w:rPr>
        <w:t xml:space="preserve">Pela </w:t>
      </w:r>
      <w:r>
        <w:rPr>
          <w:color w:val="000000"/>
        </w:rPr>
        <w:fldChar w:fldCharType="begin"/>
      </w:r>
      <w:r>
        <w:rPr>
          <w:color w:val="000000"/>
        </w:rPr>
        <w:instrText xml:space="preserve"> REF _Ref133434706 \h </w:instrText>
      </w:r>
      <w:r>
        <w:rPr>
          <w:color w:val="000000"/>
        </w:rPr>
      </w:r>
      <w:r>
        <w:rPr>
          <w:color w:val="000000"/>
        </w:rPr>
        <w:fldChar w:fldCharType="separate"/>
      </w:r>
      <w:r>
        <w:t xml:space="preserve">Figura </w:t>
      </w:r>
      <w:r>
        <w:rPr>
          <w:noProof/>
        </w:rPr>
        <w:t>1</w:t>
      </w:r>
      <w:r>
        <w:rPr>
          <w:color w:val="000000"/>
        </w:rPr>
        <w:fldChar w:fldCharType="end"/>
      </w:r>
      <w:r w:rsidRPr="000E18F4">
        <w:rPr>
          <w:color w:val="000000"/>
        </w:rPr>
        <w:t xml:space="preserve"> </w:t>
      </w:r>
      <w:r>
        <w:rPr>
          <w:color w:val="000000"/>
        </w:rPr>
        <w:t xml:space="preserve">é possível verificar as etapas envolvidas atualmente no </w:t>
      </w:r>
      <w:r w:rsidRPr="000E18F4">
        <w:rPr>
          <w:color w:val="000000"/>
        </w:rPr>
        <w:t>processo de venda</w:t>
      </w:r>
      <w:r>
        <w:rPr>
          <w:color w:val="000000"/>
        </w:rPr>
        <w:t xml:space="preserve">. Após as atividades referentes a escolha da mercadoria desejada na loja, o </w:t>
      </w:r>
      <w:r w:rsidRPr="00096509">
        <w:rPr>
          <w:rStyle w:val="TF-COURIER100"/>
        </w:rPr>
        <w:t>Cliente</w:t>
      </w:r>
      <w:r w:rsidRPr="000E18F4">
        <w:rPr>
          <w:color w:val="000000"/>
        </w:rPr>
        <w:t xml:space="preserve"> </w:t>
      </w:r>
      <w:r w:rsidRPr="000E18F4">
        <w:rPr>
          <w:rFonts w:ascii="Courier New" w:hAnsi="Courier New" w:cs="Courier New"/>
          <w:color w:val="000000"/>
          <w:sz w:val="20"/>
        </w:rPr>
        <w:t xml:space="preserve">Faz o pagamento </w:t>
      </w:r>
      <w:r w:rsidRPr="000E18F4">
        <w:rPr>
          <w:color w:val="000000"/>
        </w:rPr>
        <w:t>do item de sua escolha,</w:t>
      </w:r>
      <w:r w:rsidRPr="000E18F4">
        <w:rPr>
          <w:rFonts w:eastAsia="Courier New"/>
          <w:color w:val="000000"/>
          <w:szCs w:val="24"/>
        </w:rPr>
        <w:t xml:space="preserve"> seja</w:t>
      </w:r>
      <w:r w:rsidRPr="000E18F4">
        <w:rPr>
          <w:color w:val="000000"/>
        </w:rPr>
        <w:t xml:space="preserve"> ele em dinheiro, cartão de crédito/débito ou Pix. A </w:t>
      </w:r>
      <w:r>
        <w:rPr>
          <w:rStyle w:val="TF-COURIER100"/>
        </w:rPr>
        <w:t>C</w:t>
      </w:r>
      <w:r w:rsidRPr="00096509">
        <w:rPr>
          <w:rStyle w:val="TF-COURIER100"/>
        </w:rPr>
        <w:t>aixa</w:t>
      </w:r>
      <w:r w:rsidRPr="000E18F4">
        <w:rPr>
          <w:color w:val="000000"/>
        </w:rPr>
        <w:t xml:space="preserve">, por sua vez, </w:t>
      </w:r>
      <w:proofErr w:type="gramStart"/>
      <w:r w:rsidRPr="000E18F4">
        <w:rPr>
          <w:rFonts w:ascii="Courier New" w:eastAsia="Courier New" w:hAnsi="Courier New" w:cs="Courier New"/>
          <w:color w:val="000000"/>
          <w:sz w:val="20"/>
        </w:rPr>
        <w:t>Recebe</w:t>
      </w:r>
      <w:proofErr w:type="gramEnd"/>
      <w:r w:rsidRPr="000E18F4">
        <w:rPr>
          <w:rFonts w:ascii="Courier New" w:eastAsia="Courier New" w:hAnsi="Courier New" w:cs="Courier New"/>
          <w:color w:val="000000"/>
          <w:sz w:val="20"/>
        </w:rPr>
        <w:t xml:space="preserve"> o pagamento</w:t>
      </w:r>
      <w:r w:rsidRPr="000E18F4">
        <w:rPr>
          <w:color w:val="000000"/>
        </w:rPr>
        <w:t xml:space="preserve"> e </w:t>
      </w:r>
      <w:r w:rsidRPr="000E18F4">
        <w:rPr>
          <w:rFonts w:ascii="Courier New" w:eastAsia="Courier New" w:hAnsi="Courier New" w:cs="Courier New"/>
          <w:color w:val="000000"/>
          <w:sz w:val="20"/>
        </w:rPr>
        <w:t>Registra a venda</w:t>
      </w:r>
      <w:r w:rsidRPr="000E18F4">
        <w:rPr>
          <w:color w:val="000000"/>
        </w:rPr>
        <w:t xml:space="preserve"> manualmente em um </w:t>
      </w:r>
      <w:r w:rsidRPr="000E18F4">
        <w:rPr>
          <w:rFonts w:ascii="Courier New" w:eastAsia="Courier New" w:hAnsi="Courier New" w:cs="Courier New"/>
          <w:color w:val="000000"/>
          <w:sz w:val="20"/>
        </w:rPr>
        <w:t>Caderno de registro</w:t>
      </w:r>
      <w:r w:rsidRPr="000E18F4">
        <w:rPr>
          <w:color w:val="000000"/>
        </w:rPr>
        <w:t xml:space="preserve"> com as informações da forma de pagamento e valor vendido, encerrando assim o processo</w:t>
      </w:r>
      <w:r>
        <w:rPr>
          <w:color w:val="000000"/>
        </w:rPr>
        <w:t xml:space="preserve"> (</w:t>
      </w:r>
      <w:r w:rsidR="00546023">
        <w:rPr>
          <w:color w:val="000000"/>
        </w:rPr>
        <w:t>Santos</w:t>
      </w:r>
      <w:r>
        <w:rPr>
          <w:color w:val="000000"/>
        </w:rPr>
        <w:t>, 2023).</w:t>
      </w:r>
    </w:p>
    <w:p w14:paraId="6D946009" w14:textId="618CCD6D" w:rsidR="0062105D" w:rsidRDefault="0062105D" w:rsidP="0062105D">
      <w:pPr>
        <w:pStyle w:val="TF-LEGENDA"/>
      </w:pPr>
      <w:bookmarkStart w:id="29" w:name="_Ref133434706"/>
      <w:bookmarkStart w:id="30" w:name="_Toc169379555"/>
      <w:r>
        <w:t xml:space="preserve">Figura </w:t>
      </w:r>
      <w:fldSimple w:instr=" SEQ Figura \* ARABIC ">
        <w:r>
          <w:rPr>
            <w:noProof/>
          </w:rPr>
          <w:t>1</w:t>
        </w:r>
      </w:fldSimple>
      <w:bookmarkEnd w:id="29"/>
      <w:r>
        <w:t xml:space="preserve"> - </w:t>
      </w:r>
      <w:r w:rsidRPr="00D95873">
        <w:t>Mapeamento do atual processo de venda (AS-IS)</w:t>
      </w:r>
      <w:bookmarkEnd w:id="30"/>
    </w:p>
    <w:p w14:paraId="70353679" w14:textId="77777777" w:rsidR="0062105D" w:rsidRDefault="0062105D" w:rsidP="0062105D">
      <w:pPr>
        <w:pStyle w:val="TF-FIGURA"/>
      </w:pPr>
      <w:r w:rsidRPr="00447D15">
        <w:rPr>
          <w:noProof/>
        </w:rPr>
        <w:drawing>
          <wp:inline distT="0" distB="0" distL="0" distR="0" wp14:anchorId="6603642A" wp14:editId="2B268CE1">
            <wp:extent cx="5762625" cy="3505200"/>
            <wp:effectExtent l="0" t="0" r="0" b="0"/>
            <wp:docPr id="1850136346" name="Imagem 1163273808"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63273808" descr="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4477ADE0" w14:textId="14818EFE" w:rsidR="0062105D" w:rsidRDefault="0062105D" w:rsidP="0062105D">
      <w:pPr>
        <w:pStyle w:val="TF-FONTE"/>
      </w:pPr>
      <w:r>
        <w:t>Fonte: elaborado pelos autores</w:t>
      </w:r>
      <w:r w:rsidR="005A390A">
        <w:t xml:space="preserve"> (2024)</w:t>
      </w:r>
      <w:r>
        <w:t>.</w:t>
      </w:r>
    </w:p>
    <w:p w14:paraId="3E565632" w14:textId="0188D016" w:rsidR="0062105D" w:rsidRDefault="0062105D" w:rsidP="0062105D">
      <w:pPr>
        <w:pStyle w:val="TF-TEXTO"/>
        <w:rPr>
          <w:color w:val="0070C0"/>
        </w:rPr>
      </w:pPr>
      <w:r w:rsidRPr="000E18F4">
        <w:rPr>
          <w:color w:val="000000"/>
        </w:rPr>
        <w:t xml:space="preserve">A </w:t>
      </w:r>
      <w:r>
        <w:rPr>
          <w:color w:val="000000"/>
        </w:rPr>
        <w:fldChar w:fldCharType="begin"/>
      </w:r>
      <w:r>
        <w:rPr>
          <w:color w:val="000000"/>
        </w:rPr>
        <w:instrText xml:space="preserve"> REF _Ref132998409 \h </w:instrText>
      </w:r>
      <w:r>
        <w:rPr>
          <w:color w:val="000000"/>
        </w:rPr>
      </w:r>
      <w:r>
        <w:rPr>
          <w:color w:val="000000"/>
        </w:rPr>
        <w:fldChar w:fldCharType="separate"/>
      </w:r>
      <w:r>
        <w:t xml:space="preserve">Figura </w:t>
      </w:r>
      <w:r>
        <w:rPr>
          <w:noProof/>
        </w:rPr>
        <w:t>2</w:t>
      </w:r>
      <w:r>
        <w:rPr>
          <w:color w:val="000000"/>
        </w:rPr>
        <w:fldChar w:fldCharType="end"/>
      </w:r>
      <w:r w:rsidRPr="000E18F4">
        <w:rPr>
          <w:color w:val="000000"/>
        </w:rPr>
        <w:t xml:space="preserve"> traz o mapeamento d</w:t>
      </w:r>
      <w:r>
        <w:t xml:space="preserve">o processo de compra. No </w:t>
      </w:r>
      <w:r>
        <w:rPr>
          <w:rFonts w:ascii="Courier New" w:eastAsia="Courier New" w:hAnsi="Courier New" w:cs="Courier New"/>
          <w:sz w:val="20"/>
        </w:rPr>
        <w:t>D</w:t>
      </w:r>
      <w:r w:rsidRPr="246AD040">
        <w:rPr>
          <w:rFonts w:ascii="Courier New" w:eastAsia="Courier New" w:hAnsi="Courier New" w:cs="Courier New"/>
          <w:sz w:val="20"/>
        </w:rPr>
        <w:t>ia da compra</w:t>
      </w:r>
      <w:r>
        <w:t xml:space="preserve">, a </w:t>
      </w:r>
      <w:r w:rsidRPr="00096509">
        <w:rPr>
          <w:rStyle w:val="TF-COURIER100"/>
        </w:rPr>
        <w:t>Supervisora</w:t>
      </w:r>
      <w:r>
        <w:t xml:space="preserve"> </w:t>
      </w:r>
      <w:r>
        <w:rPr>
          <w:rFonts w:ascii="Courier New" w:eastAsia="Courier New" w:hAnsi="Courier New" w:cs="Courier New"/>
          <w:sz w:val="20"/>
        </w:rPr>
        <w:t>E</w:t>
      </w:r>
      <w:r w:rsidRPr="246AD040">
        <w:rPr>
          <w:rFonts w:ascii="Courier New" w:eastAsia="Courier New" w:hAnsi="Courier New" w:cs="Courier New"/>
          <w:sz w:val="20"/>
        </w:rPr>
        <w:t>fetua uma observação na loja</w:t>
      </w:r>
      <w:r>
        <w:t xml:space="preserve">, a fim de identificar possíveis faltas de estoque em determinadas araras de roupas e/ou escassez de calças jeans em variados tamanhos e modelos. Com base nessas constatações, a </w:t>
      </w:r>
      <w:r w:rsidRPr="00096509">
        <w:rPr>
          <w:rStyle w:val="TF-COURIER100"/>
        </w:rPr>
        <w:t>Supervisora</w:t>
      </w:r>
      <w:r>
        <w:t xml:space="preserve"> </w:t>
      </w:r>
      <w:r>
        <w:rPr>
          <w:rFonts w:ascii="Courier New" w:eastAsia="Courier New" w:hAnsi="Courier New" w:cs="Courier New"/>
          <w:sz w:val="20"/>
        </w:rPr>
        <w:t>E</w:t>
      </w:r>
      <w:r w:rsidRPr="246AD040">
        <w:rPr>
          <w:rFonts w:ascii="Courier New" w:eastAsia="Courier New" w:hAnsi="Courier New" w:cs="Courier New"/>
          <w:sz w:val="20"/>
        </w:rPr>
        <w:t>stabelece os itens faltantes (cor, modelo e tamanho)</w:t>
      </w:r>
      <w:r>
        <w:t xml:space="preserve">, </w:t>
      </w:r>
      <w:proofErr w:type="gramStart"/>
      <w:r>
        <w:rPr>
          <w:rFonts w:ascii="Courier New" w:eastAsia="Courier New" w:hAnsi="Courier New" w:cs="Courier New"/>
          <w:sz w:val="20"/>
        </w:rPr>
        <w:t>E</w:t>
      </w:r>
      <w:r w:rsidRPr="246AD040">
        <w:rPr>
          <w:rFonts w:ascii="Courier New" w:eastAsia="Courier New" w:hAnsi="Courier New" w:cs="Courier New"/>
          <w:sz w:val="20"/>
        </w:rPr>
        <w:t>fetua</w:t>
      </w:r>
      <w:proofErr w:type="gramEnd"/>
      <w:r w:rsidRPr="246AD040">
        <w:rPr>
          <w:rFonts w:ascii="Courier New" w:eastAsia="Courier New" w:hAnsi="Courier New" w:cs="Courier New"/>
          <w:sz w:val="20"/>
        </w:rPr>
        <w:t xml:space="preserve"> a compra</w:t>
      </w:r>
      <w:r>
        <w:t xml:space="preserve"> dos produtos selecionados e </w:t>
      </w:r>
      <w:r>
        <w:rPr>
          <w:rFonts w:ascii="Courier New" w:eastAsia="Courier New" w:hAnsi="Courier New" w:cs="Courier New"/>
        </w:rPr>
        <w:t>F</w:t>
      </w:r>
      <w:r w:rsidRPr="246AD040">
        <w:rPr>
          <w:rFonts w:ascii="Courier New" w:eastAsia="Courier New" w:hAnsi="Courier New" w:cs="Courier New"/>
        </w:rPr>
        <w:t>ixa o valor de venda</w:t>
      </w:r>
      <w:r>
        <w:t xml:space="preserve"> com base no custo de aquisição. Após a chegada dos produtos ao estabelecimento, </w:t>
      </w:r>
      <w:r>
        <w:lastRenderedPageBreak/>
        <w:t xml:space="preserve">a </w:t>
      </w:r>
      <w:r w:rsidRPr="00096509">
        <w:rPr>
          <w:rStyle w:val="TF-COURIER100"/>
        </w:rPr>
        <w:t>Supervisora</w:t>
      </w:r>
      <w:r>
        <w:t xml:space="preserve"> procede à </w:t>
      </w:r>
      <w:r>
        <w:rPr>
          <w:rFonts w:ascii="Courier New" w:eastAsia="Courier New" w:hAnsi="Courier New" w:cs="Courier New"/>
          <w:sz w:val="20"/>
        </w:rPr>
        <w:t>E</w:t>
      </w:r>
      <w:r w:rsidRPr="246AD040">
        <w:rPr>
          <w:rFonts w:ascii="Courier New" w:eastAsia="Courier New" w:hAnsi="Courier New" w:cs="Courier New"/>
          <w:sz w:val="20"/>
        </w:rPr>
        <w:t>tiquetagem das peças, informações sobre preço e tamanho</w:t>
      </w:r>
      <w:r>
        <w:t xml:space="preserve"> (SANTOS, 2023).</w:t>
      </w:r>
    </w:p>
    <w:p w14:paraId="1135A49E" w14:textId="397750F5" w:rsidR="0062105D" w:rsidRDefault="0062105D" w:rsidP="0062105D">
      <w:pPr>
        <w:pStyle w:val="TF-LEGENDA"/>
      </w:pPr>
      <w:bookmarkStart w:id="31" w:name="_Ref132998409"/>
      <w:bookmarkStart w:id="32" w:name="_Toc169379556"/>
      <w:r>
        <w:t xml:space="preserve">Figura </w:t>
      </w:r>
      <w:fldSimple w:instr=" SEQ Figura \* ARABIC ">
        <w:r>
          <w:rPr>
            <w:noProof/>
          </w:rPr>
          <w:t>2</w:t>
        </w:r>
      </w:fldSimple>
      <w:bookmarkEnd w:id="31"/>
      <w:r>
        <w:t xml:space="preserve"> - </w:t>
      </w:r>
      <w:r w:rsidRPr="00370C98">
        <w:t>Mapeamento do atual processo de compra</w:t>
      </w:r>
      <w:r>
        <w:t xml:space="preserve"> (AS-IS)</w:t>
      </w:r>
      <w:bookmarkEnd w:id="32"/>
    </w:p>
    <w:p w14:paraId="51F8FCD1" w14:textId="77777777" w:rsidR="0062105D" w:rsidRDefault="0062105D" w:rsidP="0062105D">
      <w:pPr>
        <w:pStyle w:val="TF-FIGURA"/>
      </w:pPr>
      <w:r w:rsidRPr="00447D15">
        <w:rPr>
          <w:noProof/>
        </w:rPr>
        <w:drawing>
          <wp:inline distT="0" distB="0" distL="0" distR="0" wp14:anchorId="00F7639E" wp14:editId="2DB549A4">
            <wp:extent cx="5762625" cy="1562100"/>
            <wp:effectExtent l="0" t="0" r="0" b="0"/>
            <wp:docPr id="845894006" name="Imagem 8049864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04986430" descr="Diagram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1562100"/>
                    </a:xfrm>
                    <a:prstGeom prst="rect">
                      <a:avLst/>
                    </a:prstGeom>
                    <a:noFill/>
                    <a:ln>
                      <a:noFill/>
                    </a:ln>
                  </pic:spPr>
                </pic:pic>
              </a:graphicData>
            </a:graphic>
          </wp:inline>
        </w:drawing>
      </w:r>
      <w:r w:rsidRPr="00784056">
        <w:t xml:space="preserve"> </w:t>
      </w:r>
    </w:p>
    <w:p w14:paraId="5807B956" w14:textId="15CDAF75" w:rsidR="0062105D" w:rsidRPr="00784056" w:rsidRDefault="0062105D" w:rsidP="0062105D">
      <w:pPr>
        <w:pStyle w:val="TF-FONTE"/>
      </w:pPr>
      <w:r>
        <w:t>Fonte: elaborado pelos autores</w:t>
      </w:r>
      <w:r w:rsidR="005A390A">
        <w:t xml:space="preserve"> (2024)</w:t>
      </w:r>
      <w:r>
        <w:t>.</w:t>
      </w:r>
    </w:p>
    <w:p w14:paraId="3B5E0929" w14:textId="4C115BCD" w:rsidR="0062105D" w:rsidRDefault="0062105D" w:rsidP="0062105D">
      <w:pPr>
        <w:pStyle w:val="TF-LEGENDA"/>
      </w:pPr>
      <w:bookmarkStart w:id="33" w:name="_Ref132999256"/>
      <w:bookmarkStart w:id="34" w:name="_Toc169379557"/>
      <w:r>
        <w:t xml:space="preserve">Figura </w:t>
      </w:r>
      <w:fldSimple w:instr=" SEQ Figura \* ARABIC ">
        <w:r>
          <w:rPr>
            <w:noProof/>
          </w:rPr>
          <w:t>3</w:t>
        </w:r>
      </w:fldSimple>
      <w:bookmarkEnd w:id="33"/>
      <w:r>
        <w:t xml:space="preserve"> - </w:t>
      </w:r>
      <w:r w:rsidRPr="00B11C1A">
        <w:t>Caderno de registro</w:t>
      </w:r>
      <w:bookmarkEnd w:id="34"/>
    </w:p>
    <w:p w14:paraId="21923978" w14:textId="77777777" w:rsidR="0062105D" w:rsidRDefault="0062105D" w:rsidP="0062105D">
      <w:pPr>
        <w:pStyle w:val="TF-FIGURA"/>
      </w:pPr>
      <w:r w:rsidRPr="00447D15">
        <w:rPr>
          <w:noProof/>
        </w:rPr>
        <w:drawing>
          <wp:inline distT="0" distB="0" distL="0" distR="0" wp14:anchorId="1ED6D69F" wp14:editId="5BB1EB8D">
            <wp:extent cx="2486025" cy="3600450"/>
            <wp:effectExtent l="19050" t="19050" r="9525" b="0"/>
            <wp:docPr id="1490825995" name="Imagem 179879023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98790236" descr="Tela de computador com texto preto sobre fundo branc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l="2" t="-497" r="1654" b="20454"/>
                    <a:stretch>
                      <a:fillRect/>
                    </a:stretch>
                  </pic:blipFill>
                  <pic:spPr bwMode="auto">
                    <a:xfrm>
                      <a:off x="0" y="0"/>
                      <a:ext cx="2486025" cy="3600450"/>
                    </a:xfrm>
                    <a:prstGeom prst="rect">
                      <a:avLst/>
                    </a:prstGeom>
                    <a:noFill/>
                    <a:ln w="12700" cmpd="sng">
                      <a:solidFill>
                        <a:srgbClr val="000000"/>
                      </a:solidFill>
                      <a:miter lim="800000"/>
                      <a:headEnd/>
                      <a:tailEnd/>
                    </a:ln>
                    <a:effectLst/>
                  </pic:spPr>
                </pic:pic>
              </a:graphicData>
            </a:graphic>
          </wp:inline>
        </w:drawing>
      </w:r>
    </w:p>
    <w:p w14:paraId="01B386B1" w14:textId="77777777" w:rsidR="0062105D" w:rsidRPr="005E05EE" w:rsidRDefault="0062105D" w:rsidP="0062105D">
      <w:pPr>
        <w:pStyle w:val="TF-FONTE"/>
      </w:pPr>
      <w:r w:rsidRPr="005E05EE">
        <w:t xml:space="preserve">Fonte: </w:t>
      </w:r>
      <w:r>
        <w:t>Santos (2023)</w:t>
      </w:r>
      <w:r w:rsidRPr="005E05EE">
        <w:t>.</w:t>
      </w:r>
    </w:p>
    <w:p w14:paraId="5F42DC76" w14:textId="7A30C744" w:rsidR="0062105D" w:rsidRPr="009C7A4C" w:rsidRDefault="0062105D" w:rsidP="0062105D">
      <w:pPr>
        <w:pStyle w:val="TF-TEXTO"/>
      </w:pPr>
      <w:r>
        <w:t>Conforme Santos (2023)</w:t>
      </w:r>
      <w:r w:rsidRPr="00A2574A">
        <w:t xml:space="preserve"> </w:t>
      </w:r>
      <w:r w:rsidRPr="00882087">
        <w:t xml:space="preserve">mapear e visualizar pontos específicos no </w:t>
      </w:r>
      <w:r w:rsidRPr="00A2574A">
        <w:t xml:space="preserve">controle do </w:t>
      </w:r>
      <w:r w:rsidRPr="00882087">
        <w:t xml:space="preserve">estoque e no financeiro é um dos principais desafios </w:t>
      </w:r>
      <w:r w:rsidRPr="00A2574A">
        <w:t>enfrentados pela</w:t>
      </w:r>
      <w:r w:rsidRPr="00882087">
        <w:t xml:space="preserve"> situação atual. No caso do financeiro</w:t>
      </w:r>
      <w:r w:rsidRPr="5111C830">
        <w:t xml:space="preserve"> há nebulosidade nos valores de seu varejo, tanto valores referentes </w:t>
      </w:r>
      <w:r>
        <w:t>à</w:t>
      </w:r>
      <w:r w:rsidRPr="5111C830">
        <w:t xml:space="preserve"> lucro quanto à gastos e</w:t>
      </w:r>
      <w:r w:rsidRPr="00882087">
        <w:t xml:space="preserve"> que ainda utiliza métodos manuais para gerenciar esses processos</w:t>
      </w:r>
      <w:r w:rsidRPr="00A2574A">
        <w:t xml:space="preserve">. O desafio é ainda </w:t>
      </w:r>
      <w:r w:rsidRPr="009C7A4C">
        <w:t>maior no caso do estoque, pois existem muitos modelos e tamanhos diferentes de roupas, o que pode dificultar a reposição adequada. Também referente à variedade de modelos e tamanhos há dificuldade em estipular quais são os itens faltantes nos estabelecimentos, por muitas vezes necessitando fazer mais de uma rotina de compra devido a falhas de observação (</w:t>
      </w:r>
      <w:r w:rsidR="00853694">
        <w:t>Santos</w:t>
      </w:r>
      <w:r w:rsidRPr="009C7A4C">
        <w:t xml:space="preserve">, 2023). </w:t>
      </w:r>
      <w:r w:rsidRPr="009C7A4C">
        <w:lastRenderedPageBreak/>
        <w:t xml:space="preserve">Santos (2023) ainda alega que a empresa também sofre com tomadas de decisões estratégicas por não ter dados referentes a lucro e gastos e nem dados referentes ao estoque.  </w:t>
      </w:r>
    </w:p>
    <w:p w14:paraId="4B6B14A2" w14:textId="7FBFFA11" w:rsidR="0062105D" w:rsidRPr="00A13102" w:rsidRDefault="0062105D" w:rsidP="00A13102">
      <w:pPr>
        <w:pStyle w:val="TF-TEXTO"/>
      </w:pPr>
      <w:r w:rsidRPr="009C7A4C">
        <w:t>Em virtude do contexto em questão, essa pesquisa visa responder a seguinte pergunta: quais estratégias e metodologias são necessárias para apoiar a Autêntica Store no aprimoramento da gestão de suas atividades financeiras e de estoque com maior efetividade? Conjectura-se que a implementação de um sistema centralizado e que tenha interfaces amigáveis permitirá a Autêntica Store gerenciar suas atividades de forma efetiva, assim como prevenir perdas e tomar decisões estratégicas com base em dados confiáveis. Além disso, o uso de tecnologias avançadas, como a análise de dados, pode fornecer informações importantes para a Autêntica Store, como as tendências do mercado, preferências dos clientes e desempenho financeiro. Isso certamente ajudará a empresa a ser mais eficiente e competitiva no mercado de varejo.</w:t>
      </w:r>
      <w:r w:rsidR="00A13102">
        <w:rPr>
          <w:color w:val="000000"/>
        </w:rPr>
        <w:t xml:space="preserve"> C</w:t>
      </w:r>
      <w:r w:rsidRPr="000E18F4">
        <w:rPr>
          <w:color w:val="000000"/>
        </w:rPr>
        <w:t xml:space="preserve">ontrolar o fluxo de entrada e saída de produtos; monitorar em tempo real o estoque para identificar rapidamente os produtos com maior saída e reabastecer o estoque de forma otimizada; prevenir perdas e tomar decisões estratégicas com base em dados confiáveis, por meio de relatórios e gráficos; planejar a produção e otimizar o espaço físico contribuindo para a redução de custos e aumento da rentabilidade; e, por fim, analisar e avaliar a usabilidade, a comunicabilidade e a experiência de usuário das interfaces desenvolvidas e de suas funcionalidades, por meio do Método </w:t>
      </w:r>
      <w:proofErr w:type="spellStart"/>
      <w:r w:rsidRPr="000E18F4">
        <w:rPr>
          <w:color w:val="000000"/>
        </w:rPr>
        <w:t>Relationship</w:t>
      </w:r>
      <w:proofErr w:type="spellEnd"/>
      <w:r w:rsidRPr="000E18F4">
        <w:rPr>
          <w:color w:val="000000"/>
        </w:rPr>
        <w:t xml:space="preserve"> </w:t>
      </w:r>
      <w:proofErr w:type="spellStart"/>
      <w:r w:rsidRPr="000E18F4">
        <w:rPr>
          <w:color w:val="000000"/>
        </w:rPr>
        <w:t>of</w:t>
      </w:r>
      <w:proofErr w:type="spellEnd"/>
      <w:r w:rsidRPr="000E18F4">
        <w:rPr>
          <w:color w:val="000000"/>
        </w:rPr>
        <w:t xml:space="preserve"> M3C </w:t>
      </w:r>
      <w:proofErr w:type="spellStart"/>
      <w:r w:rsidRPr="000E18F4">
        <w:rPr>
          <w:color w:val="000000"/>
        </w:rPr>
        <w:t>with</w:t>
      </w:r>
      <w:proofErr w:type="spellEnd"/>
      <w:r w:rsidRPr="000E18F4">
        <w:rPr>
          <w:color w:val="000000"/>
        </w:rPr>
        <w:t xml:space="preserve"> </w:t>
      </w:r>
      <w:proofErr w:type="spellStart"/>
      <w:r w:rsidRPr="000E18F4">
        <w:rPr>
          <w:color w:val="000000"/>
        </w:rPr>
        <w:t>User</w:t>
      </w:r>
      <w:proofErr w:type="spellEnd"/>
      <w:r w:rsidRPr="000E18F4">
        <w:rPr>
          <w:color w:val="000000"/>
        </w:rPr>
        <w:t xml:space="preserve"> </w:t>
      </w:r>
      <w:proofErr w:type="spellStart"/>
      <w:r w:rsidRPr="000E18F4">
        <w:rPr>
          <w:color w:val="000000"/>
        </w:rPr>
        <w:t>Requirements</w:t>
      </w:r>
      <w:proofErr w:type="spellEnd"/>
      <w:r w:rsidRPr="000E18F4">
        <w:rPr>
          <w:color w:val="000000"/>
        </w:rPr>
        <w:t xml:space="preserve"> </w:t>
      </w:r>
      <w:proofErr w:type="spellStart"/>
      <w:r w:rsidRPr="000E18F4">
        <w:rPr>
          <w:color w:val="000000"/>
        </w:rPr>
        <w:t>and</w:t>
      </w:r>
      <w:proofErr w:type="spellEnd"/>
      <w:r w:rsidRPr="000E18F4">
        <w:rPr>
          <w:color w:val="000000"/>
        </w:rPr>
        <w:t xml:space="preserve"> </w:t>
      </w:r>
      <w:proofErr w:type="spellStart"/>
      <w:r w:rsidRPr="000E18F4">
        <w:rPr>
          <w:color w:val="000000"/>
        </w:rPr>
        <w:t>Usability</w:t>
      </w:r>
      <w:proofErr w:type="spellEnd"/>
      <w:r w:rsidRPr="000E18F4">
        <w:rPr>
          <w:color w:val="000000"/>
        </w:rPr>
        <w:t xml:space="preserve"> </w:t>
      </w:r>
      <w:proofErr w:type="spellStart"/>
      <w:r w:rsidRPr="000E18F4">
        <w:rPr>
          <w:color w:val="000000"/>
        </w:rPr>
        <w:t>and</w:t>
      </w:r>
      <w:proofErr w:type="spellEnd"/>
      <w:r w:rsidRPr="000E18F4">
        <w:rPr>
          <w:color w:val="000000"/>
        </w:rPr>
        <w:t xml:space="preserve"> </w:t>
      </w:r>
      <w:proofErr w:type="spellStart"/>
      <w:r w:rsidRPr="000E18F4">
        <w:rPr>
          <w:color w:val="000000"/>
        </w:rPr>
        <w:t>Communicability</w:t>
      </w:r>
      <w:proofErr w:type="spellEnd"/>
      <w:r w:rsidRPr="000E18F4">
        <w:rPr>
          <w:color w:val="000000"/>
        </w:rPr>
        <w:t xml:space="preserve"> Assessment in </w:t>
      </w:r>
      <w:proofErr w:type="spellStart"/>
      <w:r w:rsidRPr="000E18F4">
        <w:rPr>
          <w:color w:val="000000"/>
        </w:rPr>
        <w:t>groupware</w:t>
      </w:r>
      <w:proofErr w:type="spellEnd"/>
      <w:r w:rsidRPr="000E18F4">
        <w:rPr>
          <w:color w:val="000000"/>
        </w:rPr>
        <w:t xml:space="preserve"> (</w:t>
      </w:r>
      <w:proofErr w:type="spellStart"/>
      <w:r w:rsidRPr="000E18F4">
        <w:rPr>
          <w:color w:val="000000"/>
        </w:rPr>
        <w:t>RURUCAg</w:t>
      </w:r>
      <w:proofErr w:type="spellEnd"/>
      <w:r w:rsidRPr="000E18F4">
        <w:rPr>
          <w:color w:val="000000"/>
        </w:rPr>
        <w:t>).</w:t>
      </w:r>
    </w:p>
    <w:p w14:paraId="104CAA00" w14:textId="22B59134" w:rsidR="0062105D" w:rsidRPr="0062105D" w:rsidRDefault="0062105D" w:rsidP="0062105D">
      <w:pPr>
        <w:pStyle w:val="TF-TEXTO"/>
        <w:ind w:firstLine="0"/>
      </w:pPr>
    </w:p>
    <w:p w14:paraId="3F3B9CB6" w14:textId="77777777" w:rsidR="00F255FC" w:rsidRPr="007D10F2" w:rsidRDefault="00F255FC" w:rsidP="00FE7959">
      <w:pPr>
        <w:pStyle w:val="Ttulo2"/>
      </w:pPr>
      <w:bookmarkStart w:id="35" w:name="_Toc169371990"/>
      <w:r w:rsidRPr="007D10F2">
        <w:t>OBJETIVOS</w:t>
      </w:r>
      <w:bookmarkEnd w:id="15"/>
      <w:bookmarkEnd w:id="16"/>
      <w:bookmarkEnd w:id="17"/>
      <w:bookmarkEnd w:id="18"/>
      <w:bookmarkEnd w:id="19"/>
      <w:bookmarkEnd w:id="20"/>
      <w:bookmarkEnd w:id="21"/>
      <w:bookmarkEnd w:id="22"/>
      <w:bookmarkEnd w:id="23"/>
      <w:bookmarkEnd w:id="24"/>
      <w:bookmarkEnd w:id="25"/>
      <w:bookmarkEnd w:id="26"/>
      <w:bookmarkEnd w:id="27"/>
      <w:bookmarkEnd w:id="35"/>
    </w:p>
    <w:p w14:paraId="6DD983EB" w14:textId="0CC8D1CA" w:rsidR="005C7541" w:rsidRPr="006A0D77" w:rsidRDefault="006A0D77" w:rsidP="005C7541">
      <w:pPr>
        <w:pStyle w:val="TF-TEXTO"/>
      </w:pPr>
      <w:bookmarkStart w:id="36" w:name="_Toc419598584"/>
      <w:bookmarkStart w:id="37" w:name="_Toc420721325"/>
      <w:bookmarkStart w:id="38" w:name="_Toc420721475"/>
      <w:bookmarkStart w:id="39" w:name="_Toc420721570"/>
      <w:bookmarkStart w:id="40" w:name="_Toc420721776"/>
      <w:bookmarkStart w:id="41" w:name="_Toc420723217"/>
      <w:bookmarkStart w:id="42" w:name="_Toc482682380"/>
      <w:bookmarkStart w:id="43" w:name="_Toc54164912"/>
      <w:bookmarkStart w:id="44" w:name="_Toc54165666"/>
      <w:bookmarkStart w:id="45" w:name="_Toc54169324"/>
      <w:bookmarkStart w:id="46" w:name="_Toc96347430"/>
      <w:bookmarkStart w:id="47" w:name="_Toc96357714"/>
      <w:bookmarkStart w:id="48" w:name="_Toc96491851"/>
      <w:r>
        <w:rPr>
          <w:color w:val="000000"/>
        </w:rPr>
        <w:t>O</w:t>
      </w:r>
      <w:r w:rsidRPr="000E18F4">
        <w:rPr>
          <w:color w:val="000000"/>
        </w:rPr>
        <w:t xml:space="preserve"> objetivo principal do trabalho é disponibilizar um sistema de forma centralizada e com interfaces amigáveis, para auxiliar a Autêntica Store no gerenciamento de seus produtos, em suas tomadas de decisões estratégicas e nos seus gastos e lucros. Para isso foram definidos os seguintes objetivos específicos</w:t>
      </w:r>
      <w:r>
        <w:t>:</w:t>
      </w:r>
    </w:p>
    <w:p w14:paraId="4CA6C6B5" w14:textId="216B5A5F" w:rsidR="005C7541" w:rsidRDefault="00B613BE" w:rsidP="005C7541">
      <w:pPr>
        <w:pStyle w:val="TF-ALNEA"/>
      </w:pPr>
      <w:bookmarkStart w:id="49" w:name="_Hlk168775587"/>
      <w:r>
        <w:t>control</w:t>
      </w:r>
      <w:bookmarkEnd w:id="49"/>
      <w:r>
        <w:t>ar o fluxo de entrada e saída de produtos</w:t>
      </w:r>
      <w:r w:rsidR="005C7541">
        <w:t>;</w:t>
      </w:r>
    </w:p>
    <w:p w14:paraId="20D3D19B" w14:textId="7870CA7F" w:rsidR="00A3629C" w:rsidRDefault="00B613BE" w:rsidP="00253220">
      <w:pPr>
        <w:pStyle w:val="TF-ALNEA"/>
      </w:pPr>
      <w:r>
        <w:t>monitorar em tempo real o estoque para identificar rapidamente os produtos com maior saída e reabastecer o estoque de forma otimizada</w:t>
      </w:r>
      <w:r w:rsidR="005C7541">
        <w:t>;</w:t>
      </w:r>
    </w:p>
    <w:p w14:paraId="503B0AF6" w14:textId="6E365362" w:rsidR="005C7541" w:rsidRDefault="00B613BE" w:rsidP="006139F8">
      <w:pPr>
        <w:pStyle w:val="TF-ALNEA"/>
      </w:pPr>
      <w:r>
        <w:t>prevenir perdas e tomar decisões estratégicas com base em dados confiáveis, por meio de relatórios, tabelas e gráficos</w:t>
      </w:r>
      <w:r w:rsidR="00034D60">
        <w:t>;</w:t>
      </w:r>
    </w:p>
    <w:p w14:paraId="5DEC07AD" w14:textId="45F6A974" w:rsidR="00034D60" w:rsidRDefault="00B613BE" w:rsidP="006139F8">
      <w:pPr>
        <w:pStyle w:val="TF-ALNEA"/>
      </w:pPr>
      <w:r>
        <w:t>planejar a produção e otimizar o espaço físico contribuindo para a redução de custos e aumento da rentabilidade;</w:t>
      </w:r>
    </w:p>
    <w:p w14:paraId="3637A738" w14:textId="1C01776C" w:rsidR="00034D60" w:rsidRPr="00B613BE" w:rsidRDefault="00B613BE" w:rsidP="006139F8">
      <w:pPr>
        <w:pStyle w:val="TF-ALNEA"/>
      </w:pPr>
      <w:r w:rsidRPr="00B613BE">
        <w:t xml:space="preserve">analisar e avaliar a usabilidade, a comunicabilidade e a </w:t>
      </w:r>
      <w:r>
        <w:t xml:space="preserve">experiência de usuário das </w:t>
      </w:r>
      <w:r>
        <w:lastRenderedPageBreak/>
        <w:t>interfaces desenvolvidas e de suas funcionalidades, por meio do</w:t>
      </w:r>
      <w:r w:rsidR="00034D60" w:rsidRPr="00B613BE">
        <w:t xml:space="preserve"> Método </w:t>
      </w:r>
      <w:proofErr w:type="spellStart"/>
      <w:r w:rsidR="00034D60" w:rsidRPr="00B613BE">
        <w:t>Relationship</w:t>
      </w:r>
      <w:proofErr w:type="spellEnd"/>
      <w:r w:rsidR="00034D60" w:rsidRPr="00B613BE">
        <w:t xml:space="preserve"> </w:t>
      </w:r>
      <w:proofErr w:type="spellStart"/>
      <w:r w:rsidR="00034D60" w:rsidRPr="00B613BE">
        <w:t>of</w:t>
      </w:r>
      <w:proofErr w:type="spellEnd"/>
      <w:r w:rsidR="00034D60" w:rsidRPr="00B613BE">
        <w:t xml:space="preserve"> M3C </w:t>
      </w:r>
      <w:proofErr w:type="spellStart"/>
      <w:r w:rsidR="00034D60" w:rsidRPr="00B613BE">
        <w:t>with</w:t>
      </w:r>
      <w:proofErr w:type="spellEnd"/>
      <w:r w:rsidR="00034D60" w:rsidRPr="00B613BE">
        <w:t xml:space="preserve"> </w:t>
      </w:r>
      <w:proofErr w:type="spellStart"/>
      <w:r w:rsidR="00034D60" w:rsidRPr="00B613BE">
        <w:t>User</w:t>
      </w:r>
      <w:proofErr w:type="spellEnd"/>
      <w:r w:rsidR="00034D60" w:rsidRPr="00B613BE">
        <w:t xml:space="preserve"> </w:t>
      </w:r>
      <w:proofErr w:type="spellStart"/>
      <w:r w:rsidR="00034D60" w:rsidRPr="00B613BE">
        <w:t>Requirements</w:t>
      </w:r>
      <w:proofErr w:type="spellEnd"/>
      <w:r w:rsidR="00034D60" w:rsidRPr="00B613BE">
        <w:t xml:space="preserve"> </w:t>
      </w:r>
      <w:proofErr w:type="spellStart"/>
      <w:r w:rsidR="00034D60" w:rsidRPr="00B613BE">
        <w:t>and</w:t>
      </w:r>
      <w:proofErr w:type="spellEnd"/>
      <w:r w:rsidR="00034D60" w:rsidRPr="00B613BE">
        <w:t xml:space="preserve"> </w:t>
      </w:r>
      <w:proofErr w:type="spellStart"/>
      <w:r w:rsidR="00034D60" w:rsidRPr="00B613BE">
        <w:t>Usability</w:t>
      </w:r>
      <w:proofErr w:type="spellEnd"/>
      <w:r w:rsidR="00034D60" w:rsidRPr="00B613BE">
        <w:t xml:space="preserve"> </w:t>
      </w:r>
      <w:proofErr w:type="spellStart"/>
      <w:r w:rsidR="00034D60" w:rsidRPr="00B613BE">
        <w:t>and</w:t>
      </w:r>
      <w:proofErr w:type="spellEnd"/>
      <w:r w:rsidR="00034D60" w:rsidRPr="00B613BE">
        <w:t xml:space="preserve"> </w:t>
      </w:r>
      <w:proofErr w:type="spellStart"/>
      <w:r w:rsidR="00034D60" w:rsidRPr="00B613BE">
        <w:t>Communicability</w:t>
      </w:r>
      <w:proofErr w:type="spellEnd"/>
      <w:r w:rsidR="00034D60" w:rsidRPr="00B613BE">
        <w:t xml:space="preserve"> Assessment in </w:t>
      </w:r>
      <w:proofErr w:type="spellStart"/>
      <w:r w:rsidR="00034D60" w:rsidRPr="00B613BE">
        <w:t>groupware</w:t>
      </w:r>
      <w:proofErr w:type="spellEnd"/>
      <w:r w:rsidR="00034D60" w:rsidRPr="00B613BE">
        <w:t xml:space="preserve"> (</w:t>
      </w:r>
      <w:proofErr w:type="spellStart"/>
      <w:r w:rsidR="00034D60" w:rsidRPr="00B613BE">
        <w:t>RURUCAg</w:t>
      </w:r>
      <w:proofErr w:type="spellEnd"/>
      <w:r w:rsidR="00034D60" w:rsidRPr="00B613BE">
        <w:t>).</w:t>
      </w:r>
    </w:p>
    <w:p w14:paraId="04206473" w14:textId="77777777" w:rsidR="00F255FC" w:rsidRDefault="00F255FC" w:rsidP="00FE7959">
      <w:pPr>
        <w:pStyle w:val="Ttulo2"/>
      </w:pPr>
      <w:bookmarkStart w:id="50" w:name="_Toc169371991"/>
      <w:r>
        <w:t>estrutura</w:t>
      </w:r>
      <w:bookmarkEnd w:id="36"/>
      <w:bookmarkEnd w:id="37"/>
      <w:bookmarkEnd w:id="38"/>
      <w:bookmarkEnd w:id="39"/>
      <w:bookmarkEnd w:id="40"/>
      <w:bookmarkEnd w:id="41"/>
      <w:bookmarkEnd w:id="42"/>
      <w:bookmarkEnd w:id="43"/>
      <w:bookmarkEnd w:id="44"/>
      <w:bookmarkEnd w:id="45"/>
      <w:bookmarkEnd w:id="46"/>
      <w:bookmarkEnd w:id="47"/>
      <w:bookmarkEnd w:id="48"/>
      <w:bookmarkEnd w:id="50"/>
    </w:p>
    <w:p w14:paraId="44D89DD5" w14:textId="2FB10091" w:rsidR="00C33ACB" w:rsidRDefault="00C33ACB" w:rsidP="00C33ACB">
      <w:pPr>
        <w:pStyle w:val="TF-TEXTO"/>
      </w:pPr>
      <w:r>
        <w:t>Este trabalho é dividido em quatro capítulos. O capítulo inicial aborda a introdução do tema, destacando os principais objetivos e a estrutura geral do estudo.</w:t>
      </w:r>
    </w:p>
    <w:p w14:paraId="762E9477" w14:textId="452BD855" w:rsidR="00C33ACB" w:rsidRDefault="00C33ACB" w:rsidP="00C33ACB">
      <w:pPr>
        <w:pStyle w:val="TF-TEXTO"/>
      </w:pPr>
      <w:r>
        <w:t xml:space="preserve">No segundo capítulo, são detalhadas as bases teóricas que sustentam o desenvolvimento, incluindo sistemas de gestão financeira e de estoque, a metodologia Business </w:t>
      </w:r>
      <w:proofErr w:type="spellStart"/>
      <w:r>
        <w:t>Process</w:t>
      </w:r>
      <w:proofErr w:type="spellEnd"/>
      <w:r>
        <w:t xml:space="preserve"> Management (BPM), design, interfaces amigáveis e o material design. Além disso, realiza-se uma revisão de literatura (RL) para identificar trabalhos correlatos, apresentando as pesquisas e ferramentas selecionadas.</w:t>
      </w:r>
    </w:p>
    <w:p w14:paraId="1DA77742" w14:textId="0CFEC9A5" w:rsidR="009936E2" w:rsidRDefault="009936E2" w:rsidP="00C33ACB">
      <w:pPr>
        <w:pStyle w:val="TF-TEXTO"/>
      </w:pPr>
      <w:r>
        <w:t xml:space="preserve">No terceiro capítulo, foi demonstrado o desenvolvimento do sistema de gestão financeira e de estoque </w:t>
      </w:r>
      <w:r w:rsidR="00CB5C8A">
        <w:t xml:space="preserve">além de </w:t>
      </w:r>
      <w:r>
        <w:t>abrange</w:t>
      </w:r>
      <w:r w:rsidR="00CB5C8A">
        <w:t>r</w:t>
      </w:r>
      <w:r>
        <w:t xml:space="preserve"> o levantamento de informações, as tecnologias utilizadas, a especificação do sistema, a implementação, os resultados e discussões.</w:t>
      </w:r>
    </w:p>
    <w:p w14:paraId="4A3A6301" w14:textId="05F8543B" w:rsidR="00F168AA" w:rsidRDefault="00F168AA" w:rsidP="00C33ACB">
      <w:pPr>
        <w:pStyle w:val="TF-TEXTO"/>
      </w:pPr>
      <w:r>
        <w:t xml:space="preserve">Na seção de resultados e discussões, detalhou-se o processo aprimorado utilizando a etapa TO-BE do BPM, e foram expostos os efeitos e conclusões derivados da aplicação do Método </w:t>
      </w:r>
      <w:proofErr w:type="spellStart"/>
      <w:r>
        <w:t>RURUCAg</w:t>
      </w:r>
      <w:proofErr w:type="spellEnd"/>
      <w:r>
        <w:t>, adaptado para o sistema.</w:t>
      </w:r>
    </w:p>
    <w:p w14:paraId="3A2D8102" w14:textId="00567859" w:rsidR="00450497" w:rsidRDefault="0080045C" w:rsidP="00C33ACB">
      <w:pPr>
        <w:pStyle w:val="TF-TEXTO"/>
      </w:pPr>
      <w:r>
        <w:t>Por último</w:t>
      </w:r>
      <w:r w:rsidR="00450497">
        <w:t>, o quarto capítulo discute as possíveis extensões para implementações futuras e apresenta as principais conclusões do trabalho realizado.</w:t>
      </w:r>
    </w:p>
    <w:p w14:paraId="1A85BFAC" w14:textId="77777777" w:rsidR="0036523A" w:rsidRDefault="0036523A" w:rsidP="003D331F">
      <w:pPr>
        <w:pStyle w:val="Ttulo1"/>
      </w:pPr>
      <w:bookmarkStart w:id="51" w:name="_Toc457326634"/>
      <w:bookmarkStart w:id="52" w:name="_Toc419598587"/>
      <w:bookmarkStart w:id="53" w:name="_Toc169371992"/>
      <w:r>
        <w:lastRenderedPageBreak/>
        <w:t>FUNDAMENTAÇÃO TEÓRICA</w:t>
      </w:r>
      <w:bookmarkEnd w:id="51"/>
      <w:bookmarkEnd w:id="53"/>
    </w:p>
    <w:p w14:paraId="75250D2C" w14:textId="5622DB89" w:rsidR="0036523A" w:rsidRPr="00654390" w:rsidRDefault="0099608B" w:rsidP="0036523A">
      <w:pPr>
        <w:pStyle w:val="TF-TEXTO"/>
      </w:pPr>
      <w:r>
        <w:t>Ess</w:t>
      </w:r>
      <w:r w:rsidR="00ED0C8A">
        <w:t>e</w:t>
      </w:r>
      <w:r>
        <w:t xml:space="preserve"> </w:t>
      </w:r>
      <w:r w:rsidR="00ED0C8A">
        <w:t>capítulo</w:t>
      </w:r>
      <w:r>
        <w:t xml:space="preserve"> aborda os conceitos fundamentais desse trabalho e está estruturada em três seções. A seção </w:t>
      </w:r>
      <w:r>
        <w:fldChar w:fldCharType="begin"/>
      </w:r>
      <w:r>
        <w:instrText xml:space="preserve"> REF _Ref131439058 \r \h </w:instrText>
      </w:r>
      <w:r>
        <w:fldChar w:fldCharType="separate"/>
      </w:r>
      <w:r>
        <w:t>2.1</w:t>
      </w:r>
      <w:r>
        <w:fldChar w:fldCharType="end"/>
      </w:r>
      <w:r>
        <w:t xml:space="preserve"> conceitua os sistemas de gestão de</w:t>
      </w:r>
      <w:r w:rsidR="00ED0C8A">
        <w:t xml:space="preserve"> financeira e</w:t>
      </w:r>
      <w:r>
        <w:t xml:space="preserve"> estoque; a seção </w:t>
      </w:r>
      <w:r>
        <w:fldChar w:fldCharType="begin"/>
      </w:r>
      <w:r>
        <w:instrText xml:space="preserve"> REF _Ref131439105 \r \h </w:instrText>
      </w:r>
      <w:r>
        <w:fldChar w:fldCharType="separate"/>
      </w:r>
      <w:r>
        <w:t>2.2</w:t>
      </w:r>
      <w:r>
        <w:fldChar w:fldCharType="end"/>
      </w:r>
      <w:r>
        <w:t xml:space="preserve"> aborda o </w:t>
      </w:r>
      <w:r w:rsidRPr="00A606A5">
        <w:rPr>
          <w:rStyle w:val="ui-provider"/>
        </w:rPr>
        <w:t xml:space="preserve">Business </w:t>
      </w:r>
      <w:proofErr w:type="spellStart"/>
      <w:r w:rsidRPr="00A606A5">
        <w:rPr>
          <w:rStyle w:val="ui-provider"/>
        </w:rPr>
        <w:t>Process</w:t>
      </w:r>
      <w:proofErr w:type="spellEnd"/>
      <w:r w:rsidRPr="00A606A5">
        <w:rPr>
          <w:rStyle w:val="ui-provider"/>
        </w:rPr>
        <w:t xml:space="preserve"> Management (BPM) e as </w:t>
      </w:r>
      <w:r>
        <w:rPr>
          <w:rStyle w:val="ui-provider"/>
        </w:rPr>
        <w:t>etapas</w:t>
      </w:r>
      <w:r w:rsidRPr="00A606A5">
        <w:rPr>
          <w:rStyle w:val="ui-provider"/>
        </w:rPr>
        <w:t xml:space="preserve"> AS-IS/TO-BE</w:t>
      </w:r>
      <w:r>
        <w:t xml:space="preserve">; a seção </w:t>
      </w:r>
      <w:r>
        <w:fldChar w:fldCharType="begin"/>
      </w:r>
      <w:r>
        <w:instrText xml:space="preserve"> REF _Ref131439158 \r \h </w:instrText>
      </w:r>
      <w:r>
        <w:fldChar w:fldCharType="separate"/>
      </w:r>
      <w:r>
        <w:t>2.3</w:t>
      </w:r>
      <w:r>
        <w:fldChar w:fldCharType="end"/>
      </w:r>
      <w:r>
        <w:t xml:space="preserve"> traz o tema Design, interfaces amigáveis e o Material Design</w:t>
      </w:r>
      <w:r w:rsidR="00654390" w:rsidRPr="00654390">
        <w:t xml:space="preserve">; </w:t>
      </w:r>
      <w:r w:rsidR="00654390">
        <w:t>e por fim, a seção 2.4 traz os correlatos, o qual descreve o processo de pesquisa, as ferramentas utilizadas e os trabalhos selecionados.</w:t>
      </w:r>
    </w:p>
    <w:p w14:paraId="297750BD" w14:textId="316FB376" w:rsidR="00E91A7A" w:rsidRDefault="00CA3979" w:rsidP="00FE7959">
      <w:pPr>
        <w:pStyle w:val="Ttulo2"/>
      </w:pPr>
      <w:bookmarkStart w:id="54" w:name="_Ref147049723"/>
      <w:bookmarkStart w:id="55" w:name="_Toc169371993"/>
      <w:r>
        <w:t>SISTEMAS DE GESTÃO</w:t>
      </w:r>
      <w:bookmarkEnd w:id="54"/>
      <w:r w:rsidR="0099608B">
        <w:t xml:space="preserve"> DE FINANCEIRA</w:t>
      </w:r>
      <w:r w:rsidR="00ED0C8A">
        <w:t xml:space="preserve"> e estoque</w:t>
      </w:r>
      <w:bookmarkEnd w:id="55"/>
    </w:p>
    <w:p w14:paraId="768E2E7C" w14:textId="37CACF63" w:rsidR="0099608B" w:rsidRPr="009C7A4C" w:rsidRDefault="0099608B" w:rsidP="0099608B">
      <w:pPr>
        <w:pStyle w:val="TF-TEXTO"/>
      </w:pPr>
      <w:r w:rsidRPr="00BB0FDF">
        <w:t>O conceito de gestão é fluido e evolui de acordo com as dinâmicas sociais, destacando os principais desafios organizacionais observados em cada momento</w:t>
      </w:r>
      <w:r>
        <w:t xml:space="preserve"> (</w:t>
      </w:r>
      <w:r w:rsidR="005D5C94">
        <w:t>Borralho</w:t>
      </w:r>
      <w:r>
        <w:t xml:space="preserve">, 2018), ou </w:t>
      </w:r>
      <w:r w:rsidRPr="009C7A4C">
        <w:t>seja, ele não é estático e reflete a realidade e as demandas do contexto em que está inserido. Borralho (2018) ainda coloca que a gestão revela a estrutura e ambiente em que a empresa está inserido, tornando visível os desafios e quais questões devem ser seguidas. Para garantir um controle efetivo da gestão de estoque e das finanças é essencial adotar um procedimento que possibilite o registro, fiscalização e gerenciamento adequado dessas áreas (</w:t>
      </w:r>
      <w:r w:rsidR="0018440D">
        <w:t>Lira</w:t>
      </w:r>
      <w:r>
        <w:t xml:space="preserve">; </w:t>
      </w:r>
      <w:r w:rsidR="0018440D">
        <w:t>Barbosa</w:t>
      </w:r>
      <w:r>
        <w:t xml:space="preserve">; </w:t>
      </w:r>
      <w:r w:rsidR="0018440D">
        <w:t>Camerlengo</w:t>
      </w:r>
      <w:r w:rsidRPr="009C7A4C">
        <w:t xml:space="preserve">, 2021). </w:t>
      </w:r>
    </w:p>
    <w:p w14:paraId="479A530B" w14:textId="0EDDF1A8" w:rsidR="0099608B" w:rsidRPr="009C7A4C" w:rsidRDefault="0099608B" w:rsidP="0099608B">
      <w:pPr>
        <w:pStyle w:val="TF-TEXTO"/>
      </w:pPr>
      <w:r w:rsidRPr="009C7A4C">
        <w:t xml:space="preserve">Referente ao gerenciamento de estoque, segundo Figueiredo e </w:t>
      </w:r>
      <w:r w:rsidRPr="009C7A4C">
        <w:rPr>
          <w:szCs w:val="24"/>
        </w:rPr>
        <w:t>Bernardo</w:t>
      </w:r>
      <w:r w:rsidRPr="009C7A4C">
        <w:t xml:space="preserve"> (2021), ele consiste em controlar e manter os recursos em equilíbrio com o nível econômico dos investimentos, visando garantir a gestão eficiente deles, inclusive por meio do controle dos recursos inativos. Nesse sentido, Ana (2021) observa que, para garantir uma gestão eficiente do estoque e evitar prejuízos, é importante estabelecer processos bem definidos para a compra de mercadorias, incluindo políticas específicas como quantidades mínimas e máximas, prazos de entrega e seleção de fornecedores confiáveis. Portanto, a gestão de estoque envolve compreender a realidade do negócio e tomar decisões que equilibrem a demanda atual com as necessidades futuras, mantendo os custos operacionais em um nível mínimo (</w:t>
      </w:r>
      <w:r w:rsidR="005C5D01">
        <w:t>Cardoso</w:t>
      </w:r>
      <w:r w:rsidRPr="009C7A4C">
        <w:t xml:space="preserve"> </w:t>
      </w:r>
      <w:r w:rsidRPr="009C7A4C">
        <w:rPr>
          <w:i/>
          <w:iCs/>
        </w:rPr>
        <w:t>et al.</w:t>
      </w:r>
      <w:r w:rsidRPr="009C7A4C">
        <w:rPr>
          <w:iCs/>
        </w:rPr>
        <w:t>, 2020)</w:t>
      </w:r>
      <w:r w:rsidRPr="009C7A4C">
        <w:t>. Silva (2020) destaca que a demanda variável e sazonal pode afetar a capacidade de produção da empresa, portanto, é crucial que ela esteja pronta para ajustar sua produção e demanda para atender aos clientes.</w:t>
      </w:r>
      <w:r w:rsidRPr="009C7A4C" w:rsidDel="00840CEA">
        <w:t xml:space="preserve"> </w:t>
      </w:r>
    </w:p>
    <w:p w14:paraId="06709A8D" w14:textId="5097CB57" w:rsidR="0099608B" w:rsidRDefault="0099608B" w:rsidP="0099608B">
      <w:pPr>
        <w:pStyle w:val="TF-TEXTO"/>
      </w:pPr>
      <w:r w:rsidRPr="009C7A4C">
        <w:t xml:space="preserve">Já no que se refere às atividades de gestão financeira, Salomé </w:t>
      </w:r>
      <w:r w:rsidRPr="009C7A4C">
        <w:rPr>
          <w:i/>
          <w:iCs/>
        </w:rPr>
        <w:t>et al</w:t>
      </w:r>
      <w:r w:rsidRPr="009C7A4C">
        <w:t xml:space="preserve">. (2021) colocam que, o controle do fluxo de caixa é uma ferramenta vital de gestão financeira, permitindo ao gestor avaliar a liquidez, as necessidades de recursos e a sustentabilidade da empresa. Além disso, Salomé </w:t>
      </w:r>
      <w:r w:rsidRPr="009C7A4C">
        <w:rPr>
          <w:i/>
          <w:iCs/>
        </w:rPr>
        <w:t>et al</w:t>
      </w:r>
      <w:r w:rsidRPr="009C7A4C">
        <w:t>. (2021) observam que a gestão financeira possibilita que sejam realizados ajustes e correções necessários para garantir sua saúde financeira. Essa ferramenta gerencial é essencial, pois é voltada para o alca</w:t>
      </w:r>
      <w:r w:rsidRPr="007535CA">
        <w:t xml:space="preserve">nce de resultados, </w:t>
      </w:r>
      <w:r>
        <w:t>possibilitando</w:t>
      </w:r>
      <w:r w:rsidRPr="007535CA">
        <w:t xml:space="preserve"> a determinação dos índices </w:t>
      </w:r>
      <w:r w:rsidRPr="007535CA">
        <w:lastRenderedPageBreak/>
        <w:t>globais de desempenho da empresa e oferece informações valiosas para a tomada de decisões gerenciais</w:t>
      </w:r>
      <w:r>
        <w:t xml:space="preserve"> (</w:t>
      </w:r>
      <w:r w:rsidR="005C5D01">
        <w:t>Camargo</w:t>
      </w:r>
      <w:r>
        <w:t>, 2020)</w:t>
      </w:r>
      <w:r w:rsidRPr="007535CA">
        <w:t>.</w:t>
      </w:r>
      <w:r>
        <w:t xml:space="preserve"> Portanto, a</w:t>
      </w:r>
      <w:r w:rsidRPr="005E2C34">
        <w:t xml:space="preserve"> falta de um controle financeiro adequado pode resultar em decisões tomadas em meio a um ambiente incerto, sujeitas a riscos desconhecidos e potencialmente prejudiciais</w:t>
      </w:r>
      <w:r>
        <w:t xml:space="preserve"> (</w:t>
      </w:r>
      <w:r w:rsidR="005C5D01">
        <w:t>Silva</w:t>
      </w:r>
      <w:r>
        <w:t xml:space="preserve"> </w:t>
      </w:r>
      <w:r w:rsidRPr="00E31981">
        <w:rPr>
          <w:i/>
          <w:iCs/>
        </w:rPr>
        <w:t>et al.</w:t>
      </w:r>
      <w:r>
        <w:t>, 2021)</w:t>
      </w:r>
      <w:r w:rsidRPr="005E2C34">
        <w:t>.</w:t>
      </w:r>
      <w:r>
        <w:t xml:space="preserve"> </w:t>
      </w:r>
    </w:p>
    <w:p w14:paraId="61FBDA36" w14:textId="370ED6F1" w:rsidR="00E91A7A" w:rsidRPr="00CA3979" w:rsidRDefault="00CA3979" w:rsidP="00FE7959">
      <w:pPr>
        <w:pStyle w:val="Ttulo2"/>
        <w:rPr>
          <w:lang w:val="en-GB"/>
        </w:rPr>
      </w:pPr>
      <w:bookmarkStart w:id="56" w:name="_Ref147049755"/>
      <w:bookmarkStart w:id="57" w:name="_Hlk150638603"/>
      <w:bookmarkStart w:id="58" w:name="_Toc169371994"/>
      <w:r w:rsidRPr="00CA3979">
        <w:rPr>
          <w:lang w:val="en-GB"/>
        </w:rPr>
        <w:t>BUSINESS PROCESS MANAGEMENT E A</w:t>
      </w:r>
      <w:r>
        <w:rPr>
          <w:lang w:val="en-GB"/>
        </w:rPr>
        <w:t xml:space="preserve">S </w:t>
      </w:r>
      <w:r w:rsidR="0099608B">
        <w:rPr>
          <w:lang w:val="en-GB"/>
        </w:rPr>
        <w:t>técnicas</w:t>
      </w:r>
      <w:r>
        <w:rPr>
          <w:lang w:val="en-GB"/>
        </w:rPr>
        <w:t xml:space="preserve"> AS-IS/TO-BE</w:t>
      </w:r>
      <w:bookmarkEnd w:id="56"/>
      <w:bookmarkEnd w:id="58"/>
    </w:p>
    <w:bookmarkEnd w:id="57"/>
    <w:p w14:paraId="2813795B" w14:textId="162E0E52" w:rsidR="00CB4659" w:rsidRDefault="0099608B" w:rsidP="0099608B">
      <w:pPr>
        <w:pStyle w:val="TF-TEXTO"/>
      </w:pPr>
      <w:r w:rsidRPr="000B1B78">
        <w:t xml:space="preserve">O Business </w:t>
      </w:r>
      <w:proofErr w:type="spellStart"/>
      <w:r w:rsidRPr="000B1B78">
        <w:t>Process</w:t>
      </w:r>
      <w:proofErr w:type="spellEnd"/>
      <w:r w:rsidRPr="000B1B78">
        <w:t xml:space="preserve"> Management (BPM) permite mapear e integrar os processos organizacionais para aumentar a agilidade e eficiência nas atividades relacionadas às pessoas, tarefas, máquinas, aplicativos de software e outros elementos</w:t>
      </w:r>
      <w:r>
        <w:t xml:space="preserve"> (</w:t>
      </w:r>
      <w:r w:rsidRPr="00E21EA9">
        <w:t>M</w:t>
      </w:r>
      <w:r w:rsidR="00D65997">
        <w:t>oraes</w:t>
      </w:r>
      <w:r>
        <w:t>; P</w:t>
      </w:r>
      <w:r w:rsidR="00CB4659">
        <w:t>aranhos</w:t>
      </w:r>
      <w:r>
        <w:t>; C</w:t>
      </w:r>
      <w:r w:rsidR="00D65997">
        <w:t>respo</w:t>
      </w:r>
      <w:r>
        <w:t>, 2019)</w:t>
      </w:r>
      <w:r w:rsidRPr="000B1B78">
        <w:t xml:space="preserve">. </w:t>
      </w:r>
      <w:r w:rsidRPr="00501E96">
        <w:t>A implementação do BPM exige comprometimento contínuo das organizações em atividades como modelagem</w:t>
      </w:r>
      <w:r w:rsidRPr="009C7A4C">
        <w:t>, análise e transformação de processos, garantindo o feedback e o alinhamento dos processos de negócio com a estratégia organizacional e o foco no cliente (</w:t>
      </w:r>
      <w:proofErr w:type="spellStart"/>
      <w:r w:rsidRPr="009C7A4C">
        <w:t>I</w:t>
      </w:r>
      <w:r w:rsidR="00D65997">
        <w:t>drogo</w:t>
      </w:r>
      <w:proofErr w:type="spellEnd"/>
      <w:r w:rsidRPr="009C7A4C">
        <w:t xml:space="preserve"> </w:t>
      </w:r>
      <w:r w:rsidRPr="009C7A4C">
        <w:rPr>
          <w:i/>
          <w:iCs/>
        </w:rPr>
        <w:t>et al</w:t>
      </w:r>
      <w:r w:rsidRPr="009C7A4C">
        <w:t xml:space="preserve">., 2019). </w:t>
      </w:r>
    </w:p>
    <w:p w14:paraId="187B4882" w14:textId="067AE450" w:rsidR="0099608B" w:rsidRDefault="00896A33" w:rsidP="0099608B">
      <w:pPr>
        <w:pStyle w:val="TF-TEXTO"/>
      </w:pPr>
      <w:r>
        <w:t>De acordo com Gomes (2023), a metodologia de BPM emprega software para modelar processos, o que auxilia no desenvolvimento de atividades voltadas para a prevenção de perdas e na estruturação e acompanhamento mais eficazes dos processos operacionais</w:t>
      </w:r>
      <w:r w:rsidR="005524FC">
        <w:t xml:space="preserve"> e m</w:t>
      </w:r>
      <w:r>
        <w:t>apear os processos relacionados à prevenção de perdas permite uma visualização dos eventos que podem ocasionar perdas, facilitando a identificação de pontos críticos que requerem intervenção.</w:t>
      </w:r>
      <w:r w:rsidR="008876F6">
        <w:t xml:space="preserve"> </w:t>
      </w:r>
      <w:r w:rsidR="00CB4659">
        <w:t xml:space="preserve">Para </w:t>
      </w:r>
      <w:r w:rsidR="0099608B" w:rsidRPr="009C7A4C">
        <w:t xml:space="preserve">Cardoso e Pedro Filho (2019), </w:t>
      </w:r>
      <w:r w:rsidR="004542C8">
        <w:t>essa metodologia</w:t>
      </w:r>
      <w:r w:rsidR="0099608B" w:rsidRPr="009C7A4C">
        <w:t xml:space="preserve"> leva a uma melhoria significativa no desempenho geral da organização, garantindo a</w:t>
      </w:r>
      <w:r w:rsidR="0099608B" w:rsidRPr="007D61CA">
        <w:t xml:space="preserve"> integração dos processos com a estratégia e objetivos organizacionais, além da criação de valor para o cliente</w:t>
      </w:r>
      <w:r w:rsidR="0099608B">
        <w:t xml:space="preserve">. </w:t>
      </w:r>
      <w:proofErr w:type="spellStart"/>
      <w:r w:rsidR="0099608B" w:rsidRPr="009E28A9">
        <w:t>Elstermann</w:t>
      </w:r>
      <w:proofErr w:type="spellEnd"/>
      <w:r w:rsidR="0099608B" w:rsidRPr="00582F8A">
        <w:t xml:space="preserve"> (20</w:t>
      </w:r>
      <w:r w:rsidR="0099608B">
        <w:t>19</w:t>
      </w:r>
      <w:r w:rsidR="0099608B" w:rsidRPr="00582F8A">
        <w:t>)</w:t>
      </w:r>
      <w:r w:rsidR="0099608B">
        <w:t xml:space="preserve"> complementa que o mapeamento pode ser realizado pelas etapas AS-IS/TO-BE do BPM, possibilitando que as organizações tenham conhecimento dos </w:t>
      </w:r>
      <w:r w:rsidR="0099608B" w:rsidRPr="00582F8A">
        <w:t>processos atuais (AS-IS)</w:t>
      </w:r>
      <w:r w:rsidR="0099608B">
        <w:t xml:space="preserve">, bem como possam </w:t>
      </w:r>
      <w:r w:rsidR="0099608B" w:rsidRPr="00582F8A">
        <w:t xml:space="preserve">planejar </w:t>
      </w:r>
      <w:r w:rsidR="0099608B">
        <w:t>ou melhorar seus processos (TO-BE).</w:t>
      </w:r>
    </w:p>
    <w:p w14:paraId="72137852" w14:textId="2F5D8708" w:rsidR="0099608B" w:rsidRDefault="0099608B" w:rsidP="0099608B">
      <w:pPr>
        <w:pStyle w:val="TF-TEXTO"/>
      </w:pPr>
      <w:r>
        <w:t xml:space="preserve">Segundo Moreira </w:t>
      </w:r>
      <w:r w:rsidRPr="005176E6">
        <w:rPr>
          <w:i/>
          <w:iCs/>
        </w:rPr>
        <w:t>et al</w:t>
      </w:r>
      <w:r>
        <w:t>. (2020), a etapa AS-IS é utilizada para criar representações de processos, e sua melhor forma de realização é por meio da modelagem de como os processos ocorrem na prática, sem avaliar se estão corretos ou não. Dessa forma, é possível avaliar o nível de organização dos processos executados (M</w:t>
      </w:r>
      <w:r w:rsidR="00084CE7">
        <w:t>oreira</w:t>
      </w:r>
      <w:r>
        <w:t xml:space="preserve"> </w:t>
      </w:r>
      <w:r w:rsidRPr="09815214">
        <w:rPr>
          <w:i/>
          <w:iCs/>
        </w:rPr>
        <w:t>et al</w:t>
      </w:r>
      <w:r>
        <w:t>., 2020). Já a etapa TO-BE ajuda a otimizar processos e trazer vantagens competitivas para a organização por meio da melhoria contínua (</w:t>
      </w:r>
      <w:r w:rsidR="005C5D01">
        <w:t>Silva</w:t>
      </w:r>
      <w:r>
        <w:t>, 2021). Silva (2021) ainda coloca que,</w:t>
      </w:r>
      <w:r w:rsidR="00EE4145">
        <w:t>'</w:t>
      </w:r>
      <w:r>
        <w:t xml:space="preserve"> por meio dessa análise, é possível definir o fluxo do processo, as responsabilidades de cada área, bem como as tecnologias necessárias para implementar mudanças no processo.</w:t>
      </w:r>
    </w:p>
    <w:p w14:paraId="134CA460" w14:textId="39481133" w:rsidR="00E91A7A" w:rsidRDefault="0099608B" w:rsidP="00FE7959">
      <w:pPr>
        <w:pStyle w:val="Ttulo2"/>
      </w:pPr>
      <w:bookmarkStart w:id="59" w:name="_Ref147049811"/>
      <w:bookmarkStart w:id="60" w:name="_Toc169371995"/>
      <w:r>
        <w:lastRenderedPageBreak/>
        <w:t>Design, interfaces amigáveis e o material design</w:t>
      </w:r>
      <w:bookmarkEnd w:id="59"/>
      <w:bookmarkEnd w:id="60"/>
    </w:p>
    <w:p w14:paraId="58DF2156" w14:textId="3A455B60" w:rsidR="0099608B" w:rsidRDefault="0099608B" w:rsidP="0099608B">
      <w:pPr>
        <w:pStyle w:val="TF-TEXTO"/>
      </w:pPr>
      <w:r>
        <w:t>O objetivo principal do design é tornar as coisas mais acessíveis e intuitivas para o usuário final, criando uma experiência agradável e eficiente (</w:t>
      </w:r>
      <w:r w:rsidR="005C5D01">
        <w:t>Almeida</w:t>
      </w:r>
      <w:r>
        <w:t>, 2021). Almeida (2021) ainda coloca que, além de explicar a interação entre humanos e produtos de maneira mais completa, o design deve considerar aspectos além da estética e facilidade de uso, como emoções, cognição, cultura e afetividade. Portanto, o objetivo do design é entender como a interação com o sistema beneficia o usuário, abrangendo aspectos mais profundos e pessoais, além das dimensões superficiais (</w:t>
      </w:r>
      <w:r w:rsidR="005C5D01">
        <w:t>Pena</w:t>
      </w:r>
      <w:r>
        <w:t xml:space="preserve">, 2019).  </w:t>
      </w:r>
      <w:r w:rsidRPr="00EA4375">
        <w:t xml:space="preserve">Considerando esse aspecto, a interface se torna uma parte crucial no processo de design, já que é responsável por proporcionar uma experiência satisfatória ao usuário </w:t>
      </w:r>
      <w:r>
        <w:t>(</w:t>
      </w:r>
      <w:r w:rsidR="005C5D01">
        <w:t>Almeida</w:t>
      </w:r>
      <w:r>
        <w:t xml:space="preserve">, </w:t>
      </w:r>
      <w:r w:rsidRPr="00EA4375">
        <w:t>202</w:t>
      </w:r>
      <w:r>
        <w:t>1</w:t>
      </w:r>
      <w:r w:rsidRPr="00EA4375">
        <w:t xml:space="preserve">). </w:t>
      </w:r>
    </w:p>
    <w:p w14:paraId="030EBBA9" w14:textId="27D461A9" w:rsidR="0099608B" w:rsidRDefault="0099608B" w:rsidP="0099608B">
      <w:pPr>
        <w:pStyle w:val="TF-TEXTO"/>
      </w:pPr>
      <w:r>
        <w:t xml:space="preserve">Uma interface amigável é uma interface de usuário que é fácil de aprender, fácil de usar e proporciona uma experiência </w:t>
      </w:r>
      <w:r w:rsidRPr="009C7A4C">
        <w:t>agradável a esse usuário, com comandos bem definidos e instruções claras (</w:t>
      </w:r>
      <w:r w:rsidR="005C5D01">
        <w:t>Souza</w:t>
      </w:r>
      <w:r w:rsidRPr="009C7A4C">
        <w:t xml:space="preserve"> </w:t>
      </w:r>
      <w:r w:rsidRPr="009C7A4C">
        <w:rPr>
          <w:i/>
          <w:iCs/>
        </w:rPr>
        <w:t>et al</w:t>
      </w:r>
      <w:r w:rsidRPr="009C7A4C">
        <w:t>., 2021). Existem diversas formas de abordagens para definir uma interface amigável, bem como várias áreas do conhecimento que podem se beneficiar dessas formas para criar e produzir produtos com foco no usuário (</w:t>
      </w:r>
      <w:r w:rsidR="005C5D01">
        <w:t>Castro</w:t>
      </w:r>
      <w:r w:rsidRPr="009C7A4C">
        <w:t>, 2022). Castro (2022) coloca que a principal forma consiste em simplificar e aprimorar o processo de desenvolvimento de sistemas, com o objetivo de contribuir para o sucesso da solução e, por consequência, impulsionar a experiência do usuário</w:t>
      </w:r>
      <w:r>
        <w:t xml:space="preserve"> e a usabilidade das interfaces desenvolvidas. </w:t>
      </w:r>
    </w:p>
    <w:p w14:paraId="6741E695" w14:textId="38D23AF2" w:rsidR="0099608B" w:rsidRDefault="0099608B" w:rsidP="0099608B">
      <w:pPr>
        <w:pStyle w:val="TF-TEXTO"/>
      </w:pPr>
      <w:r>
        <w:t xml:space="preserve">Segundo Oliveira (2022), o </w:t>
      </w:r>
      <w:r w:rsidRPr="00C329B9">
        <w:t>Material Design</w:t>
      </w:r>
      <w:r>
        <w:rPr>
          <w:i/>
          <w:iCs/>
        </w:rPr>
        <w:t xml:space="preserve"> </w:t>
      </w:r>
      <w:r>
        <w:t>criado pela Google,</w:t>
      </w:r>
      <w:r w:rsidRPr="007C2B44">
        <w:t xml:space="preserve"> é um conjunto de ferramentas para criar interfaces </w:t>
      </w:r>
      <w:r>
        <w:t>de usabilidade amigável</w:t>
      </w:r>
      <w:r w:rsidRPr="007C2B44">
        <w:t xml:space="preserve"> em diferentes dispositivos. Ele ajuda designers e desenvolvedores a trabalharem juntos de forma mais eficiente e rápida</w:t>
      </w:r>
      <w:r>
        <w:t xml:space="preserve"> (</w:t>
      </w:r>
      <w:r w:rsidR="005C5D01">
        <w:t>Oliveira</w:t>
      </w:r>
      <w:r>
        <w:t>, 2022)</w:t>
      </w:r>
      <w:r w:rsidRPr="007C2B44">
        <w:t>.</w:t>
      </w:r>
      <w:r>
        <w:t xml:space="preserve"> Cintra (2021) complementa que o</w:t>
      </w:r>
      <w:r w:rsidRPr="00BF2990">
        <w:t xml:space="preserve"> </w:t>
      </w:r>
      <w:r w:rsidRPr="00C329B9">
        <w:t>Material Design</w:t>
      </w:r>
      <w:r w:rsidRPr="00BF2990">
        <w:t xml:space="preserve"> oferece orientações sobre estilos e elementos adequados para diferentes contextos, incluindo posicionamento, alinhamento e cores, garantindo consistência em todo o projeto.</w:t>
      </w:r>
      <w:r>
        <w:t xml:space="preserve"> Essas orientações </w:t>
      </w:r>
      <w:r w:rsidRPr="001608C9">
        <w:t>fornecem aos desenvolvedores e designers um documento orientador para evitar erros de usabilidade que já foram estudados e percebidos por órgãos experientes responsáveis pelo seu desenvolvimento</w:t>
      </w:r>
      <w:r>
        <w:t xml:space="preserve"> (</w:t>
      </w:r>
      <w:r w:rsidR="005C5D01">
        <w:t>Cintra</w:t>
      </w:r>
      <w:r>
        <w:t>, 2021)</w:t>
      </w:r>
      <w:r w:rsidRPr="001608C9">
        <w:t>.</w:t>
      </w:r>
    </w:p>
    <w:p w14:paraId="17DE73EF" w14:textId="0A9CFEC9" w:rsidR="00E91A7A" w:rsidRPr="00C76A54" w:rsidRDefault="00E91A7A" w:rsidP="00FE7959">
      <w:pPr>
        <w:pStyle w:val="Ttulo2"/>
      </w:pPr>
      <w:bookmarkStart w:id="61" w:name="_Toc411442205"/>
      <w:bookmarkStart w:id="62" w:name="_Ref147049843"/>
      <w:bookmarkStart w:id="63" w:name="_Ref151405312"/>
      <w:bookmarkStart w:id="64" w:name="_Ref152492967"/>
      <w:bookmarkStart w:id="65" w:name="_Toc169371996"/>
      <w:r>
        <w:lastRenderedPageBreak/>
        <w:t>correlatos</w:t>
      </w:r>
      <w:bookmarkEnd w:id="61"/>
      <w:bookmarkEnd w:id="62"/>
      <w:bookmarkEnd w:id="63"/>
      <w:bookmarkEnd w:id="64"/>
      <w:bookmarkEnd w:id="65"/>
    </w:p>
    <w:p w14:paraId="33CB1C3D" w14:textId="063689F3" w:rsidR="00654390" w:rsidRPr="009C7A4C" w:rsidRDefault="00654390" w:rsidP="00654390">
      <w:pPr>
        <w:spacing w:line="360" w:lineRule="auto"/>
        <w:ind w:firstLine="567"/>
        <w:jc w:val="both"/>
      </w:pPr>
      <w:r>
        <w:t xml:space="preserve">As buscas dos trabalhos relacionados foram realizadas por meio de uma Revisão da Literatura (RL), composta por uma Revisão Sistemática na Literatura (RSL) e por uma Revisão Tradicional na Literatura (RTL), seguindo as recomendações de Costa (2018) e o protocolo de Costa </w:t>
      </w:r>
      <w:r w:rsidRPr="00C329B9">
        <w:rPr>
          <w:i/>
          <w:iCs/>
        </w:rPr>
        <w:t>et al</w:t>
      </w:r>
      <w:r>
        <w:t>. (2016). A</w:t>
      </w:r>
      <w:r w:rsidRPr="00F02D90">
        <w:t xml:space="preserve"> RSL foi conduzida com o propósito de realizar uma análise detalhada e organizada da literatura disponível sobre o tema, enquanto a RTL teve como enfoque uma busca mais ampla e não estruturada por trabalhos relacionados</w:t>
      </w:r>
      <w:r>
        <w:t xml:space="preserve"> (</w:t>
      </w:r>
      <w:r w:rsidR="005C5D01">
        <w:t>Costa</w:t>
      </w:r>
      <w:r>
        <w:t xml:space="preserve"> </w:t>
      </w:r>
      <w:r w:rsidRPr="00C329B9">
        <w:rPr>
          <w:i/>
          <w:iCs/>
        </w:rPr>
        <w:t>et al</w:t>
      </w:r>
      <w:r>
        <w:t>., 2016)</w:t>
      </w:r>
      <w:r w:rsidRPr="00F02D90">
        <w:t>.</w:t>
      </w:r>
      <w:r>
        <w:t xml:space="preserve"> </w:t>
      </w:r>
      <w:r w:rsidRPr="00F02D90">
        <w:t xml:space="preserve">Inicialmente, foi formulada </w:t>
      </w:r>
      <w:r w:rsidRPr="009C7A4C">
        <w:t>uma Questão Principal (QP) com o objetivo de auxiliar a responder à pergunta de pesquisa de “Quais estratégias e metodologias são necessárias para apoiar a Autêntica Store no aprimoramento da gestão de suas atividades financeiras e de estoque com maior efetividade?”. Assim, a QP estabelecida foi: Quais são os sistemas ou ferramentas disponíveis que podem ajudar empresas do ramo de vestuário a gerir suas atividades financeiras e de estoque de maneira eficiente?</w:t>
      </w:r>
    </w:p>
    <w:p w14:paraId="2D6CA942" w14:textId="77777777" w:rsidR="00654390" w:rsidRDefault="00654390" w:rsidP="00654390">
      <w:pPr>
        <w:pStyle w:val="TF-TEXTO"/>
      </w:pPr>
      <w:r w:rsidRPr="009C7A4C">
        <w:t>Na RSL, foram utilizadas duas bibliotecas</w:t>
      </w:r>
      <w:r>
        <w:t xml:space="preserve"> de dados, Science Direct</w:t>
      </w:r>
      <w:r w:rsidRPr="09815214">
        <w:rPr>
          <w:i/>
          <w:iCs/>
        </w:rPr>
        <w:t xml:space="preserve"> </w:t>
      </w:r>
      <w:r>
        <w:t>e o Google Acadêmico.</w:t>
      </w:r>
    </w:p>
    <w:p w14:paraId="3CA604C4" w14:textId="77777777" w:rsidR="00654390" w:rsidRDefault="00654390" w:rsidP="00654390">
      <w:pPr>
        <w:pStyle w:val="TF-TEXTO"/>
        <w:ind w:firstLine="0"/>
      </w:pPr>
      <w:r>
        <w:t xml:space="preserve">As buscas foram realizadas do ano de 2018 até o ano de 2023. </w:t>
      </w:r>
      <w:r w:rsidRPr="00C329B9">
        <w:t xml:space="preserve">Posteriormente, foram definidas duas </w:t>
      </w:r>
      <w:proofErr w:type="spellStart"/>
      <w:r w:rsidRPr="00C329B9">
        <w:rPr>
          <w:i/>
          <w:iCs/>
        </w:rPr>
        <w:t>strings</w:t>
      </w:r>
      <w:proofErr w:type="spellEnd"/>
      <w:r w:rsidRPr="00C329B9">
        <w:t xml:space="preserve"> de busca para a verificação das possíveis soluções que ajudassem a responder a QP. U</w:t>
      </w:r>
      <w:r>
        <w:t xml:space="preserve">ma </w:t>
      </w:r>
      <w:proofErr w:type="spellStart"/>
      <w:r w:rsidRPr="00C329B9">
        <w:rPr>
          <w:i/>
          <w:iCs/>
        </w:rPr>
        <w:t>string</w:t>
      </w:r>
      <w:proofErr w:type="spellEnd"/>
      <w:r>
        <w:t xml:space="preserve"> na língua inglesa para ser utilizada no </w:t>
      </w:r>
      <w:r w:rsidRPr="00C329B9">
        <w:t>Science Direct</w:t>
      </w:r>
      <w:r w:rsidRPr="00696956">
        <w:t>,</w:t>
      </w:r>
      <w:r>
        <w:t xml:space="preserve"> sendo: ("</w:t>
      </w:r>
      <w:proofErr w:type="spellStart"/>
      <w:r w:rsidRPr="7F62E22C">
        <w:rPr>
          <w:i/>
        </w:rPr>
        <w:t>Clothing</w:t>
      </w:r>
      <w:proofErr w:type="spellEnd"/>
      <w:r w:rsidRPr="7F62E22C">
        <w:rPr>
          <w:i/>
        </w:rPr>
        <w:t xml:space="preserve"> </w:t>
      </w:r>
      <w:proofErr w:type="spellStart"/>
      <w:r w:rsidRPr="7F62E22C">
        <w:rPr>
          <w:i/>
        </w:rPr>
        <w:t>Inventory</w:t>
      </w:r>
      <w:proofErr w:type="spellEnd"/>
      <w:r>
        <w:t xml:space="preserve">" </w:t>
      </w:r>
      <w:r w:rsidRPr="7F62E22C">
        <w:rPr>
          <w:i/>
        </w:rPr>
        <w:t xml:space="preserve">OR </w:t>
      </w:r>
      <w:r>
        <w:t>"</w:t>
      </w:r>
      <w:proofErr w:type="spellStart"/>
      <w:r w:rsidRPr="7F62E22C">
        <w:rPr>
          <w:i/>
        </w:rPr>
        <w:t>Products</w:t>
      </w:r>
      <w:proofErr w:type="spellEnd"/>
      <w:r w:rsidRPr="7F62E22C">
        <w:rPr>
          <w:i/>
        </w:rPr>
        <w:t xml:space="preserve"> Stock</w:t>
      </w:r>
      <w:r>
        <w:t xml:space="preserve">" </w:t>
      </w:r>
      <w:r w:rsidRPr="005176E6">
        <w:rPr>
          <w:i/>
          <w:iCs/>
        </w:rPr>
        <w:t>OR</w:t>
      </w:r>
      <w:r>
        <w:t xml:space="preserve"> "</w:t>
      </w:r>
      <w:proofErr w:type="spellStart"/>
      <w:r w:rsidRPr="7F62E22C">
        <w:rPr>
          <w:i/>
        </w:rPr>
        <w:t>Clothing</w:t>
      </w:r>
      <w:proofErr w:type="spellEnd"/>
      <w:r w:rsidRPr="7F62E22C">
        <w:rPr>
          <w:i/>
        </w:rPr>
        <w:t xml:space="preserve"> Stock</w:t>
      </w:r>
      <w:r>
        <w:t xml:space="preserve">") </w:t>
      </w:r>
      <w:r w:rsidRPr="005176E6">
        <w:rPr>
          <w:i/>
          <w:iCs/>
        </w:rPr>
        <w:t>AND</w:t>
      </w:r>
      <w:r>
        <w:t xml:space="preserve"> ("</w:t>
      </w:r>
      <w:r w:rsidRPr="7F62E22C">
        <w:rPr>
          <w:i/>
        </w:rPr>
        <w:t>Sales Management</w:t>
      </w:r>
      <w:r>
        <w:t xml:space="preserve">" </w:t>
      </w:r>
      <w:r w:rsidRPr="005176E6">
        <w:rPr>
          <w:i/>
          <w:iCs/>
        </w:rPr>
        <w:t>OR</w:t>
      </w:r>
      <w:r>
        <w:t xml:space="preserve"> "</w:t>
      </w:r>
      <w:proofErr w:type="spellStart"/>
      <w:r w:rsidRPr="7F62E22C">
        <w:rPr>
          <w:i/>
        </w:rPr>
        <w:t>Control</w:t>
      </w:r>
      <w:proofErr w:type="spellEnd"/>
      <w:r>
        <w:t xml:space="preserve">" </w:t>
      </w:r>
      <w:r w:rsidRPr="005176E6">
        <w:rPr>
          <w:i/>
          <w:iCs/>
        </w:rPr>
        <w:t>OR</w:t>
      </w:r>
      <w:r>
        <w:t xml:space="preserve"> "</w:t>
      </w:r>
      <w:r w:rsidRPr="7F62E22C">
        <w:rPr>
          <w:i/>
        </w:rPr>
        <w:t>System</w:t>
      </w:r>
      <w:r>
        <w:t xml:space="preserve">" </w:t>
      </w:r>
      <w:r w:rsidRPr="7F62E22C">
        <w:rPr>
          <w:i/>
        </w:rPr>
        <w:t>OR</w:t>
      </w:r>
      <w:r>
        <w:t xml:space="preserve"> "</w:t>
      </w:r>
      <w:proofErr w:type="spellStart"/>
      <w:r w:rsidRPr="7F62E22C">
        <w:rPr>
          <w:i/>
        </w:rPr>
        <w:t>application</w:t>
      </w:r>
      <w:proofErr w:type="spellEnd"/>
      <w:r>
        <w:t xml:space="preserve">" </w:t>
      </w:r>
      <w:r w:rsidRPr="005176E6">
        <w:rPr>
          <w:i/>
          <w:iCs/>
        </w:rPr>
        <w:t>OR</w:t>
      </w:r>
      <w:r>
        <w:t xml:space="preserve"> "</w:t>
      </w:r>
      <w:r w:rsidRPr="7F62E22C">
        <w:rPr>
          <w:i/>
        </w:rPr>
        <w:t>tool</w:t>
      </w:r>
      <w:r>
        <w:t xml:space="preserve">") </w:t>
      </w:r>
      <w:r w:rsidRPr="7F62E22C">
        <w:rPr>
          <w:i/>
        </w:rPr>
        <w:t xml:space="preserve">AND </w:t>
      </w:r>
      <w:r>
        <w:t>("</w:t>
      </w:r>
      <w:proofErr w:type="spellStart"/>
      <w:r w:rsidRPr="7F62E22C">
        <w:rPr>
          <w:i/>
        </w:rPr>
        <w:t>Clothing</w:t>
      </w:r>
      <w:proofErr w:type="spellEnd"/>
      <w:r>
        <w:t xml:space="preserve">"); e a outra </w:t>
      </w:r>
      <w:proofErr w:type="spellStart"/>
      <w:r w:rsidRPr="7F62E22C">
        <w:rPr>
          <w:i/>
        </w:rPr>
        <w:t>string</w:t>
      </w:r>
      <w:proofErr w:type="spellEnd"/>
      <w:r>
        <w:t xml:space="preserve"> na língua portuguesa para ser utilizada no Google Acadêmico, sendo ela: </w:t>
      </w:r>
      <w:r w:rsidRPr="00B131E1">
        <w:t xml:space="preserve">("Controle de estoque" </w:t>
      </w:r>
      <w:r w:rsidRPr="00132002">
        <w:rPr>
          <w:i/>
          <w:iCs/>
        </w:rPr>
        <w:t>OR</w:t>
      </w:r>
      <w:r w:rsidRPr="00B131E1">
        <w:t xml:space="preserve"> "Controle de vendas") </w:t>
      </w:r>
      <w:r w:rsidRPr="00132002">
        <w:rPr>
          <w:i/>
          <w:iCs/>
        </w:rPr>
        <w:t>AND</w:t>
      </w:r>
      <w:r w:rsidRPr="00B131E1">
        <w:t xml:space="preserve"> ("Gestão de estoque") AND ("Sistema" </w:t>
      </w:r>
      <w:r w:rsidRPr="00132002">
        <w:rPr>
          <w:i/>
          <w:iCs/>
        </w:rPr>
        <w:t>OR</w:t>
      </w:r>
      <w:r w:rsidRPr="00B131E1">
        <w:t xml:space="preserve"> "Aplicativo" </w:t>
      </w:r>
      <w:r w:rsidRPr="00132002">
        <w:rPr>
          <w:i/>
          <w:iCs/>
        </w:rPr>
        <w:t xml:space="preserve">OR </w:t>
      </w:r>
      <w:r w:rsidRPr="00B131E1">
        <w:t xml:space="preserve">"Aplicação") </w:t>
      </w:r>
      <w:r w:rsidRPr="00132002">
        <w:rPr>
          <w:i/>
          <w:iCs/>
        </w:rPr>
        <w:t>AND</w:t>
      </w:r>
      <w:r w:rsidRPr="00B131E1">
        <w:t xml:space="preserve"> ("Vestuário" </w:t>
      </w:r>
      <w:r w:rsidRPr="00132002">
        <w:rPr>
          <w:i/>
          <w:iCs/>
        </w:rPr>
        <w:t>OR</w:t>
      </w:r>
      <w:r w:rsidRPr="00B131E1">
        <w:t xml:space="preserve"> "Roupas") </w:t>
      </w:r>
      <w:r w:rsidRPr="00132002">
        <w:rPr>
          <w:i/>
          <w:iCs/>
        </w:rPr>
        <w:t>AND</w:t>
      </w:r>
      <w:r w:rsidRPr="00B131E1">
        <w:t xml:space="preserve"> ("Loja")</w:t>
      </w:r>
      <w:r>
        <w:t>.</w:t>
      </w:r>
    </w:p>
    <w:p w14:paraId="445CCCA6" w14:textId="77777777" w:rsidR="00654390" w:rsidRDefault="00654390" w:rsidP="00654390">
      <w:pPr>
        <w:pStyle w:val="TF-TEXTO"/>
        <w:ind w:firstLine="709"/>
      </w:pPr>
      <w:r>
        <w:t xml:space="preserve">A seleção dos trabalhos correlatos foi realizada a partir de </w:t>
      </w:r>
      <w:r w:rsidRPr="00696956">
        <w:t xml:space="preserve">Critérios de Exclusão (CE), Critérios de Inclusão (CI) e dividida em </w:t>
      </w:r>
      <w:r>
        <w:t>quatro</w:t>
      </w:r>
      <w:r w:rsidRPr="00696956">
        <w:t xml:space="preserve"> </w:t>
      </w:r>
      <w:r>
        <w:t>passos.</w:t>
      </w:r>
      <w:r w:rsidRPr="00696956">
        <w:t xml:space="preserve"> </w:t>
      </w:r>
      <w:r>
        <w:t>O Passo</w:t>
      </w:r>
      <w:r w:rsidRPr="00696956">
        <w:t xml:space="preserve"> 1 diz respeito a analisar os trabalhos pelo Título</w:t>
      </w:r>
      <w:r>
        <w:t>; o Passo 2 é referente a análise ser feita pelo</w:t>
      </w:r>
      <w:r w:rsidRPr="00696956">
        <w:t xml:space="preserve"> Resumo; </w:t>
      </w:r>
      <w:r>
        <w:t>o Passo</w:t>
      </w:r>
      <w:r w:rsidRPr="00696956">
        <w:t xml:space="preserve"> </w:t>
      </w:r>
      <w:r>
        <w:t>3</w:t>
      </w:r>
      <w:r w:rsidRPr="00696956">
        <w:t xml:space="preserve"> se refere a</w:t>
      </w:r>
      <w:r>
        <w:t xml:space="preserve"> análise ser realizada pela</w:t>
      </w:r>
      <w:r w:rsidRPr="00696956">
        <w:t xml:space="preserve"> Leitura Diagonal</w:t>
      </w:r>
      <w:r>
        <w:t>;</w:t>
      </w:r>
      <w:r w:rsidRPr="00696956">
        <w:t xml:space="preserve"> e </w:t>
      </w:r>
      <w:r>
        <w:t>o Passo</w:t>
      </w:r>
      <w:r w:rsidRPr="00696956">
        <w:t xml:space="preserve"> </w:t>
      </w:r>
      <w:r>
        <w:t xml:space="preserve">4 diz respeito a fazer uma </w:t>
      </w:r>
      <w:r w:rsidRPr="00696956">
        <w:t>Leitura Completa</w:t>
      </w:r>
      <w:r>
        <w:t xml:space="preserve"> (SANTOS, 2012 apud COSTA </w:t>
      </w:r>
      <w:r w:rsidRPr="004D4AFD">
        <w:rPr>
          <w:i/>
          <w:iCs/>
        </w:rPr>
        <w:t>et al</w:t>
      </w:r>
      <w:r>
        <w:t>., 2016)</w:t>
      </w:r>
      <w:r w:rsidRPr="00696956">
        <w:t>. Dessa forma, os estudos separados foram selecionados e revisados se baseando nessas questões.</w:t>
      </w:r>
      <w:r>
        <w:t xml:space="preserve"> Os CE adotados englobam: CE1, estudos envolvendo gestão de outras áreas; CE2, estudos relacionados apenas a gestão de compras e controle de estoque; CE3, estudos nos quais o foco do trabalho se dá por meio do comércio eletrônico; CE4, estudos incompletos ou com acesso restrito; CE5, artigos que não sejam na linguagem inglês ou português; CE6, soluções com ano de referência inferior a 2018; </w:t>
      </w:r>
      <w:r>
        <w:lastRenderedPageBreak/>
        <w:t xml:space="preserve">CE7, estudos relacionados a estudos de casos não aplicado. Referente aos CI, Santos (2012, apud COSTA </w:t>
      </w:r>
      <w:r w:rsidRPr="09815214">
        <w:rPr>
          <w:i/>
          <w:iCs/>
        </w:rPr>
        <w:t>et al</w:t>
      </w:r>
      <w:r>
        <w:t xml:space="preserve">., 2016) ainda coloca que é importante incluir critérios de qualidade junto ao seu peso, que vão de um (1) a dois (2) nessa RL, conforme </w:t>
      </w:r>
      <w:r>
        <w:fldChar w:fldCharType="begin"/>
      </w:r>
      <w:r>
        <w:instrText xml:space="preserve"> REF _Ref131444950 \h </w:instrText>
      </w:r>
      <w:r>
        <w:fldChar w:fldCharType="separate"/>
      </w:r>
      <w:r>
        <w:t xml:space="preserve">Tabela </w:t>
      </w:r>
      <w:r>
        <w:rPr>
          <w:noProof/>
        </w:rPr>
        <w:t>1</w:t>
      </w:r>
      <w:r>
        <w:fldChar w:fldCharType="end"/>
      </w:r>
      <w:r>
        <w:t>. Esses critérios focam em temas semelhantes aos estudados neste trabalho, visando responder a QP e determinar a relevância dos estudos escolhidos por meio da RL, na qual a soma dos pesos deve ser igual ou superior a cinco pontos, que serão aplicados no Passo 4.</w:t>
      </w:r>
    </w:p>
    <w:p w14:paraId="3723D82B" w14:textId="77777777" w:rsidR="00654390" w:rsidRDefault="00654390" w:rsidP="00654390">
      <w:pPr>
        <w:pStyle w:val="TF-LEGENDA"/>
      </w:pPr>
      <w:bookmarkStart w:id="66" w:name="_Ref131444950"/>
      <w:bookmarkStart w:id="67" w:name="_Toc169376934"/>
      <w:r>
        <w:t xml:space="preserve">Tabela </w:t>
      </w:r>
      <w:fldSimple w:instr=" SEQ Tabela \* ARABIC ">
        <w:r>
          <w:rPr>
            <w:noProof/>
          </w:rPr>
          <w:t>1</w:t>
        </w:r>
      </w:fldSimple>
      <w:bookmarkEnd w:id="66"/>
      <w:r>
        <w:t xml:space="preserve">- </w:t>
      </w:r>
      <w:r w:rsidRPr="00F7090C">
        <w:t>Critérios de qualidade</w:t>
      </w:r>
      <w:bookmarkEnd w:id="67"/>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1271"/>
        <w:gridCol w:w="5675"/>
        <w:gridCol w:w="1843"/>
      </w:tblGrid>
      <w:tr w:rsidR="00654390" w14:paraId="11D5BCDF" w14:textId="77777777" w:rsidTr="006A66BF">
        <w:trPr>
          <w:trHeight w:val="72"/>
          <w:jc w:val="center"/>
        </w:trPr>
        <w:tc>
          <w:tcPr>
            <w:tcW w:w="1271" w:type="dxa"/>
            <w:shd w:val="clear" w:color="auto" w:fill="A6A6A6"/>
            <w:vAlign w:val="center"/>
          </w:tcPr>
          <w:p w14:paraId="7528B79E" w14:textId="77777777" w:rsidR="00654390" w:rsidRPr="00C329B9" w:rsidRDefault="00654390" w:rsidP="006A66BF">
            <w:pPr>
              <w:pStyle w:val="TF-TEXTOQUADRO"/>
              <w:jc w:val="center"/>
              <w:rPr>
                <w:b/>
                <w:bCs/>
                <w:sz w:val="20"/>
              </w:rPr>
            </w:pPr>
            <w:r w:rsidRPr="00C329B9">
              <w:rPr>
                <w:b/>
                <w:bCs/>
                <w:sz w:val="20"/>
              </w:rPr>
              <w:t>ID</w:t>
            </w:r>
          </w:p>
        </w:tc>
        <w:tc>
          <w:tcPr>
            <w:tcW w:w="5675" w:type="dxa"/>
            <w:shd w:val="clear" w:color="auto" w:fill="A6A6A6"/>
            <w:vAlign w:val="center"/>
          </w:tcPr>
          <w:p w14:paraId="36192BF9" w14:textId="77777777" w:rsidR="00654390" w:rsidRPr="00C329B9" w:rsidRDefault="00654390" w:rsidP="006A66BF">
            <w:pPr>
              <w:pStyle w:val="TF-TEXTOQUADRO"/>
              <w:jc w:val="center"/>
              <w:rPr>
                <w:b/>
                <w:bCs/>
                <w:sz w:val="20"/>
              </w:rPr>
            </w:pPr>
            <w:r w:rsidRPr="00C329B9">
              <w:rPr>
                <w:b/>
                <w:bCs/>
                <w:sz w:val="20"/>
              </w:rPr>
              <w:t>Critérios de Inclusão</w:t>
            </w:r>
          </w:p>
        </w:tc>
        <w:tc>
          <w:tcPr>
            <w:tcW w:w="1843" w:type="dxa"/>
            <w:shd w:val="clear" w:color="auto" w:fill="A6A6A6"/>
            <w:vAlign w:val="center"/>
          </w:tcPr>
          <w:p w14:paraId="7EB8C7CB" w14:textId="77777777" w:rsidR="00654390" w:rsidRPr="00C329B9" w:rsidRDefault="00654390" w:rsidP="006A66BF">
            <w:pPr>
              <w:pStyle w:val="TF-TEXTOQUADRO"/>
              <w:jc w:val="center"/>
              <w:rPr>
                <w:b/>
                <w:bCs/>
                <w:sz w:val="20"/>
              </w:rPr>
            </w:pPr>
            <w:r w:rsidRPr="00C329B9">
              <w:rPr>
                <w:b/>
                <w:bCs/>
                <w:sz w:val="20"/>
              </w:rPr>
              <w:t>Peso</w:t>
            </w:r>
          </w:p>
        </w:tc>
      </w:tr>
      <w:tr w:rsidR="00654390" w14:paraId="5E8586A4" w14:textId="77777777" w:rsidTr="006A66BF">
        <w:trPr>
          <w:jc w:val="center"/>
        </w:trPr>
        <w:tc>
          <w:tcPr>
            <w:tcW w:w="1271" w:type="dxa"/>
            <w:shd w:val="clear" w:color="auto" w:fill="auto"/>
          </w:tcPr>
          <w:p w14:paraId="4FBB6FE2" w14:textId="77777777" w:rsidR="00654390" w:rsidRPr="00C329B9" w:rsidRDefault="00654390" w:rsidP="006A66BF">
            <w:pPr>
              <w:pStyle w:val="TF-TEXTOQUADRO"/>
              <w:jc w:val="center"/>
              <w:rPr>
                <w:sz w:val="20"/>
              </w:rPr>
            </w:pPr>
            <w:r w:rsidRPr="00C329B9">
              <w:rPr>
                <w:sz w:val="20"/>
              </w:rPr>
              <w:t>1</w:t>
            </w:r>
          </w:p>
        </w:tc>
        <w:tc>
          <w:tcPr>
            <w:tcW w:w="5675" w:type="dxa"/>
            <w:shd w:val="clear" w:color="auto" w:fill="auto"/>
          </w:tcPr>
          <w:p w14:paraId="64C005C5" w14:textId="77777777" w:rsidR="00654390" w:rsidRPr="00C329B9" w:rsidRDefault="00654390" w:rsidP="006A66BF">
            <w:pPr>
              <w:pStyle w:val="TF-TEXTOQUADRO"/>
              <w:rPr>
                <w:sz w:val="20"/>
              </w:rPr>
            </w:pPr>
            <w:r w:rsidRPr="00C329B9">
              <w:rPr>
                <w:sz w:val="20"/>
              </w:rPr>
              <w:t>Conteúdo focado em gestão/vendas</w:t>
            </w:r>
          </w:p>
        </w:tc>
        <w:tc>
          <w:tcPr>
            <w:tcW w:w="1843" w:type="dxa"/>
          </w:tcPr>
          <w:p w14:paraId="35AA3A26" w14:textId="77777777" w:rsidR="00654390" w:rsidRPr="00C329B9" w:rsidRDefault="00654390" w:rsidP="006A66BF">
            <w:pPr>
              <w:pStyle w:val="TF-TEXTOQUADRO"/>
              <w:jc w:val="center"/>
              <w:rPr>
                <w:sz w:val="20"/>
              </w:rPr>
            </w:pPr>
            <w:r w:rsidRPr="00C329B9">
              <w:rPr>
                <w:sz w:val="20"/>
              </w:rPr>
              <w:t>2</w:t>
            </w:r>
          </w:p>
        </w:tc>
      </w:tr>
      <w:tr w:rsidR="00654390" w14:paraId="1A151F20" w14:textId="77777777" w:rsidTr="006A66BF">
        <w:trPr>
          <w:jc w:val="center"/>
        </w:trPr>
        <w:tc>
          <w:tcPr>
            <w:tcW w:w="1271" w:type="dxa"/>
            <w:shd w:val="clear" w:color="auto" w:fill="auto"/>
          </w:tcPr>
          <w:p w14:paraId="438B1C51" w14:textId="77777777" w:rsidR="00654390" w:rsidRPr="00C329B9" w:rsidRDefault="00654390" w:rsidP="006A66BF">
            <w:pPr>
              <w:pStyle w:val="TF-TEXTOQUADRO"/>
              <w:jc w:val="center"/>
              <w:rPr>
                <w:sz w:val="20"/>
              </w:rPr>
            </w:pPr>
            <w:r w:rsidRPr="00C329B9">
              <w:rPr>
                <w:sz w:val="20"/>
              </w:rPr>
              <w:t>2</w:t>
            </w:r>
          </w:p>
        </w:tc>
        <w:tc>
          <w:tcPr>
            <w:tcW w:w="5675" w:type="dxa"/>
            <w:shd w:val="clear" w:color="auto" w:fill="auto"/>
          </w:tcPr>
          <w:p w14:paraId="4ACA27FE" w14:textId="77777777" w:rsidR="00654390" w:rsidRPr="00C329B9" w:rsidRDefault="00654390" w:rsidP="006A66BF">
            <w:pPr>
              <w:pStyle w:val="TF-TEXTOQUADRO"/>
              <w:rPr>
                <w:sz w:val="20"/>
              </w:rPr>
            </w:pPr>
            <w:r w:rsidRPr="00C329B9">
              <w:rPr>
                <w:sz w:val="20"/>
              </w:rPr>
              <w:t>Conteúdo focado em loja de roupas</w:t>
            </w:r>
          </w:p>
        </w:tc>
        <w:tc>
          <w:tcPr>
            <w:tcW w:w="1843" w:type="dxa"/>
          </w:tcPr>
          <w:p w14:paraId="486D0993" w14:textId="77777777" w:rsidR="00654390" w:rsidRPr="00C329B9" w:rsidRDefault="00654390" w:rsidP="006A66BF">
            <w:pPr>
              <w:pStyle w:val="TF-TEXTOQUADRO"/>
              <w:jc w:val="center"/>
              <w:rPr>
                <w:sz w:val="20"/>
              </w:rPr>
            </w:pPr>
            <w:r w:rsidRPr="00C329B9">
              <w:rPr>
                <w:sz w:val="20"/>
              </w:rPr>
              <w:t>1</w:t>
            </w:r>
          </w:p>
        </w:tc>
      </w:tr>
      <w:tr w:rsidR="00654390" w14:paraId="2F0B8D43" w14:textId="77777777" w:rsidTr="006A66BF">
        <w:trPr>
          <w:jc w:val="center"/>
        </w:trPr>
        <w:tc>
          <w:tcPr>
            <w:tcW w:w="1271" w:type="dxa"/>
            <w:shd w:val="clear" w:color="auto" w:fill="auto"/>
          </w:tcPr>
          <w:p w14:paraId="3757D67B" w14:textId="77777777" w:rsidR="00654390" w:rsidRPr="00C329B9" w:rsidRDefault="00654390" w:rsidP="006A66BF">
            <w:pPr>
              <w:pStyle w:val="TF-TEXTOQUADRO"/>
              <w:jc w:val="center"/>
              <w:rPr>
                <w:sz w:val="20"/>
              </w:rPr>
            </w:pPr>
            <w:r w:rsidRPr="00C329B9">
              <w:rPr>
                <w:sz w:val="20"/>
              </w:rPr>
              <w:t>3</w:t>
            </w:r>
          </w:p>
        </w:tc>
        <w:tc>
          <w:tcPr>
            <w:tcW w:w="5675" w:type="dxa"/>
            <w:shd w:val="clear" w:color="auto" w:fill="auto"/>
          </w:tcPr>
          <w:p w14:paraId="3FCC0DF1" w14:textId="77777777" w:rsidR="00654390" w:rsidRPr="00C329B9" w:rsidRDefault="00654390" w:rsidP="006A66BF">
            <w:pPr>
              <w:pStyle w:val="TF-TEXTOQUADRO"/>
              <w:rPr>
                <w:sz w:val="20"/>
              </w:rPr>
            </w:pPr>
            <w:r w:rsidRPr="00C329B9">
              <w:rPr>
                <w:sz w:val="20"/>
              </w:rPr>
              <w:t>Cadastro de produtos</w:t>
            </w:r>
          </w:p>
        </w:tc>
        <w:tc>
          <w:tcPr>
            <w:tcW w:w="1843" w:type="dxa"/>
          </w:tcPr>
          <w:p w14:paraId="123FA78D" w14:textId="77777777" w:rsidR="00654390" w:rsidRPr="00C329B9" w:rsidRDefault="00654390" w:rsidP="006A66BF">
            <w:pPr>
              <w:pStyle w:val="TF-TEXTOQUADRO"/>
              <w:jc w:val="center"/>
              <w:rPr>
                <w:sz w:val="20"/>
              </w:rPr>
            </w:pPr>
            <w:r w:rsidRPr="00C329B9">
              <w:rPr>
                <w:sz w:val="20"/>
              </w:rPr>
              <w:t>1</w:t>
            </w:r>
          </w:p>
        </w:tc>
      </w:tr>
      <w:tr w:rsidR="00654390" w14:paraId="70B0DA9F" w14:textId="77777777" w:rsidTr="006A66BF">
        <w:trPr>
          <w:trHeight w:val="72"/>
          <w:jc w:val="center"/>
        </w:trPr>
        <w:tc>
          <w:tcPr>
            <w:tcW w:w="1271" w:type="dxa"/>
            <w:shd w:val="clear" w:color="auto" w:fill="auto"/>
          </w:tcPr>
          <w:p w14:paraId="6937104A" w14:textId="77777777" w:rsidR="00654390" w:rsidRPr="00C329B9" w:rsidRDefault="00654390" w:rsidP="006A66BF">
            <w:pPr>
              <w:pStyle w:val="TF-TEXTOQUADRO"/>
              <w:jc w:val="center"/>
              <w:rPr>
                <w:sz w:val="20"/>
              </w:rPr>
            </w:pPr>
            <w:r w:rsidRPr="00C329B9">
              <w:rPr>
                <w:sz w:val="20"/>
              </w:rPr>
              <w:t>4</w:t>
            </w:r>
          </w:p>
        </w:tc>
        <w:tc>
          <w:tcPr>
            <w:tcW w:w="5675" w:type="dxa"/>
            <w:shd w:val="clear" w:color="auto" w:fill="auto"/>
          </w:tcPr>
          <w:p w14:paraId="0078D5A2" w14:textId="77777777" w:rsidR="00654390" w:rsidRPr="00C329B9" w:rsidRDefault="00654390" w:rsidP="006A66BF">
            <w:pPr>
              <w:pStyle w:val="TF-TEXTOQUADRO"/>
              <w:rPr>
                <w:sz w:val="20"/>
              </w:rPr>
            </w:pPr>
            <w:r w:rsidRPr="00C329B9">
              <w:rPr>
                <w:sz w:val="20"/>
              </w:rPr>
              <w:t>Visibilidade de faturamento</w:t>
            </w:r>
          </w:p>
        </w:tc>
        <w:tc>
          <w:tcPr>
            <w:tcW w:w="1843" w:type="dxa"/>
          </w:tcPr>
          <w:p w14:paraId="36A846CC" w14:textId="77777777" w:rsidR="00654390" w:rsidRPr="00C329B9" w:rsidRDefault="00654390" w:rsidP="006A66BF">
            <w:pPr>
              <w:pStyle w:val="TF-TEXTOQUADRO"/>
              <w:jc w:val="center"/>
              <w:rPr>
                <w:sz w:val="20"/>
              </w:rPr>
            </w:pPr>
            <w:r w:rsidRPr="00C329B9">
              <w:rPr>
                <w:sz w:val="20"/>
              </w:rPr>
              <w:t>1</w:t>
            </w:r>
          </w:p>
        </w:tc>
      </w:tr>
      <w:tr w:rsidR="00654390" w14:paraId="7C8A846D" w14:textId="77777777" w:rsidTr="006A66BF">
        <w:trPr>
          <w:trHeight w:val="72"/>
          <w:jc w:val="center"/>
        </w:trPr>
        <w:tc>
          <w:tcPr>
            <w:tcW w:w="1271" w:type="dxa"/>
            <w:shd w:val="clear" w:color="auto" w:fill="auto"/>
          </w:tcPr>
          <w:p w14:paraId="4BBFFB40" w14:textId="77777777" w:rsidR="00654390" w:rsidRPr="00C329B9" w:rsidRDefault="00654390" w:rsidP="006A66BF">
            <w:pPr>
              <w:pStyle w:val="TF-TEXTOQUADRO"/>
              <w:jc w:val="center"/>
              <w:rPr>
                <w:sz w:val="20"/>
              </w:rPr>
            </w:pPr>
            <w:r w:rsidRPr="00C329B9">
              <w:rPr>
                <w:sz w:val="20"/>
              </w:rPr>
              <w:t>5</w:t>
            </w:r>
          </w:p>
        </w:tc>
        <w:tc>
          <w:tcPr>
            <w:tcW w:w="5675" w:type="dxa"/>
            <w:shd w:val="clear" w:color="auto" w:fill="auto"/>
          </w:tcPr>
          <w:p w14:paraId="1F1698E6" w14:textId="77777777" w:rsidR="00654390" w:rsidRPr="00C329B9" w:rsidRDefault="00654390" w:rsidP="006A66BF">
            <w:pPr>
              <w:pStyle w:val="TF-TEXTOQUADRO"/>
              <w:rPr>
                <w:sz w:val="20"/>
              </w:rPr>
            </w:pPr>
            <w:r w:rsidRPr="00C329B9">
              <w:rPr>
                <w:sz w:val="20"/>
              </w:rPr>
              <w:t>Controle de Vendas</w:t>
            </w:r>
          </w:p>
        </w:tc>
        <w:tc>
          <w:tcPr>
            <w:tcW w:w="1843" w:type="dxa"/>
          </w:tcPr>
          <w:p w14:paraId="40F47071" w14:textId="77777777" w:rsidR="00654390" w:rsidRPr="00C329B9" w:rsidRDefault="00654390" w:rsidP="006A66BF">
            <w:pPr>
              <w:pStyle w:val="TF-TEXTOQUADRO"/>
              <w:jc w:val="center"/>
              <w:rPr>
                <w:sz w:val="20"/>
              </w:rPr>
            </w:pPr>
            <w:r w:rsidRPr="00C329B9">
              <w:rPr>
                <w:sz w:val="20"/>
              </w:rPr>
              <w:t>1</w:t>
            </w:r>
          </w:p>
        </w:tc>
      </w:tr>
      <w:tr w:rsidR="00654390" w14:paraId="6F464BA9" w14:textId="77777777" w:rsidTr="006A66BF">
        <w:trPr>
          <w:trHeight w:val="72"/>
          <w:jc w:val="center"/>
        </w:trPr>
        <w:tc>
          <w:tcPr>
            <w:tcW w:w="1271" w:type="dxa"/>
            <w:shd w:val="clear" w:color="auto" w:fill="auto"/>
          </w:tcPr>
          <w:p w14:paraId="69074095" w14:textId="77777777" w:rsidR="00654390" w:rsidRPr="00C329B9" w:rsidRDefault="00654390" w:rsidP="006A66BF">
            <w:pPr>
              <w:pStyle w:val="TF-TEXTOQUADRO"/>
              <w:jc w:val="center"/>
              <w:rPr>
                <w:sz w:val="20"/>
              </w:rPr>
            </w:pPr>
            <w:r w:rsidRPr="00C329B9">
              <w:rPr>
                <w:sz w:val="20"/>
              </w:rPr>
              <w:t>6</w:t>
            </w:r>
          </w:p>
        </w:tc>
        <w:tc>
          <w:tcPr>
            <w:tcW w:w="5675" w:type="dxa"/>
            <w:shd w:val="clear" w:color="auto" w:fill="auto"/>
          </w:tcPr>
          <w:p w14:paraId="56457F0D" w14:textId="77777777" w:rsidR="00654390" w:rsidRPr="00C329B9" w:rsidRDefault="00654390" w:rsidP="006A66BF">
            <w:pPr>
              <w:pStyle w:val="TF-TEXTOQUADRO"/>
              <w:rPr>
                <w:sz w:val="20"/>
              </w:rPr>
            </w:pPr>
            <w:r w:rsidRPr="00C329B9">
              <w:rPr>
                <w:sz w:val="20"/>
              </w:rPr>
              <w:t>Gestão de taxas e descontos</w:t>
            </w:r>
          </w:p>
        </w:tc>
        <w:tc>
          <w:tcPr>
            <w:tcW w:w="1843" w:type="dxa"/>
          </w:tcPr>
          <w:p w14:paraId="4327F748" w14:textId="77777777" w:rsidR="00654390" w:rsidRPr="00C329B9" w:rsidRDefault="00654390" w:rsidP="006A66BF">
            <w:pPr>
              <w:pStyle w:val="TF-TEXTOQUADRO"/>
              <w:jc w:val="center"/>
              <w:rPr>
                <w:sz w:val="20"/>
              </w:rPr>
            </w:pPr>
            <w:r w:rsidRPr="00C329B9">
              <w:rPr>
                <w:sz w:val="20"/>
              </w:rPr>
              <w:t>1</w:t>
            </w:r>
          </w:p>
        </w:tc>
      </w:tr>
      <w:tr w:rsidR="00654390" w14:paraId="624A488D" w14:textId="77777777" w:rsidTr="006A66BF">
        <w:trPr>
          <w:trHeight w:val="90"/>
          <w:jc w:val="center"/>
        </w:trPr>
        <w:tc>
          <w:tcPr>
            <w:tcW w:w="1271" w:type="dxa"/>
            <w:shd w:val="clear" w:color="auto" w:fill="auto"/>
          </w:tcPr>
          <w:p w14:paraId="76D18FAC" w14:textId="77777777" w:rsidR="00654390" w:rsidRPr="00C329B9" w:rsidRDefault="00654390" w:rsidP="006A66BF">
            <w:pPr>
              <w:pStyle w:val="TF-TEXTOQUADRO"/>
              <w:jc w:val="center"/>
              <w:rPr>
                <w:sz w:val="20"/>
              </w:rPr>
            </w:pPr>
            <w:r w:rsidRPr="00C329B9">
              <w:rPr>
                <w:sz w:val="20"/>
              </w:rPr>
              <w:t>7</w:t>
            </w:r>
          </w:p>
        </w:tc>
        <w:tc>
          <w:tcPr>
            <w:tcW w:w="5675" w:type="dxa"/>
            <w:shd w:val="clear" w:color="auto" w:fill="auto"/>
          </w:tcPr>
          <w:p w14:paraId="6081AE4C" w14:textId="77777777" w:rsidR="00654390" w:rsidRPr="00C329B9" w:rsidRDefault="00654390" w:rsidP="006A66BF">
            <w:pPr>
              <w:pStyle w:val="TF-TEXTOQUADRO"/>
              <w:rPr>
                <w:sz w:val="20"/>
              </w:rPr>
            </w:pPr>
            <w:r w:rsidRPr="00C329B9">
              <w:rPr>
                <w:sz w:val="20"/>
              </w:rPr>
              <w:t>Informação de estoque de produto</w:t>
            </w:r>
          </w:p>
        </w:tc>
        <w:tc>
          <w:tcPr>
            <w:tcW w:w="1843" w:type="dxa"/>
          </w:tcPr>
          <w:p w14:paraId="6A087A57" w14:textId="77777777" w:rsidR="00654390" w:rsidRPr="00C329B9" w:rsidRDefault="00654390" w:rsidP="006A66BF">
            <w:pPr>
              <w:pStyle w:val="TF-TEXTOQUADRO"/>
              <w:jc w:val="center"/>
              <w:rPr>
                <w:sz w:val="20"/>
              </w:rPr>
            </w:pPr>
            <w:r w:rsidRPr="00C329B9">
              <w:rPr>
                <w:sz w:val="20"/>
              </w:rPr>
              <w:t>1</w:t>
            </w:r>
          </w:p>
        </w:tc>
      </w:tr>
      <w:tr w:rsidR="00654390" w14:paraId="6BE155DC" w14:textId="77777777" w:rsidTr="006A66BF">
        <w:trPr>
          <w:trHeight w:val="70"/>
          <w:jc w:val="center"/>
        </w:trPr>
        <w:tc>
          <w:tcPr>
            <w:tcW w:w="1271" w:type="dxa"/>
            <w:shd w:val="clear" w:color="auto" w:fill="auto"/>
          </w:tcPr>
          <w:p w14:paraId="56CE271B" w14:textId="77777777" w:rsidR="00654390" w:rsidRDefault="00654390" w:rsidP="006A66BF">
            <w:pPr>
              <w:pStyle w:val="TF-TEXTOQUADRO"/>
              <w:jc w:val="center"/>
              <w:rPr>
                <w:sz w:val="20"/>
              </w:rPr>
            </w:pPr>
            <w:r w:rsidRPr="050A196A">
              <w:rPr>
                <w:sz w:val="20"/>
              </w:rPr>
              <w:t>8</w:t>
            </w:r>
          </w:p>
        </w:tc>
        <w:tc>
          <w:tcPr>
            <w:tcW w:w="5675" w:type="dxa"/>
            <w:shd w:val="clear" w:color="auto" w:fill="auto"/>
          </w:tcPr>
          <w:p w14:paraId="3DBF2780" w14:textId="77777777" w:rsidR="00654390" w:rsidRDefault="00654390" w:rsidP="006A66BF">
            <w:pPr>
              <w:pStyle w:val="TF-TEXTOQUADRO"/>
              <w:rPr>
                <w:sz w:val="20"/>
              </w:rPr>
            </w:pPr>
            <w:r w:rsidRPr="6EDBB02A">
              <w:rPr>
                <w:sz w:val="20"/>
              </w:rPr>
              <w:t>Uso de código de barra</w:t>
            </w:r>
            <w:r w:rsidRPr="4A052BB7">
              <w:rPr>
                <w:sz w:val="20"/>
              </w:rPr>
              <w:t>/</w:t>
            </w:r>
            <w:r w:rsidRPr="4CD0020C">
              <w:rPr>
                <w:sz w:val="20"/>
              </w:rPr>
              <w:t xml:space="preserve">QR </w:t>
            </w:r>
            <w:proofErr w:type="spellStart"/>
            <w:r w:rsidRPr="4A29D70C">
              <w:rPr>
                <w:sz w:val="20"/>
              </w:rPr>
              <w:t>code</w:t>
            </w:r>
            <w:proofErr w:type="spellEnd"/>
          </w:p>
        </w:tc>
        <w:tc>
          <w:tcPr>
            <w:tcW w:w="1843" w:type="dxa"/>
          </w:tcPr>
          <w:p w14:paraId="695B3A88" w14:textId="77777777" w:rsidR="00654390" w:rsidRDefault="00654390" w:rsidP="006A66BF">
            <w:pPr>
              <w:pStyle w:val="TF-TEXTOQUADRO"/>
              <w:jc w:val="center"/>
              <w:rPr>
                <w:sz w:val="20"/>
              </w:rPr>
            </w:pPr>
            <w:r w:rsidRPr="51E179B2">
              <w:rPr>
                <w:sz w:val="20"/>
              </w:rPr>
              <w:t>1</w:t>
            </w:r>
          </w:p>
        </w:tc>
      </w:tr>
      <w:tr w:rsidR="00654390" w14:paraId="713FE174" w14:textId="77777777" w:rsidTr="006A66BF">
        <w:trPr>
          <w:jc w:val="center"/>
        </w:trPr>
        <w:tc>
          <w:tcPr>
            <w:tcW w:w="1271" w:type="dxa"/>
            <w:shd w:val="clear" w:color="auto" w:fill="auto"/>
          </w:tcPr>
          <w:p w14:paraId="3EA7CCB0" w14:textId="77777777" w:rsidR="00654390" w:rsidRPr="00C329B9" w:rsidRDefault="00654390" w:rsidP="006A66BF">
            <w:pPr>
              <w:pStyle w:val="TF-TEXTOQUADRO"/>
              <w:jc w:val="center"/>
              <w:rPr>
                <w:sz w:val="20"/>
              </w:rPr>
            </w:pPr>
          </w:p>
        </w:tc>
        <w:tc>
          <w:tcPr>
            <w:tcW w:w="5675" w:type="dxa"/>
            <w:shd w:val="clear" w:color="auto" w:fill="auto"/>
          </w:tcPr>
          <w:p w14:paraId="466447D7" w14:textId="77777777" w:rsidR="00654390" w:rsidRPr="00C329B9" w:rsidRDefault="00654390" w:rsidP="006A66BF">
            <w:pPr>
              <w:pStyle w:val="TF-TEXTOQUADRO"/>
              <w:rPr>
                <w:b/>
                <w:bCs/>
                <w:sz w:val="20"/>
              </w:rPr>
            </w:pPr>
            <w:r w:rsidRPr="00C329B9">
              <w:rPr>
                <w:b/>
                <w:bCs/>
                <w:sz w:val="20"/>
              </w:rPr>
              <w:t>Total</w:t>
            </w:r>
          </w:p>
        </w:tc>
        <w:tc>
          <w:tcPr>
            <w:tcW w:w="1843" w:type="dxa"/>
          </w:tcPr>
          <w:p w14:paraId="1024DD06" w14:textId="77777777" w:rsidR="00654390" w:rsidRPr="00C329B9" w:rsidRDefault="00654390" w:rsidP="006A66BF">
            <w:pPr>
              <w:pStyle w:val="TF-TEXTOQUADRO"/>
              <w:jc w:val="center"/>
              <w:rPr>
                <w:b/>
                <w:bCs/>
                <w:sz w:val="20"/>
              </w:rPr>
            </w:pPr>
            <w:r w:rsidRPr="769A433C">
              <w:rPr>
                <w:b/>
                <w:bCs/>
                <w:sz w:val="20"/>
              </w:rPr>
              <w:t>9</w:t>
            </w:r>
          </w:p>
        </w:tc>
      </w:tr>
    </w:tbl>
    <w:p w14:paraId="3AB91AC6" w14:textId="77777777" w:rsidR="00654390" w:rsidRDefault="00654390" w:rsidP="00654390">
      <w:pPr>
        <w:pStyle w:val="TF-FONTE"/>
      </w:pPr>
      <w:r>
        <w:t xml:space="preserve">Fonte: </w:t>
      </w:r>
      <w:r w:rsidRPr="00BC23AC">
        <w:t xml:space="preserve">adaptado de </w:t>
      </w:r>
      <w:r>
        <w:t xml:space="preserve">Santos (2012 apud </w:t>
      </w:r>
      <w:r w:rsidRPr="00BC23AC">
        <w:t xml:space="preserve">COSTA </w:t>
      </w:r>
      <w:r w:rsidRPr="00C329B9">
        <w:rPr>
          <w:i/>
          <w:iCs/>
        </w:rPr>
        <w:t>et al</w:t>
      </w:r>
      <w:r w:rsidRPr="00BC23AC">
        <w:t>.</w:t>
      </w:r>
      <w:r>
        <w:t xml:space="preserve">, </w:t>
      </w:r>
      <w:r w:rsidRPr="00BC23AC">
        <w:t>2016</w:t>
      </w:r>
      <w:r>
        <w:t>)</w:t>
      </w:r>
      <w:r w:rsidRPr="00BC23AC">
        <w:t>.</w:t>
      </w:r>
    </w:p>
    <w:p w14:paraId="109D88E6" w14:textId="77777777" w:rsidR="00654390" w:rsidRDefault="00654390" w:rsidP="00654390">
      <w:pPr>
        <w:pStyle w:val="TF-TEXTO"/>
      </w:pPr>
      <w:bookmarkStart w:id="68" w:name="_Toc54164914"/>
      <w:bookmarkStart w:id="69" w:name="_Toc54165668"/>
      <w:bookmarkStart w:id="70" w:name="_Toc54169326"/>
      <w:bookmarkStart w:id="71" w:name="_Toc96347432"/>
      <w:bookmarkStart w:id="72" w:name="_Toc96357716"/>
      <w:bookmarkStart w:id="73" w:name="_Toc96491859"/>
      <w:bookmarkStart w:id="74" w:name="_Ref151497452"/>
      <w:bookmarkStart w:id="75" w:name="_Toc152532622"/>
      <w:bookmarkEnd w:id="52"/>
      <w:r>
        <w:t xml:space="preserve">A </w:t>
      </w:r>
      <w:r>
        <w:fldChar w:fldCharType="begin"/>
      </w:r>
      <w:r>
        <w:instrText xml:space="preserve"> REF Tabela2 \h </w:instrText>
      </w:r>
      <w:r>
        <w:fldChar w:fldCharType="separate"/>
      </w:r>
      <w:r w:rsidRPr="0079646C">
        <w:t xml:space="preserve">Tabela </w:t>
      </w:r>
      <w:r>
        <w:t>2</w:t>
      </w:r>
      <w:r>
        <w:fldChar w:fldCharType="end"/>
      </w:r>
      <w:r>
        <w:t xml:space="preserve"> apresenta os artigos classificados em cada etapa da RSL, juntamente com as respectivas bases de dados. Na Etapa 1, os 158 artigos foram analisados e eliminados pelo Passo 1: eliminação pelo título, resultando em 17 artigos; na Etapa 2, esses 17 artigos foram analisados e eliminados pelo Passo 2: eliminação pelo resumo, que resultou em cinco artigos; na Etapa 3, os cinco artigos foram analisados e eliminados pelo Passo 3: leitura diagonal, resultando em três artigos; e por fim, na Etapa 4, esses três artigos selecionados foram analisados  e eliminados pelo Passo 4: leitura completa, que resultou em um artigo da base Science Direct e dois artigos da base de dados Google Acadêmico, que se encontram sintetizados no </w:t>
      </w:r>
      <w:r>
        <w:fldChar w:fldCharType="begin"/>
      </w:r>
      <w:r>
        <w:instrText xml:space="preserve"> REF Quadro1 \h </w:instrText>
      </w:r>
      <w:r>
        <w:fldChar w:fldCharType="separate"/>
      </w:r>
      <w:r>
        <w:t>Quadro</w:t>
      </w:r>
      <w:r w:rsidRPr="0079646C">
        <w:t xml:space="preserve"> </w:t>
      </w:r>
      <w:r>
        <w:t>1</w:t>
      </w:r>
      <w:r>
        <w:fldChar w:fldCharType="end"/>
      </w:r>
      <w:r>
        <w:t>.</w:t>
      </w:r>
    </w:p>
    <w:p w14:paraId="06998E50" w14:textId="77777777" w:rsidR="00654390" w:rsidRDefault="00654390" w:rsidP="00654390">
      <w:pPr>
        <w:pStyle w:val="TF-LEGENDA"/>
      </w:pPr>
      <w:bookmarkStart w:id="76" w:name="Tabela2"/>
      <w:r w:rsidRPr="0079646C">
        <w:t xml:space="preserve">Tabela </w:t>
      </w:r>
      <w:r>
        <w:t>2</w:t>
      </w:r>
      <w:bookmarkEnd w:id="76"/>
      <w:r>
        <w:t xml:space="preserve"> – </w:t>
      </w:r>
      <w:r w:rsidRPr="000B4D67">
        <w:t>Artigos Classificados nas Etapas da RSL</w:t>
      </w:r>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107"/>
        <w:gridCol w:w="2239"/>
        <w:gridCol w:w="1200"/>
        <w:gridCol w:w="1200"/>
        <w:gridCol w:w="1200"/>
        <w:gridCol w:w="1116"/>
      </w:tblGrid>
      <w:tr w:rsidR="00654390" w:rsidRPr="00150DA8" w14:paraId="1C0D26E9" w14:textId="77777777" w:rsidTr="006A66BF">
        <w:trPr>
          <w:trHeight w:val="130"/>
          <w:jc w:val="center"/>
        </w:trPr>
        <w:tc>
          <w:tcPr>
            <w:tcW w:w="2107" w:type="dxa"/>
            <w:shd w:val="clear" w:color="auto" w:fill="A6A6A6"/>
            <w:vAlign w:val="center"/>
          </w:tcPr>
          <w:p w14:paraId="4BF553BA" w14:textId="77777777" w:rsidR="00654390" w:rsidRPr="005176E6" w:rsidRDefault="00654390" w:rsidP="006A66BF">
            <w:pPr>
              <w:pStyle w:val="TF-TEXTOQUADRO"/>
              <w:jc w:val="center"/>
              <w:rPr>
                <w:b/>
                <w:bCs/>
                <w:sz w:val="20"/>
              </w:rPr>
            </w:pPr>
            <w:r w:rsidRPr="005176E6">
              <w:rPr>
                <w:b/>
                <w:bCs/>
                <w:sz w:val="20"/>
              </w:rPr>
              <w:t>Base de Dados</w:t>
            </w:r>
          </w:p>
        </w:tc>
        <w:tc>
          <w:tcPr>
            <w:tcW w:w="2239" w:type="dxa"/>
            <w:shd w:val="clear" w:color="auto" w:fill="A6A6A6"/>
            <w:vAlign w:val="center"/>
          </w:tcPr>
          <w:p w14:paraId="1D99D70C" w14:textId="77777777" w:rsidR="00654390" w:rsidRPr="005176E6" w:rsidRDefault="00654390" w:rsidP="006A66BF">
            <w:pPr>
              <w:pStyle w:val="TF-TEXTOQUADRO"/>
              <w:jc w:val="center"/>
              <w:rPr>
                <w:b/>
                <w:bCs/>
                <w:sz w:val="20"/>
              </w:rPr>
            </w:pPr>
            <w:r w:rsidRPr="005176E6">
              <w:rPr>
                <w:b/>
                <w:bCs/>
                <w:sz w:val="20"/>
              </w:rPr>
              <w:t>Trabalhos analisados</w:t>
            </w:r>
          </w:p>
        </w:tc>
        <w:tc>
          <w:tcPr>
            <w:tcW w:w="1200" w:type="dxa"/>
            <w:shd w:val="clear" w:color="auto" w:fill="A6A6A6"/>
            <w:vAlign w:val="center"/>
          </w:tcPr>
          <w:p w14:paraId="31DB9DFC" w14:textId="77777777" w:rsidR="00654390" w:rsidRPr="005176E6" w:rsidRDefault="00654390" w:rsidP="006A66BF">
            <w:pPr>
              <w:pStyle w:val="TF-TEXTOQUADRO"/>
              <w:jc w:val="center"/>
              <w:rPr>
                <w:b/>
                <w:bCs/>
                <w:sz w:val="20"/>
              </w:rPr>
            </w:pPr>
            <w:r w:rsidRPr="005176E6">
              <w:rPr>
                <w:b/>
                <w:bCs/>
                <w:sz w:val="20"/>
              </w:rPr>
              <w:t>Etapa 1</w:t>
            </w:r>
          </w:p>
        </w:tc>
        <w:tc>
          <w:tcPr>
            <w:tcW w:w="1200" w:type="dxa"/>
            <w:shd w:val="clear" w:color="auto" w:fill="A6A6A6"/>
            <w:vAlign w:val="center"/>
          </w:tcPr>
          <w:p w14:paraId="51488FFB" w14:textId="77777777" w:rsidR="00654390" w:rsidRPr="005176E6" w:rsidRDefault="00654390" w:rsidP="006A66BF">
            <w:pPr>
              <w:pStyle w:val="TF-TEXTOQUADRO"/>
              <w:jc w:val="center"/>
              <w:rPr>
                <w:b/>
                <w:bCs/>
                <w:sz w:val="20"/>
              </w:rPr>
            </w:pPr>
            <w:r w:rsidRPr="005176E6">
              <w:rPr>
                <w:b/>
                <w:bCs/>
                <w:sz w:val="20"/>
              </w:rPr>
              <w:t>Etapa 2</w:t>
            </w:r>
          </w:p>
        </w:tc>
        <w:tc>
          <w:tcPr>
            <w:tcW w:w="1200" w:type="dxa"/>
            <w:shd w:val="clear" w:color="auto" w:fill="A6A6A6"/>
            <w:vAlign w:val="center"/>
          </w:tcPr>
          <w:p w14:paraId="67C87C4E" w14:textId="77777777" w:rsidR="00654390" w:rsidRPr="005176E6" w:rsidRDefault="00654390" w:rsidP="006A66BF">
            <w:pPr>
              <w:pStyle w:val="TF-TEXTOQUADRO"/>
              <w:jc w:val="center"/>
              <w:rPr>
                <w:b/>
                <w:bCs/>
                <w:sz w:val="20"/>
              </w:rPr>
            </w:pPr>
            <w:r w:rsidRPr="005176E6">
              <w:rPr>
                <w:b/>
                <w:bCs/>
                <w:sz w:val="20"/>
              </w:rPr>
              <w:t>Etapa 3</w:t>
            </w:r>
          </w:p>
        </w:tc>
        <w:tc>
          <w:tcPr>
            <w:tcW w:w="1116" w:type="dxa"/>
            <w:shd w:val="clear" w:color="auto" w:fill="A6A6A6"/>
            <w:vAlign w:val="center"/>
          </w:tcPr>
          <w:p w14:paraId="11559A4D" w14:textId="77777777" w:rsidR="00654390" w:rsidRPr="005176E6" w:rsidRDefault="00654390" w:rsidP="006A66BF">
            <w:pPr>
              <w:pStyle w:val="TF-TEXTOQUADRO"/>
              <w:jc w:val="center"/>
              <w:rPr>
                <w:b/>
                <w:bCs/>
                <w:sz w:val="20"/>
              </w:rPr>
            </w:pPr>
            <w:r w:rsidRPr="005176E6">
              <w:rPr>
                <w:b/>
                <w:bCs/>
                <w:sz w:val="20"/>
              </w:rPr>
              <w:t>Etapa 4</w:t>
            </w:r>
          </w:p>
        </w:tc>
      </w:tr>
      <w:tr w:rsidR="00654390" w14:paraId="702E8D9A" w14:textId="77777777" w:rsidTr="006A66BF">
        <w:trPr>
          <w:trHeight w:val="70"/>
          <w:jc w:val="center"/>
        </w:trPr>
        <w:tc>
          <w:tcPr>
            <w:tcW w:w="2107" w:type="dxa"/>
            <w:shd w:val="clear" w:color="auto" w:fill="auto"/>
            <w:vAlign w:val="center"/>
          </w:tcPr>
          <w:p w14:paraId="3F9A6F31" w14:textId="77777777" w:rsidR="00654390" w:rsidRPr="005176E6" w:rsidRDefault="00654390" w:rsidP="006A66BF">
            <w:pPr>
              <w:pStyle w:val="TF-TEXTOQUADRO"/>
              <w:jc w:val="center"/>
              <w:rPr>
                <w:sz w:val="20"/>
              </w:rPr>
            </w:pPr>
            <w:r w:rsidRPr="005176E6">
              <w:rPr>
                <w:sz w:val="20"/>
              </w:rPr>
              <w:t>Science Direct</w:t>
            </w:r>
          </w:p>
        </w:tc>
        <w:tc>
          <w:tcPr>
            <w:tcW w:w="2239" w:type="dxa"/>
            <w:shd w:val="clear" w:color="auto" w:fill="auto"/>
            <w:vAlign w:val="center"/>
          </w:tcPr>
          <w:p w14:paraId="22A88DA2" w14:textId="77777777" w:rsidR="00654390" w:rsidRPr="005176E6" w:rsidRDefault="00654390" w:rsidP="006A66BF">
            <w:pPr>
              <w:pStyle w:val="TF-TEXTOQUADRO"/>
              <w:jc w:val="center"/>
              <w:rPr>
                <w:sz w:val="20"/>
              </w:rPr>
            </w:pPr>
            <w:r w:rsidRPr="005176E6">
              <w:rPr>
                <w:sz w:val="20"/>
              </w:rPr>
              <w:t>22</w:t>
            </w:r>
          </w:p>
        </w:tc>
        <w:tc>
          <w:tcPr>
            <w:tcW w:w="1200" w:type="dxa"/>
            <w:vAlign w:val="center"/>
          </w:tcPr>
          <w:p w14:paraId="374E49BB" w14:textId="77777777" w:rsidR="00654390" w:rsidRPr="005176E6" w:rsidRDefault="00654390" w:rsidP="006A66BF">
            <w:pPr>
              <w:pStyle w:val="TF-TEXTOQUADRO"/>
              <w:jc w:val="center"/>
              <w:rPr>
                <w:sz w:val="20"/>
              </w:rPr>
            </w:pPr>
            <w:r w:rsidRPr="005176E6">
              <w:rPr>
                <w:sz w:val="20"/>
              </w:rPr>
              <w:t>5</w:t>
            </w:r>
          </w:p>
        </w:tc>
        <w:tc>
          <w:tcPr>
            <w:tcW w:w="1200" w:type="dxa"/>
            <w:vAlign w:val="center"/>
          </w:tcPr>
          <w:p w14:paraId="516F6885" w14:textId="77777777" w:rsidR="00654390" w:rsidRPr="005176E6" w:rsidRDefault="00654390" w:rsidP="006A66BF">
            <w:pPr>
              <w:pStyle w:val="TF-TEXTOQUADRO"/>
              <w:jc w:val="center"/>
              <w:rPr>
                <w:sz w:val="20"/>
              </w:rPr>
            </w:pPr>
            <w:r w:rsidRPr="005176E6">
              <w:rPr>
                <w:sz w:val="20"/>
              </w:rPr>
              <w:t>1</w:t>
            </w:r>
          </w:p>
        </w:tc>
        <w:tc>
          <w:tcPr>
            <w:tcW w:w="1200" w:type="dxa"/>
            <w:vAlign w:val="center"/>
          </w:tcPr>
          <w:p w14:paraId="3A098B23" w14:textId="77777777" w:rsidR="00654390" w:rsidRPr="005176E6" w:rsidRDefault="00654390" w:rsidP="006A66BF">
            <w:pPr>
              <w:pStyle w:val="TF-TEXTOQUADRO"/>
              <w:jc w:val="center"/>
              <w:rPr>
                <w:sz w:val="20"/>
              </w:rPr>
            </w:pPr>
            <w:r w:rsidRPr="005176E6">
              <w:rPr>
                <w:sz w:val="20"/>
              </w:rPr>
              <w:t>1</w:t>
            </w:r>
          </w:p>
        </w:tc>
        <w:tc>
          <w:tcPr>
            <w:tcW w:w="1116" w:type="dxa"/>
            <w:vAlign w:val="center"/>
          </w:tcPr>
          <w:p w14:paraId="1B2B88DF" w14:textId="77777777" w:rsidR="00654390" w:rsidRPr="001279BC" w:rsidRDefault="00654390" w:rsidP="006A66BF">
            <w:pPr>
              <w:pStyle w:val="TF-TEXTOQUADRO"/>
              <w:jc w:val="center"/>
              <w:rPr>
                <w:sz w:val="20"/>
              </w:rPr>
            </w:pPr>
            <w:r w:rsidRPr="001279BC">
              <w:rPr>
                <w:sz w:val="20"/>
              </w:rPr>
              <w:t>1</w:t>
            </w:r>
          </w:p>
        </w:tc>
      </w:tr>
      <w:tr w:rsidR="00654390" w14:paraId="4FF93743" w14:textId="77777777" w:rsidTr="006A66BF">
        <w:trPr>
          <w:trHeight w:val="70"/>
          <w:jc w:val="center"/>
        </w:trPr>
        <w:tc>
          <w:tcPr>
            <w:tcW w:w="2107" w:type="dxa"/>
            <w:shd w:val="clear" w:color="auto" w:fill="auto"/>
            <w:vAlign w:val="center"/>
          </w:tcPr>
          <w:p w14:paraId="44FB4ECC" w14:textId="77777777" w:rsidR="00654390" w:rsidRPr="003A2079" w:rsidRDefault="00654390" w:rsidP="006A66BF">
            <w:pPr>
              <w:pStyle w:val="TF-TEXTOQUADRO"/>
              <w:jc w:val="center"/>
              <w:rPr>
                <w:sz w:val="20"/>
              </w:rPr>
            </w:pPr>
            <w:r w:rsidRPr="003A2079">
              <w:rPr>
                <w:sz w:val="20"/>
              </w:rPr>
              <w:t xml:space="preserve">Google Acadêmico </w:t>
            </w:r>
          </w:p>
        </w:tc>
        <w:tc>
          <w:tcPr>
            <w:tcW w:w="2239" w:type="dxa"/>
            <w:shd w:val="clear" w:color="auto" w:fill="auto"/>
            <w:vAlign w:val="center"/>
          </w:tcPr>
          <w:p w14:paraId="780AB9B4" w14:textId="77777777" w:rsidR="00654390" w:rsidRPr="003A2079" w:rsidRDefault="00654390" w:rsidP="006A66BF">
            <w:pPr>
              <w:pStyle w:val="TF-TEXTOQUADRO"/>
              <w:jc w:val="center"/>
              <w:rPr>
                <w:sz w:val="20"/>
              </w:rPr>
            </w:pPr>
            <w:r w:rsidRPr="003A2079">
              <w:rPr>
                <w:sz w:val="20"/>
              </w:rPr>
              <w:t>13</w:t>
            </w:r>
            <w:r>
              <w:rPr>
                <w:sz w:val="20"/>
              </w:rPr>
              <w:t>6</w:t>
            </w:r>
          </w:p>
        </w:tc>
        <w:tc>
          <w:tcPr>
            <w:tcW w:w="1200" w:type="dxa"/>
            <w:vAlign w:val="center"/>
          </w:tcPr>
          <w:p w14:paraId="4E83272D" w14:textId="77777777" w:rsidR="00654390" w:rsidRPr="003A2079" w:rsidRDefault="00654390" w:rsidP="006A66BF">
            <w:pPr>
              <w:pStyle w:val="TF-TEXTOQUADRO"/>
              <w:jc w:val="center"/>
              <w:rPr>
                <w:sz w:val="20"/>
              </w:rPr>
            </w:pPr>
            <w:r w:rsidRPr="003A2079">
              <w:rPr>
                <w:sz w:val="20"/>
              </w:rPr>
              <w:t>12</w:t>
            </w:r>
          </w:p>
        </w:tc>
        <w:tc>
          <w:tcPr>
            <w:tcW w:w="1200" w:type="dxa"/>
            <w:vAlign w:val="center"/>
          </w:tcPr>
          <w:p w14:paraId="1882BBB2" w14:textId="77777777" w:rsidR="00654390" w:rsidRPr="003A2079" w:rsidRDefault="00654390" w:rsidP="006A66BF">
            <w:pPr>
              <w:pStyle w:val="TF-TEXTOQUADRO"/>
              <w:jc w:val="center"/>
              <w:rPr>
                <w:sz w:val="20"/>
              </w:rPr>
            </w:pPr>
            <w:r w:rsidRPr="003A2079">
              <w:rPr>
                <w:sz w:val="20"/>
              </w:rPr>
              <w:t>4</w:t>
            </w:r>
          </w:p>
        </w:tc>
        <w:tc>
          <w:tcPr>
            <w:tcW w:w="1200" w:type="dxa"/>
            <w:vAlign w:val="center"/>
          </w:tcPr>
          <w:p w14:paraId="6A67670A" w14:textId="77777777" w:rsidR="00654390" w:rsidRPr="003A2079" w:rsidRDefault="00654390" w:rsidP="006A66BF">
            <w:pPr>
              <w:pStyle w:val="TF-TEXTOQUADRO"/>
              <w:spacing w:line="259" w:lineRule="auto"/>
              <w:jc w:val="center"/>
              <w:rPr>
                <w:sz w:val="20"/>
              </w:rPr>
            </w:pPr>
            <w:r>
              <w:rPr>
                <w:sz w:val="20"/>
              </w:rPr>
              <w:t>2</w:t>
            </w:r>
          </w:p>
        </w:tc>
        <w:tc>
          <w:tcPr>
            <w:tcW w:w="1116" w:type="dxa"/>
            <w:vAlign w:val="center"/>
          </w:tcPr>
          <w:p w14:paraId="1BE8E07F" w14:textId="77777777" w:rsidR="00654390" w:rsidRPr="001279BC" w:rsidRDefault="00654390" w:rsidP="006A66BF">
            <w:pPr>
              <w:pStyle w:val="TF-TEXTOQUADRO"/>
              <w:spacing w:line="259" w:lineRule="auto"/>
              <w:jc w:val="center"/>
              <w:rPr>
                <w:sz w:val="20"/>
              </w:rPr>
            </w:pPr>
            <w:r w:rsidRPr="001279BC">
              <w:rPr>
                <w:sz w:val="20"/>
              </w:rPr>
              <w:t>2</w:t>
            </w:r>
          </w:p>
        </w:tc>
      </w:tr>
      <w:tr w:rsidR="00654390" w14:paraId="6DFD24E8" w14:textId="77777777" w:rsidTr="006A66BF">
        <w:trPr>
          <w:trHeight w:val="70"/>
          <w:jc w:val="center"/>
        </w:trPr>
        <w:tc>
          <w:tcPr>
            <w:tcW w:w="2107" w:type="dxa"/>
            <w:shd w:val="clear" w:color="auto" w:fill="auto"/>
            <w:vAlign w:val="center"/>
          </w:tcPr>
          <w:p w14:paraId="26C9D7FD" w14:textId="77777777" w:rsidR="00654390" w:rsidRPr="005176E6" w:rsidRDefault="00654390" w:rsidP="006A66BF">
            <w:pPr>
              <w:pStyle w:val="TF-TEXTOQUADRO"/>
              <w:jc w:val="center"/>
              <w:rPr>
                <w:b/>
                <w:bCs/>
                <w:sz w:val="20"/>
              </w:rPr>
            </w:pPr>
            <w:r w:rsidRPr="005176E6">
              <w:rPr>
                <w:b/>
                <w:bCs/>
                <w:sz w:val="20"/>
              </w:rPr>
              <w:t>Total</w:t>
            </w:r>
          </w:p>
        </w:tc>
        <w:tc>
          <w:tcPr>
            <w:tcW w:w="2239" w:type="dxa"/>
            <w:shd w:val="clear" w:color="auto" w:fill="auto"/>
            <w:vAlign w:val="center"/>
          </w:tcPr>
          <w:p w14:paraId="286FC5CD" w14:textId="77777777" w:rsidR="00654390" w:rsidRPr="005176E6" w:rsidRDefault="00654390" w:rsidP="006A66BF">
            <w:pPr>
              <w:pStyle w:val="TF-TEXTOQUADRO"/>
              <w:jc w:val="center"/>
              <w:rPr>
                <w:b/>
                <w:bCs/>
                <w:sz w:val="20"/>
              </w:rPr>
            </w:pPr>
            <w:r w:rsidRPr="005176E6">
              <w:rPr>
                <w:b/>
                <w:bCs/>
                <w:sz w:val="20"/>
              </w:rPr>
              <w:t>15</w:t>
            </w:r>
            <w:r>
              <w:rPr>
                <w:b/>
                <w:bCs/>
                <w:sz w:val="20"/>
              </w:rPr>
              <w:t>8</w:t>
            </w:r>
          </w:p>
        </w:tc>
        <w:tc>
          <w:tcPr>
            <w:tcW w:w="1200" w:type="dxa"/>
            <w:vAlign w:val="center"/>
          </w:tcPr>
          <w:p w14:paraId="6304087C" w14:textId="77777777" w:rsidR="00654390" w:rsidRPr="005176E6" w:rsidRDefault="00654390" w:rsidP="006A66BF">
            <w:pPr>
              <w:pStyle w:val="TF-TEXTOQUADRO"/>
              <w:jc w:val="center"/>
              <w:rPr>
                <w:b/>
                <w:bCs/>
                <w:sz w:val="20"/>
              </w:rPr>
            </w:pPr>
            <w:r w:rsidRPr="005176E6">
              <w:rPr>
                <w:b/>
                <w:bCs/>
                <w:sz w:val="20"/>
              </w:rPr>
              <w:t>17</w:t>
            </w:r>
          </w:p>
        </w:tc>
        <w:tc>
          <w:tcPr>
            <w:tcW w:w="1200" w:type="dxa"/>
            <w:vAlign w:val="center"/>
          </w:tcPr>
          <w:p w14:paraId="2CC67409" w14:textId="77777777" w:rsidR="00654390" w:rsidRPr="005176E6" w:rsidRDefault="00654390" w:rsidP="006A66BF">
            <w:pPr>
              <w:pStyle w:val="TF-TEXTOQUADRO"/>
              <w:jc w:val="center"/>
              <w:rPr>
                <w:b/>
                <w:bCs/>
                <w:sz w:val="20"/>
              </w:rPr>
            </w:pPr>
            <w:r w:rsidRPr="005176E6">
              <w:rPr>
                <w:b/>
                <w:bCs/>
                <w:sz w:val="20"/>
              </w:rPr>
              <w:t>5</w:t>
            </w:r>
          </w:p>
        </w:tc>
        <w:tc>
          <w:tcPr>
            <w:tcW w:w="1200" w:type="dxa"/>
            <w:vAlign w:val="center"/>
          </w:tcPr>
          <w:p w14:paraId="545E41D4" w14:textId="77777777" w:rsidR="00654390" w:rsidRPr="005176E6" w:rsidRDefault="00654390" w:rsidP="006A66BF">
            <w:pPr>
              <w:pStyle w:val="TF-TEXTOQUADRO"/>
              <w:spacing w:line="259" w:lineRule="auto"/>
              <w:jc w:val="center"/>
              <w:rPr>
                <w:b/>
                <w:bCs/>
                <w:sz w:val="20"/>
              </w:rPr>
            </w:pPr>
            <w:r>
              <w:rPr>
                <w:b/>
                <w:bCs/>
                <w:sz w:val="20"/>
              </w:rPr>
              <w:t>3</w:t>
            </w:r>
          </w:p>
        </w:tc>
        <w:tc>
          <w:tcPr>
            <w:tcW w:w="1116" w:type="dxa"/>
            <w:vAlign w:val="center"/>
          </w:tcPr>
          <w:p w14:paraId="3F104393" w14:textId="77777777" w:rsidR="00654390" w:rsidRPr="005176E6" w:rsidRDefault="00654390" w:rsidP="006A66BF">
            <w:pPr>
              <w:pStyle w:val="TF-TEXTOQUADRO"/>
              <w:spacing w:line="259" w:lineRule="auto"/>
              <w:jc w:val="center"/>
              <w:rPr>
                <w:b/>
                <w:bCs/>
                <w:sz w:val="20"/>
              </w:rPr>
            </w:pPr>
            <w:r w:rsidRPr="001279BC">
              <w:rPr>
                <w:b/>
                <w:bCs/>
                <w:sz w:val="20"/>
              </w:rPr>
              <w:t>3</w:t>
            </w:r>
          </w:p>
        </w:tc>
      </w:tr>
    </w:tbl>
    <w:p w14:paraId="237DD590" w14:textId="71A9C350" w:rsidR="00654390" w:rsidRDefault="00654390" w:rsidP="00654390">
      <w:pPr>
        <w:pStyle w:val="TF-FONTE"/>
      </w:pPr>
      <w:r>
        <w:t>Fonte: elaborado pelos autores</w:t>
      </w:r>
      <w:r w:rsidR="007C2704">
        <w:t xml:space="preserve"> (2024)</w:t>
      </w:r>
      <w:r>
        <w:t>.</w:t>
      </w:r>
    </w:p>
    <w:p w14:paraId="2D76C3C4" w14:textId="16C4B0E7" w:rsidR="00654390" w:rsidRDefault="00654390" w:rsidP="00654390">
      <w:pPr>
        <w:pStyle w:val="TF-TEXTO"/>
      </w:pPr>
      <w:r>
        <w:t xml:space="preserve">A segunda parte da RL é referente a RTL realizada. </w:t>
      </w:r>
      <w:r w:rsidRPr="00A73B2B">
        <w:t xml:space="preserve">Na RTL, também foram aplicados os CI e CE, bem como os critérios de qualidade com pontuação igual ou superior a </w:t>
      </w:r>
      <w:r>
        <w:t>cinco</w:t>
      </w:r>
      <w:r w:rsidRPr="00A73B2B">
        <w:t xml:space="preserve"> pontos. </w:t>
      </w:r>
      <w:r>
        <w:t xml:space="preserve">Na RTL foram realizadas buscas no Chat GPT com a pergunta: “sistema de gestão de estoque para vestuário”. </w:t>
      </w:r>
      <w:r w:rsidRPr="001279BC">
        <w:t xml:space="preserve">A pesquisa resultou em </w:t>
      </w:r>
      <w:r>
        <w:t>cinco</w:t>
      </w:r>
      <w:r w:rsidRPr="001279BC">
        <w:t xml:space="preserve"> trabalhos que foram avaliados pelos pesquisadores e destes foram selecionados o </w:t>
      </w:r>
      <w:proofErr w:type="spellStart"/>
      <w:r w:rsidRPr="001279BC">
        <w:t>Bling</w:t>
      </w:r>
      <w:proofErr w:type="spellEnd"/>
      <w:r w:rsidRPr="001279BC">
        <w:t xml:space="preserve">, Conta Azul, Hiper e </w:t>
      </w:r>
      <w:proofErr w:type="spellStart"/>
      <w:r w:rsidR="00BF2AD8">
        <w:t>Quick</w:t>
      </w:r>
      <w:r w:rsidR="00570FAF">
        <w:t>Books</w:t>
      </w:r>
      <w:proofErr w:type="spellEnd"/>
      <w:r w:rsidRPr="001279BC">
        <w:t>.</w:t>
      </w:r>
      <w:r>
        <w:t xml:space="preserve"> A síntese desse resultado juntamente com o resultado da RSL se encontra no </w:t>
      </w:r>
      <w:r>
        <w:fldChar w:fldCharType="begin"/>
      </w:r>
      <w:r>
        <w:instrText xml:space="preserve"> REF Quadro1 \h </w:instrText>
      </w:r>
      <w:r>
        <w:fldChar w:fldCharType="separate"/>
      </w:r>
      <w:r>
        <w:t>Quadro</w:t>
      </w:r>
      <w:r w:rsidRPr="0079646C">
        <w:t xml:space="preserve"> </w:t>
      </w:r>
      <w:r>
        <w:t>1</w:t>
      </w:r>
      <w:r>
        <w:fldChar w:fldCharType="end"/>
      </w:r>
      <w:r>
        <w:t>.</w:t>
      </w:r>
    </w:p>
    <w:p w14:paraId="4040F07F" w14:textId="77777777" w:rsidR="00654390" w:rsidRPr="00BC23AC" w:rsidRDefault="00654390" w:rsidP="00654390">
      <w:pPr>
        <w:pStyle w:val="TF-LEGENDA"/>
      </w:pPr>
      <w:bookmarkStart w:id="77" w:name="Quadro1"/>
      <w:r>
        <w:lastRenderedPageBreak/>
        <w:t>Quadro</w:t>
      </w:r>
      <w:r w:rsidRPr="0079646C">
        <w:t xml:space="preserve"> </w:t>
      </w:r>
      <w:r>
        <w:t>1</w:t>
      </w:r>
      <w:bookmarkEnd w:id="77"/>
      <w:r w:rsidRPr="0079646C">
        <w:t xml:space="preserve"> - </w:t>
      </w:r>
      <w:r w:rsidRPr="000B4D67">
        <w:t>Síntese dos trabalhos correlatos selecionados</w:t>
      </w:r>
    </w:p>
    <w:tbl>
      <w:tblPr>
        <w:tblW w:w="89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0"/>
        <w:gridCol w:w="991"/>
        <w:gridCol w:w="1071"/>
        <w:gridCol w:w="1822"/>
        <w:gridCol w:w="1936"/>
      </w:tblGrid>
      <w:tr w:rsidR="00654390" w:rsidRPr="00BC23AC" w14:paraId="7FCD885D" w14:textId="77777777" w:rsidTr="006A66BF">
        <w:trPr>
          <w:trHeight w:val="135"/>
          <w:jc w:val="center"/>
        </w:trPr>
        <w:tc>
          <w:tcPr>
            <w:tcW w:w="3114" w:type="dxa"/>
            <w:shd w:val="clear" w:color="auto" w:fill="A6A6A6"/>
            <w:vAlign w:val="center"/>
          </w:tcPr>
          <w:p w14:paraId="16571E1E" w14:textId="77777777" w:rsidR="00654390" w:rsidRPr="00A73B2B" w:rsidRDefault="00654390" w:rsidP="006A66BF">
            <w:pPr>
              <w:pStyle w:val="TF-TEXTOQUADRO"/>
              <w:jc w:val="center"/>
              <w:rPr>
                <w:b/>
                <w:bCs/>
                <w:sz w:val="20"/>
              </w:rPr>
            </w:pPr>
            <w:r w:rsidRPr="00A73B2B">
              <w:rPr>
                <w:b/>
                <w:bCs/>
                <w:sz w:val="20"/>
              </w:rPr>
              <w:t>Assunto</w:t>
            </w:r>
          </w:p>
        </w:tc>
        <w:tc>
          <w:tcPr>
            <w:tcW w:w="992" w:type="dxa"/>
            <w:shd w:val="clear" w:color="auto" w:fill="A6A6A6"/>
          </w:tcPr>
          <w:p w14:paraId="272B208B" w14:textId="77777777" w:rsidR="00654390" w:rsidRPr="00A73B2B" w:rsidRDefault="00654390" w:rsidP="006A66BF">
            <w:pPr>
              <w:pStyle w:val="TF-TEXTOQUADRO"/>
              <w:jc w:val="center"/>
              <w:rPr>
                <w:b/>
                <w:bCs/>
                <w:sz w:val="20"/>
              </w:rPr>
            </w:pPr>
            <w:r w:rsidRPr="00A73B2B">
              <w:rPr>
                <w:b/>
                <w:bCs/>
                <w:sz w:val="20"/>
              </w:rPr>
              <w:t>Tipo RL</w:t>
            </w:r>
          </w:p>
        </w:tc>
        <w:tc>
          <w:tcPr>
            <w:tcW w:w="1062" w:type="dxa"/>
            <w:shd w:val="clear" w:color="auto" w:fill="A6A6A6"/>
          </w:tcPr>
          <w:p w14:paraId="3C8C3E73" w14:textId="77777777" w:rsidR="00654390" w:rsidRPr="00A73B2B" w:rsidRDefault="00654390" w:rsidP="006A66BF">
            <w:pPr>
              <w:pStyle w:val="TF-TEXTOQUADRO"/>
              <w:jc w:val="center"/>
              <w:rPr>
                <w:b/>
                <w:bCs/>
                <w:sz w:val="20"/>
              </w:rPr>
            </w:pPr>
            <w:r w:rsidRPr="00A73B2B">
              <w:rPr>
                <w:b/>
                <w:bCs/>
                <w:sz w:val="20"/>
              </w:rPr>
              <w:t>Local</w:t>
            </w:r>
          </w:p>
        </w:tc>
        <w:tc>
          <w:tcPr>
            <w:tcW w:w="1824" w:type="dxa"/>
            <w:shd w:val="clear" w:color="auto" w:fill="A6A6A6"/>
            <w:vAlign w:val="center"/>
          </w:tcPr>
          <w:p w14:paraId="6B44A654" w14:textId="77777777" w:rsidR="00654390" w:rsidRPr="00A73B2B" w:rsidRDefault="00654390" w:rsidP="006A66BF">
            <w:pPr>
              <w:pStyle w:val="TF-TEXTOQUADRO"/>
              <w:jc w:val="center"/>
              <w:rPr>
                <w:b/>
                <w:bCs/>
                <w:sz w:val="20"/>
              </w:rPr>
            </w:pPr>
            <w:r w:rsidRPr="00A73B2B">
              <w:rPr>
                <w:b/>
                <w:bCs/>
                <w:sz w:val="20"/>
              </w:rPr>
              <w:t>Filtro</w:t>
            </w:r>
          </w:p>
        </w:tc>
        <w:tc>
          <w:tcPr>
            <w:tcW w:w="1938" w:type="dxa"/>
            <w:shd w:val="clear" w:color="auto" w:fill="A6A6A6"/>
            <w:vAlign w:val="center"/>
          </w:tcPr>
          <w:p w14:paraId="43ADDB94" w14:textId="77777777" w:rsidR="00654390" w:rsidRPr="00A73B2B" w:rsidRDefault="00654390" w:rsidP="006A66BF">
            <w:pPr>
              <w:pStyle w:val="TF-TEXTOQUADRO"/>
              <w:jc w:val="center"/>
              <w:rPr>
                <w:b/>
                <w:bCs/>
                <w:sz w:val="20"/>
              </w:rPr>
            </w:pPr>
            <w:r w:rsidRPr="00A73B2B">
              <w:rPr>
                <w:b/>
                <w:bCs/>
                <w:sz w:val="20"/>
              </w:rPr>
              <w:t>Referência</w:t>
            </w:r>
          </w:p>
        </w:tc>
      </w:tr>
      <w:tr w:rsidR="00654390" w:rsidRPr="00380E06" w14:paraId="1DD78869" w14:textId="77777777" w:rsidTr="006A66BF">
        <w:trPr>
          <w:jc w:val="center"/>
        </w:trPr>
        <w:tc>
          <w:tcPr>
            <w:tcW w:w="3114" w:type="dxa"/>
            <w:shd w:val="clear" w:color="auto" w:fill="auto"/>
            <w:vAlign w:val="center"/>
          </w:tcPr>
          <w:p w14:paraId="0AF5628E" w14:textId="77777777" w:rsidR="00654390" w:rsidRPr="00A73B2B" w:rsidRDefault="00654390" w:rsidP="006A66BF">
            <w:pPr>
              <w:pStyle w:val="TF-TEXTOQUADRO"/>
              <w:jc w:val="both"/>
              <w:rPr>
                <w:sz w:val="20"/>
                <w:lang w:val="en-US"/>
              </w:rPr>
            </w:pPr>
            <w:r w:rsidRPr="00A73B2B">
              <w:rPr>
                <w:sz w:val="20"/>
                <w:lang w:val="en-US"/>
              </w:rPr>
              <w:t>Inventory and Sales Information System Design on Clothing Store (Case Study: X Fashion, Jakarta)</w:t>
            </w:r>
          </w:p>
        </w:tc>
        <w:tc>
          <w:tcPr>
            <w:tcW w:w="992" w:type="dxa"/>
            <w:vAlign w:val="center"/>
          </w:tcPr>
          <w:p w14:paraId="02D2A45A" w14:textId="77777777" w:rsidR="00654390" w:rsidRPr="00A73B2B" w:rsidRDefault="00654390" w:rsidP="006A66BF">
            <w:pPr>
              <w:pStyle w:val="TF-TEXTOQUADRO"/>
              <w:jc w:val="center"/>
              <w:rPr>
                <w:sz w:val="20"/>
                <w:lang w:val="en-US"/>
              </w:rPr>
            </w:pPr>
            <w:r w:rsidRPr="00A73B2B">
              <w:rPr>
                <w:sz w:val="20"/>
                <w:lang w:val="en-US"/>
              </w:rPr>
              <w:t>RSL</w:t>
            </w:r>
          </w:p>
        </w:tc>
        <w:tc>
          <w:tcPr>
            <w:tcW w:w="1062" w:type="dxa"/>
            <w:vAlign w:val="center"/>
          </w:tcPr>
          <w:p w14:paraId="65F7BE1A" w14:textId="77777777" w:rsidR="00654390" w:rsidRPr="00A73B2B" w:rsidRDefault="00654390" w:rsidP="006A66BF">
            <w:pPr>
              <w:pStyle w:val="TF-TEXTOQUADRO"/>
              <w:jc w:val="center"/>
              <w:rPr>
                <w:sz w:val="20"/>
                <w:lang w:val="en-US"/>
              </w:rPr>
            </w:pPr>
            <w:r w:rsidRPr="00A73B2B">
              <w:rPr>
                <w:sz w:val="20"/>
                <w:lang w:val="en-US"/>
              </w:rPr>
              <w:t>Science Direct</w:t>
            </w:r>
          </w:p>
        </w:tc>
        <w:tc>
          <w:tcPr>
            <w:tcW w:w="1824" w:type="dxa"/>
            <w:shd w:val="clear" w:color="auto" w:fill="auto"/>
            <w:vAlign w:val="center"/>
          </w:tcPr>
          <w:p w14:paraId="6C44C822" w14:textId="77777777" w:rsidR="00654390" w:rsidRPr="00A73B2B" w:rsidRDefault="00654390" w:rsidP="006A66BF">
            <w:pPr>
              <w:pStyle w:val="TF-TEXTOQUADRO"/>
              <w:jc w:val="center"/>
              <w:rPr>
                <w:sz w:val="20"/>
              </w:rPr>
            </w:pPr>
            <w:proofErr w:type="spellStart"/>
            <w:r w:rsidRPr="00A73B2B">
              <w:rPr>
                <w:i/>
                <w:iCs/>
                <w:sz w:val="20"/>
              </w:rPr>
              <w:t>string</w:t>
            </w:r>
            <w:proofErr w:type="spellEnd"/>
            <w:r w:rsidRPr="00A73B2B">
              <w:rPr>
                <w:sz w:val="20"/>
              </w:rPr>
              <w:t xml:space="preserve"> de busca em inglês</w:t>
            </w:r>
          </w:p>
        </w:tc>
        <w:tc>
          <w:tcPr>
            <w:tcW w:w="1938" w:type="dxa"/>
            <w:vAlign w:val="center"/>
          </w:tcPr>
          <w:p w14:paraId="25BEA548" w14:textId="77CA4C26" w:rsidR="00654390" w:rsidRPr="00A73B2B" w:rsidRDefault="00654390" w:rsidP="006A66BF">
            <w:pPr>
              <w:pStyle w:val="TF-TEXTOQUADRO"/>
              <w:jc w:val="center"/>
              <w:rPr>
                <w:sz w:val="20"/>
              </w:rPr>
            </w:pPr>
            <w:r>
              <w:rPr>
                <w:sz w:val="20"/>
              </w:rPr>
              <w:t>(</w:t>
            </w:r>
            <w:r w:rsidR="007432E6">
              <w:rPr>
                <w:sz w:val="20"/>
              </w:rPr>
              <w:t>Rosa</w:t>
            </w:r>
            <w:r>
              <w:rPr>
                <w:sz w:val="20"/>
              </w:rPr>
              <w:t xml:space="preserve">; </w:t>
            </w:r>
            <w:proofErr w:type="spellStart"/>
            <w:r>
              <w:rPr>
                <w:sz w:val="20"/>
              </w:rPr>
              <w:t>W</w:t>
            </w:r>
            <w:r w:rsidR="007432E6">
              <w:rPr>
                <w:sz w:val="20"/>
              </w:rPr>
              <w:t>ahju</w:t>
            </w:r>
            <w:proofErr w:type="spellEnd"/>
            <w:r>
              <w:rPr>
                <w:sz w:val="20"/>
              </w:rPr>
              <w:t>, 2020)</w:t>
            </w:r>
          </w:p>
        </w:tc>
      </w:tr>
      <w:tr w:rsidR="00654390" w:rsidRPr="00380E06" w14:paraId="6E71739C" w14:textId="77777777" w:rsidTr="006A66BF">
        <w:trPr>
          <w:trHeight w:val="954"/>
          <w:jc w:val="center"/>
        </w:trPr>
        <w:tc>
          <w:tcPr>
            <w:tcW w:w="3114" w:type="dxa"/>
            <w:shd w:val="clear" w:color="auto" w:fill="auto"/>
            <w:vAlign w:val="center"/>
          </w:tcPr>
          <w:p w14:paraId="7098E208" w14:textId="77777777" w:rsidR="00654390" w:rsidRPr="001279BC" w:rsidRDefault="00654390" w:rsidP="006A66BF">
            <w:pPr>
              <w:pStyle w:val="TF-TEXTOQUADRO"/>
              <w:jc w:val="both"/>
              <w:rPr>
                <w:sz w:val="20"/>
              </w:rPr>
            </w:pPr>
            <w:r w:rsidRPr="001279BC">
              <w:rPr>
                <w:sz w:val="20"/>
              </w:rPr>
              <w:t>Loja espaço da moda:</w:t>
            </w:r>
          </w:p>
          <w:p w14:paraId="34244E75" w14:textId="77777777" w:rsidR="00654390" w:rsidRPr="00CA4870" w:rsidRDefault="00654390" w:rsidP="006A66BF">
            <w:pPr>
              <w:pStyle w:val="TF-TEXTOQUADRO"/>
              <w:jc w:val="both"/>
              <w:rPr>
                <w:sz w:val="20"/>
              </w:rPr>
            </w:pPr>
            <w:r w:rsidRPr="001279BC">
              <w:rPr>
                <w:sz w:val="20"/>
              </w:rPr>
              <w:t>Controle e gerenciamento de estoques por meio da implantação de um software</w:t>
            </w:r>
          </w:p>
        </w:tc>
        <w:tc>
          <w:tcPr>
            <w:tcW w:w="992" w:type="dxa"/>
            <w:vAlign w:val="center"/>
          </w:tcPr>
          <w:p w14:paraId="6FE2BA97" w14:textId="77777777" w:rsidR="00654390" w:rsidRPr="00A73B2B" w:rsidRDefault="00654390" w:rsidP="006A66BF">
            <w:pPr>
              <w:pStyle w:val="TF-TEXTOQUADRO"/>
              <w:jc w:val="center"/>
              <w:rPr>
                <w:sz w:val="20"/>
                <w:lang w:val="en-US"/>
              </w:rPr>
            </w:pPr>
            <w:r w:rsidRPr="00A73B2B">
              <w:rPr>
                <w:sz w:val="20"/>
                <w:lang w:val="en-US"/>
              </w:rPr>
              <w:t>RSL</w:t>
            </w:r>
          </w:p>
        </w:tc>
        <w:tc>
          <w:tcPr>
            <w:tcW w:w="1062" w:type="dxa"/>
            <w:vAlign w:val="center"/>
          </w:tcPr>
          <w:p w14:paraId="681D15C2" w14:textId="77777777" w:rsidR="00654390" w:rsidRPr="00A73B2B" w:rsidRDefault="00654390" w:rsidP="006A66BF">
            <w:pPr>
              <w:pStyle w:val="TF-TEXTOQUADRO"/>
              <w:jc w:val="center"/>
              <w:rPr>
                <w:sz w:val="20"/>
                <w:lang w:val="en-US"/>
              </w:rPr>
            </w:pPr>
            <w:r w:rsidRPr="00A73B2B">
              <w:rPr>
                <w:sz w:val="20"/>
                <w:lang w:val="en-US"/>
              </w:rPr>
              <w:t xml:space="preserve">Google </w:t>
            </w:r>
            <w:proofErr w:type="spellStart"/>
            <w:r w:rsidRPr="00A73B2B">
              <w:rPr>
                <w:sz w:val="20"/>
                <w:lang w:val="en-US"/>
              </w:rPr>
              <w:t>acadêmico</w:t>
            </w:r>
            <w:proofErr w:type="spellEnd"/>
          </w:p>
        </w:tc>
        <w:tc>
          <w:tcPr>
            <w:tcW w:w="1824" w:type="dxa"/>
            <w:shd w:val="clear" w:color="auto" w:fill="auto"/>
            <w:vAlign w:val="center"/>
          </w:tcPr>
          <w:p w14:paraId="3ED8AAB0" w14:textId="77777777" w:rsidR="00654390" w:rsidRPr="00A73B2B" w:rsidRDefault="00654390" w:rsidP="006A66BF">
            <w:pPr>
              <w:pStyle w:val="TF-TEXTOQUADRO"/>
              <w:jc w:val="center"/>
              <w:rPr>
                <w:sz w:val="20"/>
              </w:rPr>
            </w:pPr>
            <w:proofErr w:type="spellStart"/>
            <w:r w:rsidRPr="00A73B2B">
              <w:rPr>
                <w:i/>
                <w:iCs/>
                <w:sz w:val="20"/>
              </w:rPr>
              <w:t>string</w:t>
            </w:r>
            <w:proofErr w:type="spellEnd"/>
            <w:r w:rsidRPr="00A73B2B">
              <w:rPr>
                <w:sz w:val="20"/>
              </w:rPr>
              <w:t xml:space="preserve"> de busca em português</w:t>
            </w:r>
          </w:p>
        </w:tc>
        <w:tc>
          <w:tcPr>
            <w:tcW w:w="1938" w:type="dxa"/>
            <w:vAlign w:val="center"/>
          </w:tcPr>
          <w:p w14:paraId="1918FB68" w14:textId="212AC2E3" w:rsidR="00654390" w:rsidRPr="00A73B2B" w:rsidRDefault="00654390" w:rsidP="006A66BF">
            <w:pPr>
              <w:pStyle w:val="TF-TEXTOQUADRO"/>
              <w:jc w:val="center"/>
              <w:rPr>
                <w:sz w:val="20"/>
              </w:rPr>
            </w:pPr>
            <w:r>
              <w:rPr>
                <w:sz w:val="20"/>
              </w:rPr>
              <w:t>(</w:t>
            </w:r>
            <w:proofErr w:type="spellStart"/>
            <w:r>
              <w:rPr>
                <w:sz w:val="20"/>
              </w:rPr>
              <w:t>V</w:t>
            </w:r>
            <w:r w:rsidR="007432E6">
              <w:rPr>
                <w:sz w:val="20"/>
              </w:rPr>
              <w:t>ariza</w:t>
            </w:r>
            <w:proofErr w:type="spellEnd"/>
            <w:r>
              <w:rPr>
                <w:sz w:val="20"/>
              </w:rPr>
              <w:t>, 2018)</w:t>
            </w:r>
          </w:p>
        </w:tc>
      </w:tr>
      <w:tr w:rsidR="00654390" w:rsidRPr="00380E06" w14:paraId="69E0DD1D" w14:textId="77777777" w:rsidTr="006A66BF">
        <w:trPr>
          <w:trHeight w:val="503"/>
          <w:jc w:val="center"/>
        </w:trPr>
        <w:tc>
          <w:tcPr>
            <w:tcW w:w="3114" w:type="dxa"/>
            <w:shd w:val="clear" w:color="auto" w:fill="auto"/>
            <w:vAlign w:val="center"/>
          </w:tcPr>
          <w:p w14:paraId="116D15AB" w14:textId="77777777" w:rsidR="00654390" w:rsidRPr="00CA4870" w:rsidRDefault="00654390" w:rsidP="006A66BF">
            <w:pPr>
              <w:pStyle w:val="TF-TEXTOQUADRO"/>
              <w:jc w:val="both"/>
              <w:rPr>
                <w:sz w:val="20"/>
              </w:rPr>
            </w:pPr>
            <w:r w:rsidRPr="00CA4870">
              <w:rPr>
                <w:sz w:val="20"/>
              </w:rPr>
              <w:t>Sistema para gestão de estoques em uma loja de varejo</w:t>
            </w:r>
          </w:p>
        </w:tc>
        <w:tc>
          <w:tcPr>
            <w:tcW w:w="992" w:type="dxa"/>
            <w:vAlign w:val="center"/>
          </w:tcPr>
          <w:p w14:paraId="20E50D7A" w14:textId="77777777" w:rsidR="00654390" w:rsidRPr="00A73B2B" w:rsidRDefault="00654390" w:rsidP="006A66BF">
            <w:pPr>
              <w:pStyle w:val="TF-TEXTOQUADRO"/>
              <w:jc w:val="center"/>
              <w:rPr>
                <w:sz w:val="20"/>
                <w:lang w:val="en-US"/>
              </w:rPr>
            </w:pPr>
            <w:r w:rsidRPr="00A73B2B">
              <w:rPr>
                <w:sz w:val="20"/>
                <w:lang w:val="en-US"/>
              </w:rPr>
              <w:t>RSL</w:t>
            </w:r>
          </w:p>
        </w:tc>
        <w:tc>
          <w:tcPr>
            <w:tcW w:w="1062" w:type="dxa"/>
            <w:vAlign w:val="center"/>
          </w:tcPr>
          <w:p w14:paraId="0E42B852" w14:textId="77777777" w:rsidR="00654390" w:rsidRPr="00A73B2B" w:rsidRDefault="00654390" w:rsidP="006A66BF">
            <w:pPr>
              <w:pStyle w:val="TF-TEXTOQUADRO"/>
              <w:jc w:val="center"/>
              <w:rPr>
                <w:sz w:val="20"/>
                <w:lang w:val="en-US"/>
              </w:rPr>
            </w:pPr>
            <w:r w:rsidRPr="00A73B2B">
              <w:rPr>
                <w:sz w:val="20"/>
                <w:lang w:val="en-US"/>
              </w:rPr>
              <w:t xml:space="preserve">Google </w:t>
            </w:r>
            <w:proofErr w:type="spellStart"/>
            <w:r w:rsidRPr="00A73B2B">
              <w:rPr>
                <w:sz w:val="20"/>
                <w:lang w:val="en-US"/>
              </w:rPr>
              <w:t>acadêmico</w:t>
            </w:r>
            <w:proofErr w:type="spellEnd"/>
          </w:p>
        </w:tc>
        <w:tc>
          <w:tcPr>
            <w:tcW w:w="1824" w:type="dxa"/>
            <w:shd w:val="clear" w:color="auto" w:fill="auto"/>
            <w:vAlign w:val="center"/>
          </w:tcPr>
          <w:p w14:paraId="30A5E1B4" w14:textId="77777777" w:rsidR="00654390" w:rsidRPr="00A73B2B" w:rsidDel="00BC23AC" w:rsidRDefault="00654390" w:rsidP="006A66BF">
            <w:pPr>
              <w:pStyle w:val="TF-TEXTOQUADRO"/>
              <w:jc w:val="center"/>
              <w:rPr>
                <w:sz w:val="20"/>
              </w:rPr>
            </w:pPr>
            <w:proofErr w:type="spellStart"/>
            <w:r w:rsidRPr="00A73B2B">
              <w:rPr>
                <w:i/>
                <w:iCs/>
                <w:sz w:val="20"/>
              </w:rPr>
              <w:t>string</w:t>
            </w:r>
            <w:proofErr w:type="spellEnd"/>
            <w:r w:rsidRPr="00A73B2B">
              <w:rPr>
                <w:sz w:val="20"/>
              </w:rPr>
              <w:t xml:space="preserve"> de busca em português</w:t>
            </w:r>
          </w:p>
        </w:tc>
        <w:tc>
          <w:tcPr>
            <w:tcW w:w="1938" w:type="dxa"/>
            <w:vAlign w:val="center"/>
          </w:tcPr>
          <w:p w14:paraId="66D08DE8" w14:textId="25575798" w:rsidR="00654390" w:rsidRPr="00A73B2B" w:rsidRDefault="00654390" w:rsidP="006A66BF">
            <w:pPr>
              <w:pStyle w:val="TF-TEXTOQUADRO"/>
              <w:jc w:val="center"/>
              <w:rPr>
                <w:sz w:val="20"/>
              </w:rPr>
            </w:pPr>
            <w:r>
              <w:rPr>
                <w:sz w:val="20"/>
              </w:rPr>
              <w:t>(</w:t>
            </w:r>
            <w:r w:rsidR="007432E6">
              <w:rPr>
                <w:sz w:val="20"/>
              </w:rPr>
              <w:t>Moro</w:t>
            </w:r>
            <w:r>
              <w:rPr>
                <w:sz w:val="20"/>
              </w:rPr>
              <w:t>, 2018)</w:t>
            </w:r>
          </w:p>
        </w:tc>
      </w:tr>
      <w:tr w:rsidR="00654390" w:rsidRPr="008523AD" w14:paraId="227496E9" w14:textId="77777777" w:rsidTr="006A66BF">
        <w:trPr>
          <w:jc w:val="center"/>
        </w:trPr>
        <w:tc>
          <w:tcPr>
            <w:tcW w:w="3114" w:type="dxa"/>
            <w:shd w:val="clear" w:color="auto" w:fill="auto"/>
            <w:vAlign w:val="center"/>
          </w:tcPr>
          <w:p w14:paraId="728F8796" w14:textId="77777777" w:rsidR="00654390" w:rsidRPr="00CA4870" w:rsidRDefault="00654390" w:rsidP="006A66BF">
            <w:pPr>
              <w:pStyle w:val="TF-TEXTOQUADRO"/>
              <w:jc w:val="both"/>
              <w:rPr>
                <w:sz w:val="20"/>
              </w:rPr>
            </w:pPr>
            <w:r>
              <w:rPr>
                <w:sz w:val="20"/>
              </w:rPr>
              <w:t xml:space="preserve">Sistema de gestão on-line - </w:t>
            </w:r>
            <w:proofErr w:type="spellStart"/>
            <w:r w:rsidRPr="00CA4870">
              <w:rPr>
                <w:sz w:val="20"/>
              </w:rPr>
              <w:t>Bling</w:t>
            </w:r>
            <w:proofErr w:type="spellEnd"/>
          </w:p>
        </w:tc>
        <w:tc>
          <w:tcPr>
            <w:tcW w:w="992" w:type="dxa"/>
            <w:vAlign w:val="center"/>
          </w:tcPr>
          <w:p w14:paraId="07516E78" w14:textId="77777777" w:rsidR="00654390" w:rsidRPr="00CA4870" w:rsidRDefault="00654390" w:rsidP="006A66BF">
            <w:pPr>
              <w:pStyle w:val="TF-TEXTOQUADRO"/>
              <w:jc w:val="center"/>
              <w:rPr>
                <w:sz w:val="20"/>
              </w:rPr>
            </w:pPr>
            <w:r w:rsidRPr="00CA4870">
              <w:rPr>
                <w:sz w:val="20"/>
                <w:lang w:val="en-US"/>
              </w:rPr>
              <w:t>RTL</w:t>
            </w:r>
          </w:p>
        </w:tc>
        <w:tc>
          <w:tcPr>
            <w:tcW w:w="1062" w:type="dxa"/>
            <w:vAlign w:val="center"/>
          </w:tcPr>
          <w:p w14:paraId="5A07B780" w14:textId="77777777" w:rsidR="00654390" w:rsidRPr="00CA4870" w:rsidRDefault="00654390" w:rsidP="006A66BF">
            <w:pPr>
              <w:pStyle w:val="TF-TEXTOQUADRO"/>
              <w:jc w:val="center"/>
              <w:rPr>
                <w:sz w:val="20"/>
              </w:rPr>
            </w:pPr>
            <w:r w:rsidRPr="00CA4870">
              <w:rPr>
                <w:sz w:val="20"/>
              </w:rPr>
              <w:t>Chat GPT</w:t>
            </w:r>
          </w:p>
        </w:tc>
        <w:tc>
          <w:tcPr>
            <w:tcW w:w="1824" w:type="dxa"/>
            <w:shd w:val="clear" w:color="auto" w:fill="auto"/>
            <w:vAlign w:val="center"/>
          </w:tcPr>
          <w:p w14:paraId="75179565" w14:textId="77777777" w:rsidR="00654390" w:rsidRPr="00AF583A" w:rsidRDefault="00654390" w:rsidP="006A66BF">
            <w:pPr>
              <w:pStyle w:val="TF-TEXTOQUADRO"/>
              <w:jc w:val="center"/>
              <w:rPr>
                <w:sz w:val="20"/>
              </w:rPr>
            </w:pPr>
            <w:r w:rsidRPr="001279BC">
              <w:rPr>
                <w:sz w:val="20"/>
              </w:rPr>
              <w:t>“Sistema de gestão de estoque para vestuário</w:t>
            </w:r>
            <w:r w:rsidRPr="00AF583A">
              <w:rPr>
                <w:sz w:val="20"/>
              </w:rPr>
              <w:t>”</w:t>
            </w:r>
          </w:p>
        </w:tc>
        <w:tc>
          <w:tcPr>
            <w:tcW w:w="1938" w:type="dxa"/>
            <w:vAlign w:val="center"/>
          </w:tcPr>
          <w:p w14:paraId="24CB331D" w14:textId="0EFCA7B9" w:rsidR="00654390" w:rsidRPr="00CA4870" w:rsidRDefault="00654390" w:rsidP="006A66BF">
            <w:pPr>
              <w:pStyle w:val="TF-TEXTOQUADRO"/>
              <w:jc w:val="center"/>
              <w:rPr>
                <w:sz w:val="20"/>
              </w:rPr>
            </w:pPr>
            <w:r w:rsidRPr="00CA4870">
              <w:rPr>
                <w:sz w:val="20"/>
              </w:rPr>
              <w:t>(</w:t>
            </w:r>
            <w:proofErr w:type="spellStart"/>
            <w:r w:rsidR="007432E6">
              <w:rPr>
                <w:sz w:val="20"/>
              </w:rPr>
              <w:t>Bling</w:t>
            </w:r>
            <w:proofErr w:type="spellEnd"/>
            <w:r w:rsidRPr="00CA4870">
              <w:rPr>
                <w:sz w:val="20"/>
              </w:rPr>
              <w:t xml:space="preserve">, </w:t>
            </w:r>
            <w:r>
              <w:rPr>
                <w:sz w:val="20"/>
              </w:rPr>
              <w:t>2023</w:t>
            </w:r>
            <w:r w:rsidRPr="00CA4870">
              <w:rPr>
                <w:sz w:val="20"/>
              </w:rPr>
              <w:t>)</w:t>
            </w:r>
          </w:p>
        </w:tc>
      </w:tr>
      <w:tr w:rsidR="00654390" w:rsidRPr="008523AD" w14:paraId="08BA2BC7" w14:textId="77777777" w:rsidTr="006A66BF">
        <w:trPr>
          <w:jc w:val="center"/>
        </w:trPr>
        <w:tc>
          <w:tcPr>
            <w:tcW w:w="3114" w:type="dxa"/>
            <w:shd w:val="clear" w:color="auto" w:fill="auto"/>
            <w:vAlign w:val="center"/>
          </w:tcPr>
          <w:p w14:paraId="6DCE2509" w14:textId="77777777" w:rsidR="00654390" w:rsidRPr="00CA4870" w:rsidRDefault="00654390" w:rsidP="006A66BF">
            <w:pPr>
              <w:pStyle w:val="TF-TEXTOQUADRO"/>
              <w:jc w:val="both"/>
              <w:rPr>
                <w:sz w:val="20"/>
              </w:rPr>
            </w:pPr>
            <w:r>
              <w:rPr>
                <w:sz w:val="20"/>
              </w:rPr>
              <w:t xml:space="preserve">ERP em nuvem - </w:t>
            </w:r>
            <w:r w:rsidRPr="00CA4870">
              <w:rPr>
                <w:sz w:val="20"/>
              </w:rPr>
              <w:t>Conta Azul</w:t>
            </w:r>
          </w:p>
        </w:tc>
        <w:tc>
          <w:tcPr>
            <w:tcW w:w="992" w:type="dxa"/>
            <w:vAlign w:val="center"/>
          </w:tcPr>
          <w:p w14:paraId="186FB38C" w14:textId="77777777" w:rsidR="00654390" w:rsidRPr="00CA4870" w:rsidRDefault="00654390" w:rsidP="006A66BF">
            <w:pPr>
              <w:pStyle w:val="TF-TEXTOQUADRO"/>
              <w:jc w:val="center"/>
              <w:rPr>
                <w:sz w:val="20"/>
                <w:lang w:val="en-US"/>
              </w:rPr>
            </w:pPr>
            <w:r w:rsidRPr="00CA4870">
              <w:rPr>
                <w:sz w:val="20"/>
                <w:lang w:val="en-US"/>
              </w:rPr>
              <w:t>RTL</w:t>
            </w:r>
          </w:p>
        </w:tc>
        <w:tc>
          <w:tcPr>
            <w:tcW w:w="1062" w:type="dxa"/>
            <w:vAlign w:val="center"/>
          </w:tcPr>
          <w:p w14:paraId="1047BD48" w14:textId="77777777" w:rsidR="00654390" w:rsidRPr="00CA4870" w:rsidRDefault="00654390" w:rsidP="006A66BF">
            <w:pPr>
              <w:pStyle w:val="TF-TEXTOQUADRO"/>
              <w:jc w:val="center"/>
              <w:rPr>
                <w:sz w:val="20"/>
              </w:rPr>
            </w:pPr>
            <w:r w:rsidRPr="00CA4870">
              <w:rPr>
                <w:sz w:val="20"/>
              </w:rPr>
              <w:t>Chat GPT</w:t>
            </w:r>
          </w:p>
        </w:tc>
        <w:tc>
          <w:tcPr>
            <w:tcW w:w="1824" w:type="dxa"/>
            <w:shd w:val="clear" w:color="auto" w:fill="auto"/>
            <w:vAlign w:val="center"/>
          </w:tcPr>
          <w:p w14:paraId="2B352835" w14:textId="77777777" w:rsidR="00654390" w:rsidRPr="001279BC" w:rsidRDefault="00654390" w:rsidP="006A66BF">
            <w:pPr>
              <w:pStyle w:val="TF-TEXTOQUADRO"/>
              <w:jc w:val="center"/>
              <w:rPr>
                <w:sz w:val="20"/>
              </w:rPr>
            </w:pPr>
            <w:r w:rsidRPr="001279BC">
              <w:rPr>
                <w:sz w:val="20"/>
              </w:rPr>
              <w:t>“Sistema de gestão de estoque para vestuário”</w:t>
            </w:r>
          </w:p>
        </w:tc>
        <w:tc>
          <w:tcPr>
            <w:tcW w:w="1938" w:type="dxa"/>
            <w:vAlign w:val="center"/>
          </w:tcPr>
          <w:p w14:paraId="315443CF" w14:textId="7120E679" w:rsidR="00654390" w:rsidRPr="00CA4870" w:rsidRDefault="00654390" w:rsidP="006A66BF">
            <w:pPr>
              <w:pStyle w:val="TF-TEXTOQUADRO"/>
              <w:jc w:val="center"/>
              <w:rPr>
                <w:sz w:val="20"/>
              </w:rPr>
            </w:pPr>
            <w:r w:rsidRPr="00CA4870">
              <w:rPr>
                <w:sz w:val="20"/>
              </w:rPr>
              <w:t>(</w:t>
            </w:r>
            <w:r w:rsidR="007432E6">
              <w:rPr>
                <w:sz w:val="20"/>
              </w:rPr>
              <w:t>Conta Azul</w:t>
            </w:r>
            <w:r w:rsidRPr="00CA4870">
              <w:rPr>
                <w:sz w:val="20"/>
              </w:rPr>
              <w:t>, 2023)</w:t>
            </w:r>
          </w:p>
        </w:tc>
      </w:tr>
      <w:tr w:rsidR="00654390" w:rsidRPr="008523AD" w14:paraId="7F019A0F" w14:textId="77777777" w:rsidTr="006A66BF">
        <w:trPr>
          <w:jc w:val="center"/>
        </w:trPr>
        <w:tc>
          <w:tcPr>
            <w:tcW w:w="3114" w:type="dxa"/>
            <w:shd w:val="clear" w:color="auto" w:fill="auto"/>
            <w:vAlign w:val="center"/>
          </w:tcPr>
          <w:p w14:paraId="692E2105" w14:textId="77777777" w:rsidR="00654390" w:rsidRPr="00CA4870" w:rsidRDefault="00654390" w:rsidP="006A66BF">
            <w:pPr>
              <w:pStyle w:val="TF-TEXTOQUADRO"/>
              <w:jc w:val="both"/>
              <w:rPr>
                <w:sz w:val="20"/>
              </w:rPr>
            </w:pPr>
            <w:r>
              <w:rPr>
                <w:sz w:val="20"/>
              </w:rPr>
              <w:t xml:space="preserve">Sistema de gestão e vendas - </w:t>
            </w:r>
            <w:r w:rsidRPr="00CA4870">
              <w:rPr>
                <w:sz w:val="20"/>
              </w:rPr>
              <w:t>Hiper</w:t>
            </w:r>
          </w:p>
        </w:tc>
        <w:tc>
          <w:tcPr>
            <w:tcW w:w="992" w:type="dxa"/>
            <w:vAlign w:val="center"/>
          </w:tcPr>
          <w:p w14:paraId="29B5B1B5" w14:textId="77777777" w:rsidR="00654390" w:rsidRPr="00CA4870" w:rsidRDefault="00654390" w:rsidP="006A66BF">
            <w:pPr>
              <w:pStyle w:val="TF-TEXTOQUADRO"/>
              <w:jc w:val="center"/>
              <w:rPr>
                <w:sz w:val="20"/>
                <w:lang w:val="en-US"/>
              </w:rPr>
            </w:pPr>
            <w:r w:rsidRPr="00CA4870">
              <w:rPr>
                <w:sz w:val="20"/>
                <w:lang w:val="en-US"/>
              </w:rPr>
              <w:t>RTL</w:t>
            </w:r>
          </w:p>
        </w:tc>
        <w:tc>
          <w:tcPr>
            <w:tcW w:w="1062" w:type="dxa"/>
            <w:vAlign w:val="center"/>
          </w:tcPr>
          <w:p w14:paraId="3A6F2E04" w14:textId="77777777" w:rsidR="00654390" w:rsidRPr="00CA4870" w:rsidRDefault="00654390" w:rsidP="006A66BF">
            <w:pPr>
              <w:pStyle w:val="TF-TEXTOQUADRO"/>
              <w:jc w:val="center"/>
              <w:rPr>
                <w:sz w:val="20"/>
              </w:rPr>
            </w:pPr>
            <w:r w:rsidRPr="00CA4870">
              <w:rPr>
                <w:sz w:val="20"/>
              </w:rPr>
              <w:t>Chat GPT</w:t>
            </w:r>
          </w:p>
        </w:tc>
        <w:tc>
          <w:tcPr>
            <w:tcW w:w="1824" w:type="dxa"/>
            <w:shd w:val="clear" w:color="auto" w:fill="auto"/>
            <w:vAlign w:val="center"/>
          </w:tcPr>
          <w:p w14:paraId="5645314F" w14:textId="77777777" w:rsidR="00654390" w:rsidRPr="001279BC" w:rsidRDefault="00654390" w:rsidP="006A66BF">
            <w:pPr>
              <w:pStyle w:val="TF-TEXTOQUADRO"/>
              <w:jc w:val="center"/>
              <w:rPr>
                <w:sz w:val="20"/>
              </w:rPr>
            </w:pPr>
            <w:r w:rsidRPr="001279BC">
              <w:rPr>
                <w:sz w:val="20"/>
              </w:rPr>
              <w:t>“Sistema de gestão de estoque para vestuário”</w:t>
            </w:r>
          </w:p>
        </w:tc>
        <w:tc>
          <w:tcPr>
            <w:tcW w:w="1938" w:type="dxa"/>
            <w:vAlign w:val="center"/>
          </w:tcPr>
          <w:p w14:paraId="37818615" w14:textId="3ACBA953" w:rsidR="00654390" w:rsidRPr="00CA4870" w:rsidRDefault="00654390" w:rsidP="006A66BF">
            <w:pPr>
              <w:pStyle w:val="TF-TEXTOQUADRO"/>
              <w:jc w:val="center"/>
              <w:rPr>
                <w:sz w:val="20"/>
              </w:rPr>
            </w:pPr>
            <w:r w:rsidRPr="00CA4870">
              <w:rPr>
                <w:sz w:val="20"/>
              </w:rPr>
              <w:t>(</w:t>
            </w:r>
            <w:r>
              <w:rPr>
                <w:sz w:val="20"/>
              </w:rPr>
              <w:t>H</w:t>
            </w:r>
            <w:r w:rsidR="007432E6">
              <w:rPr>
                <w:sz w:val="20"/>
              </w:rPr>
              <w:t>iper</w:t>
            </w:r>
            <w:r w:rsidRPr="00CA4870">
              <w:rPr>
                <w:sz w:val="20"/>
              </w:rPr>
              <w:t>, 2023)</w:t>
            </w:r>
          </w:p>
        </w:tc>
      </w:tr>
      <w:tr w:rsidR="00654390" w:rsidRPr="008523AD" w14:paraId="217BA26D" w14:textId="77777777" w:rsidTr="006A66BF">
        <w:trPr>
          <w:jc w:val="center"/>
        </w:trPr>
        <w:tc>
          <w:tcPr>
            <w:tcW w:w="3114" w:type="dxa"/>
            <w:shd w:val="clear" w:color="auto" w:fill="auto"/>
            <w:vAlign w:val="center"/>
          </w:tcPr>
          <w:p w14:paraId="7B8027C2" w14:textId="5F9A5D37" w:rsidR="00654390" w:rsidRPr="00CA4870" w:rsidRDefault="00654390" w:rsidP="006A66BF">
            <w:pPr>
              <w:pStyle w:val="TF-TEXTOQUADRO"/>
              <w:jc w:val="both"/>
              <w:rPr>
                <w:sz w:val="20"/>
              </w:rPr>
            </w:pPr>
            <w:r>
              <w:rPr>
                <w:sz w:val="20"/>
              </w:rPr>
              <w:t xml:space="preserve">Sistema de gerenciamento de estoque - </w:t>
            </w:r>
            <w:proofErr w:type="spellStart"/>
            <w:r w:rsidR="007432E6" w:rsidRPr="007432E6">
              <w:rPr>
                <w:sz w:val="20"/>
              </w:rPr>
              <w:t>QuickBooks</w:t>
            </w:r>
            <w:proofErr w:type="spellEnd"/>
          </w:p>
        </w:tc>
        <w:tc>
          <w:tcPr>
            <w:tcW w:w="992" w:type="dxa"/>
            <w:vAlign w:val="center"/>
          </w:tcPr>
          <w:p w14:paraId="7E82367B" w14:textId="77777777" w:rsidR="00654390" w:rsidRPr="00CA4870" w:rsidRDefault="00654390" w:rsidP="006A66BF">
            <w:pPr>
              <w:pStyle w:val="TF-TEXTOQUADRO"/>
              <w:jc w:val="center"/>
              <w:rPr>
                <w:sz w:val="20"/>
                <w:lang w:val="en-US"/>
              </w:rPr>
            </w:pPr>
            <w:r w:rsidRPr="00CA4870">
              <w:rPr>
                <w:sz w:val="20"/>
                <w:lang w:val="en-US"/>
              </w:rPr>
              <w:t>RTL</w:t>
            </w:r>
            <w:r w:rsidRPr="00CA4870" w:rsidDel="00CA4870">
              <w:rPr>
                <w:sz w:val="20"/>
                <w:lang w:val="en-US"/>
              </w:rPr>
              <w:t xml:space="preserve"> </w:t>
            </w:r>
          </w:p>
        </w:tc>
        <w:tc>
          <w:tcPr>
            <w:tcW w:w="1062" w:type="dxa"/>
            <w:vAlign w:val="center"/>
          </w:tcPr>
          <w:p w14:paraId="64711A5F" w14:textId="77777777" w:rsidR="00654390" w:rsidRPr="00CA4870" w:rsidRDefault="00654390" w:rsidP="006A66BF">
            <w:pPr>
              <w:pStyle w:val="TF-TEXTOQUADRO"/>
              <w:jc w:val="center"/>
              <w:rPr>
                <w:sz w:val="20"/>
              </w:rPr>
            </w:pPr>
            <w:r w:rsidRPr="00CA4870">
              <w:rPr>
                <w:sz w:val="20"/>
              </w:rPr>
              <w:t>Chat GPT</w:t>
            </w:r>
          </w:p>
        </w:tc>
        <w:tc>
          <w:tcPr>
            <w:tcW w:w="1824" w:type="dxa"/>
            <w:shd w:val="clear" w:color="auto" w:fill="auto"/>
            <w:vAlign w:val="center"/>
          </w:tcPr>
          <w:p w14:paraId="620D9AEE" w14:textId="77777777" w:rsidR="00654390" w:rsidRPr="001279BC" w:rsidRDefault="00654390" w:rsidP="006A66BF">
            <w:pPr>
              <w:pStyle w:val="TF-TEXTOQUADRO"/>
              <w:jc w:val="center"/>
              <w:rPr>
                <w:sz w:val="20"/>
              </w:rPr>
            </w:pPr>
            <w:r w:rsidRPr="001279BC">
              <w:rPr>
                <w:sz w:val="20"/>
              </w:rPr>
              <w:t>“Sistema de gestão de estoque para vestuário”</w:t>
            </w:r>
            <w:r w:rsidRPr="001279BC" w:rsidDel="00CA4870">
              <w:rPr>
                <w:sz w:val="20"/>
              </w:rPr>
              <w:t xml:space="preserve"> </w:t>
            </w:r>
          </w:p>
        </w:tc>
        <w:tc>
          <w:tcPr>
            <w:tcW w:w="1938" w:type="dxa"/>
            <w:vAlign w:val="center"/>
          </w:tcPr>
          <w:p w14:paraId="3EFD964B" w14:textId="64343910" w:rsidR="00654390" w:rsidRPr="00CA4870" w:rsidRDefault="00654390" w:rsidP="006A66BF">
            <w:pPr>
              <w:pStyle w:val="TF-TEXTOQUADRO"/>
              <w:jc w:val="center"/>
              <w:rPr>
                <w:sz w:val="20"/>
              </w:rPr>
            </w:pPr>
            <w:r w:rsidRPr="00CA4870">
              <w:rPr>
                <w:sz w:val="20"/>
              </w:rPr>
              <w:t>(</w:t>
            </w:r>
            <w:proofErr w:type="spellStart"/>
            <w:r w:rsidR="007432E6" w:rsidRPr="007432E6">
              <w:rPr>
                <w:sz w:val="20"/>
              </w:rPr>
              <w:t>QuickBooks</w:t>
            </w:r>
            <w:proofErr w:type="spellEnd"/>
            <w:r w:rsidRPr="00CA4870">
              <w:rPr>
                <w:sz w:val="20"/>
              </w:rPr>
              <w:t>, 2023)</w:t>
            </w:r>
          </w:p>
        </w:tc>
      </w:tr>
    </w:tbl>
    <w:p w14:paraId="1F12E7A5" w14:textId="55CECA2D" w:rsidR="00654390" w:rsidRDefault="00654390" w:rsidP="00654390">
      <w:pPr>
        <w:pStyle w:val="TF-FONTE"/>
      </w:pPr>
      <w:r>
        <w:t>Fonte: elaborado pelos autores</w:t>
      </w:r>
      <w:r w:rsidR="005A390A">
        <w:t xml:space="preserve"> (2024)</w:t>
      </w:r>
      <w:r>
        <w:t>.</w:t>
      </w:r>
    </w:p>
    <w:p w14:paraId="334D79B0" w14:textId="392D6383" w:rsidR="00654390" w:rsidRPr="00F65ACB" w:rsidRDefault="00654390" w:rsidP="00654390">
      <w:pPr>
        <w:pStyle w:val="TF-TEXTO"/>
        <w:rPr>
          <w:highlight w:val="yellow"/>
        </w:rPr>
      </w:pPr>
      <w:r>
        <w:t xml:space="preserve">A RL resultou em sete trabalhos relacionados à pesquisa em questão, sendo três deles obtidos pela RSL e quatro pela RTL. Na RSL foram selecionados os trabalhos de Rosa e </w:t>
      </w:r>
      <w:proofErr w:type="spellStart"/>
      <w:r>
        <w:t>Wahju</w:t>
      </w:r>
      <w:proofErr w:type="spellEnd"/>
      <w:r>
        <w:t xml:space="preserve"> (2020), </w:t>
      </w:r>
      <w:proofErr w:type="spellStart"/>
      <w:r>
        <w:t>Variza</w:t>
      </w:r>
      <w:proofErr w:type="spellEnd"/>
      <w:r>
        <w:t xml:space="preserve"> (2018) e Moro (2018). O trabalho de Rosa e </w:t>
      </w:r>
      <w:proofErr w:type="spellStart"/>
      <w:r>
        <w:t>Wahju</w:t>
      </w:r>
      <w:proofErr w:type="spellEnd"/>
      <w:r>
        <w:t xml:space="preserve"> (2020) atenderam aos critérios 1, 2, 3 4, 5, e 7, totalizando sete pontos e se destacam por ter foco no segmento de vestuário eliminando funções manuais em uma loja real. O trabalho de </w:t>
      </w:r>
      <w:proofErr w:type="spellStart"/>
      <w:r>
        <w:t>Variza</w:t>
      </w:r>
      <w:proofErr w:type="spellEnd"/>
      <w:r>
        <w:t xml:space="preserve"> (2018) atendeu aos critérios 1, 2, 3, 5, 7 e 8, totalizando sete pontos e traz como diferencial ser um sistema de controle de estoque que utiliza de código de barras. Já o trabalho de Moro (2018) atendeu os critérios 1, 3, 4, 5 e 7, totalizando seis pontos e se destaca pelo alto foco no varejo e margens de segurança do estoque. Já na RTL foram selecionados os sistemas Hiper (2023), Conta Azul (2023), </w:t>
      </w:r>
      <w:proofErr w:type="spellStart"/>
      <w:r>
        <w:t>Bling</w:t>
      </w:r>
      <w:proofErr w:type="spellEnd"/>
      <w:r>
        <w:t xml:space="preserve"> (2023) e </w:t>
      </w:r>
      <w:proofErr w:type="spellStart"/>
      <w:r w:rsidR="007432E6">
        <w:t>QuickBooks</w:t>
      </w:r>
      <w:proofErr w:type="spellEnd"/>
      <w:r>
        <w:t xml:space="preserve"> (2023). Hiper (2023) atendeu aos critérios 1, 3, 4, 5 e 7, totalizando seis pontos e se destaca por trazer funções para gerência de estoque. Conta Azul (2023) atendeu aos critérios 1, 3, 4, 5, 6 </w:t>
      </w:r>
      <w:r w:rsidRPr="00C6738C">
        <w:t xml:space="preserve">e 7, totalizando sete pontos e tem como diferencial a questão de gerência de taxas e descontos. </w:t>
      </w:r>
      <w:proofErr w:type="spellStart"/>
      <w:r w:rsidRPr="00C6738C">
        <w:t>Bling</w:t>
      </w:r>
      <w:proofErr w:type="spellEnd"/>
      <w:r w:rsidRPr="00C6738C">
        <w:t xml:space="preserve"> (2023) atendeu os critérios 1, 3, 4, 5, 7 e 8 totalizando sete pontos, se distingu</w:t>
      </w:r>
      <w:r>
        <w:t xml:space="preserve">indo </w:t>
      </w:r>
      <w:r w:rsidRPr="00C6738C">
        <w:t>pela opção de sangria de caixa.</w:t>
      </w:r>
      <w:r>
        <w:t xml:space="preserve"> </w:t>
      </w:r>
      <w:proofErr w:type="spellStart"/>
      <w:r w:rsidR="007432E6">
        <w:t>QuickBooks</w:t>
      </w:r>
      <w:proofErr w:type="spellEnd"/>
      <w:r w:rsidR="007432E6">
        <w:t xml:space="preserve"> </w:t>
      </w:r>
      <w:r>
        <w:t xml:space="preserve">(2023) atendeu aos critérios 1, 3, 4, 5 e 7, totalizando seis pontos. Esse sistema se diferencia por trazer vários </w:t>
      </w:r>
      <w:r w:rsidRPr="00F65ACB">
        <w:rPr>
          <w:i/>
          <w:iCs/>
        </w:rPr>
        <w:t>dashboards</w:t>
      </w:r>
      <w:r>
        <w:rPr>
          <w:i/>
          <w:iCs/>
        </w:rPr>
        <w:t xml:space="preserve"> </w:t>
      </w:r>
      <w:r>
        <w:t>para visualização do negócio.</w:t>
      </w:r>
    </w:p>
    <w:p w14:paraId="4D225224" w14:textId="67E68F5C" w:rsidR="00F255FC" w:rsidRDefault="00F255FC" w:rsidP="003D331F">
      <w:pPr>
        <w:pStyle w:val="Ttulo1"/>
      </w:pPr>
      <w:bookmarkStart w:id="78" w:name="_Toc169371997"/>
      <w:r>
        <w:lastRenderedPageBreak/>
        <w:t>DESENVOLVIMENTO</w:t>
      </w:r>
      <w:bookmarkEnd w:id="68"/>
      <w:bookmarkEnd w:id="69"/>
      <w:bookmarkEnd w:id="70"/>
      <w:bookmarkEnd w:id="71"/>
      <w:bookmarkEnd w:id="72"/>
      <w:bookmarkEnd w:id="73"/>
      <w:r w:rsidR="0088288D">
        <w:t xml:space="preserve"> do sistema</w:t>
      </w:r>
      <w:bookmarkEnd w:id="74"/>
      <w:bookmarkEnd w:id="75"/>
      <w:bookmarkEnd w:id="78"/>
    </w:p>
    <w:p w14:paraId="2B96A49A" w14:textId="77777777" w:rsidR="00D83521" w:rsidRDefault="00D83521" w:rsidP="006344CA">
      <w:pPr>
        <w:pStyle w:val="TF-LEGENDA"/>
      </w:pPr>
      <w:bookmarkStart w:id="79" w:name="_Ref147345965"/>
      <w:bookmarkStart w:id="80" w:name="_Ref147345946"/>
    </w:p>
    <w:p w14:paraId="68F2890D" w14:textId="46DED965" w:rsidR="00D26F55" w:rsidRDefault="00F41729" w:rsidP="00D26F55">
      <w:pPr>
        <w:pStyle w:val="TF-TEXTO"/>
      </w:pPr>
      <w:r>
        <w:t xml:space="preserve">Neste capítulo, são apresentados a metodologia utilizada e os detalhes sobre o desenvolvimento do sistema. A seção </w:t>
      </w:r>
      <w:r w:rsidR="00F6741C">
        <w:fldChar w:fldCharType="begin"/>
      </w:r>
      <w:r w:rsidR="00F6741C">
        <w:instrText xml:space="preserve"> REF _Ref147051399 \r \h </w:instrText>
      </w:r>
      <w:r w:rsidR="00F6741C">
        <w:fldChar w:fldCharType="separate"/>
      </w:r>
      <w:r w:rsidR="00F6741C">
        <w:t>3.1</w:t>
      </w:r>
      <w:r w:rsidR="00F6741C">
        <w:fldChar w:fldCharType="end"/>
      </w:r>
      <w:r>
        <w:t xml:space="preserve"> aborda a coleta de informações junto aos usuários. A seção </w:t>
      </w:r>
      <w:r w:rsidR="003C048D">
        <w:fldChar w:fldCharType="begin"/>
      </w:r>
      <w:r w:rsidR="003C048D">
        <w:instrText xml:space="preserve"> REF _Ref147051527 \r \h </w:instrText>
      </w:r>
      <w:r w:rsidR="003C048D">
        <w:fldChar w:fldCharType="separate"/>
      </w:r>
      <w:r w:rsidR="003C048D">
        <w:t>3.2</w:t>
      </w:r>
      <w:r w:rsidR="003C048D">
        <w:fldChar w:fldCharType="end"/>
      </w:r>
      <w:r w:rsidR="003C048D">
        <w:t xml:space="preserve"> </w:t>
      </w:r>
      <w:r>
        <w:t xml:space="preserve">trata das especificações do sistema. Na seção </w:t>
      </w:r>
      <w:r w:rsidR="00442C65">
        <w:fldChar w:fldCharType="begin"/>
      </w:r>
      <w:r w:rsidR="00442C65">
        <w:instrText xml:space="preserve"> REF _Ref147051725 \r \h </w:instrText>
      </w:r>
      <w:r w:rsidR="00442C65">
        <w:fldChar w:fldCharType="separate"/>
      </w:r>
      <w:r w:rsidR="00442C65">
        <w:t>3.3</w:t>
      </w:r>
      <w:r w:rsidR="00442C65">
        <w:fldChar w:fldCharType="end"/>
      </w:r>
      <w:r>
        <w:t>, é descrito o processo de implementação do sistema, incluindo as técnicas</w:t>
      </w:r>
      <w:r w:rsidR="00C440F5">
        <w:t xml:space="preserve">, </w:t>
      </w:r>
      <w:r w:rsidR="00790366">
        <w:t xml:space="preserve">tecnologias </w:t>
      </w:r>
      <w:r w:rsidR="00C440F5">
        <w:t>utilizadas juntamente das ferramentas</w:t>
      </w:r>
      <w:r>
        <w:t>, trechos de código</w:t>
      </w:r>
      <w:r w:rsidR="003559F2">
        <w:t xml:space="preserve"> </w:t>
      </w:r>
      <w:r w:rsidR="00240D2D">
        <w:t>relevantes</w:t>
      </w:r>
      <w:r w:rsidR="002672D9">
        <w:t xml:space="preserve"> e interfaces amigáveis usadas</w:t>
      </w:r>
      <w:r>
        <w:t xml:space="preserve">. A seção 3.4 detalha os resultados e discussões, fornece o mapeamento do processo aprimorado (fase TO-BE do BPM), apresenta a avaliação realizada com base no Método </w:t>
      </w:r>
      <w:proofErr w:type="spellStart"/>
      <w:r>
        <w:t>RURUCAg</w:t>
      </w:r>
      <w:proofErr w:type="spellEnd"/>
      <w:r>
        <w:t>, além de comparar os trabalhos correlatos com o sistema desenvolvido.</w:t>
      </w:r>
    </w:p>
    <w:p w14:paraId="41B18071" w14:textId="77777777" w:rsidR="00965510" w:rsidRDefault="00965510" w:rsidP="00965510">
      <w:pPr>
        <w:pStyle w:val="Ttulo2"/>
      </w:pPr>
      <w:bookmarkStart w:id="81" w:name="_Toc411442207"/>
      <w:bookmarkStart w:id="82" w:name="_Ref147051399"/>
      <w:bookmarkStart w:id="83" w:name="_Toc152532623"/>
      <w:bookmarkStart w:id="84" w:name="_Toc169371998"/>
      <w:r>
        <w:t xml:space="preserve">Levantamento de </w:t>
      </w:r>
      <w:bookmarkEnd w:id="81"/>
      <w:bookmarkEnd w:id="82"/>
      <w:r>
        <w:t>INFORMAÇÕES</w:t>
      </w:r>
      <w:bookmarkEnd w:id="83"/>
      <w:bookmarkEnd w:id="84"/>
    </w:p>
    <w:p w14:paraId="0E0516DE" w14:textId="14728ABA" w:rsidR="001D239A" w:rsidRDefault="00965510" w:rsidP="00965510">
      <w:pPr>
        <w:pStyle w:val="TF-TEXTO"/>
      </w:pPr>
      <w:r>
        <w:t>Nesta</w:t>
      </w:r>
      <w:r w:rsidR="001D239A">
        <w:t xml:space="preserve"> seção</w:t>
      </w:r>
      <w:r>
        <w:t xml:space="preserve"> </w:t>
      </w:r>
      <w:r w:rsidR="006333D0">
        <w:t>estão detalhados</w:t>
      </w:r>
      <w:r w:rsidR="001D239A" w:rsidRPr="001D239A">
        <w:t xml:space="preserve"> os métodos e ferramentas usados na coleta de informações para o desenvolvimento deste trabalho. Na subseção</w:t>
      </w:r>
      <w:r w:rsidR="00847404">
        <w:t xml:space="preserve"> </w:t>
      </w:r>
      <w:r w:rsidR="00847404">
        <w:fldChar w:fldCharType="begin"/>
      </w:r>
      <w:r w:rsidR="00847404">
        <w:instrText xml:space="preserve"> REF _Ref147052891 \r \h </w:instrText>
      </w:r>
      <w:r w:rsidR="00847404">
        <w:fldChar w:fldCharType="separate"/>
      </w:r>
      <w:r w:rsidR="00847404">
        <w:t>3.1.1</w:t>
      </w:r>
      <w:r w:rsidR="00847404">
        <w:fldChar w:fldCharType="end"/>
      </w:r>
      <w:r w:rsidR="001D239A" w:rsidRPr="001D239A">
        <w:t>, é descrito o processo da entrevista inicial</w:t>
      </w:r>
      <w:r w:rsidR="00732EC0">
        <w:t xml:space="preserve"> e coleta de inform</w:t>
      </w:r>
      <w:r w:rsidR="000D76C5">
        <w:t>a</w:t>
      </w:r>
      <w:r w:rsidR="00732EC0">
        <w:t>ção</w:t>
      </w:r>
      <w:r w:rsidR="001D239A" w:rsidRPr="001D239A">
        <w:t xml:space="preserve"> essencial para realizar as etapas AS-IS/TO-BE, com base no que foi discutido na seção </w:t>
      </w:r>
      <w:r w:rsidR="00735FA6">
        <w:fldChar w:fldCharType="begin"/>
      </w:r>
      <w:r w:rsidR="00735FA6">
        <w:instrText xml:space="preserve"> REF _Ref147049755 \r \h </w:instrText>
      </w:r>
      <w:r w:rsidR="00735FA6">
        <w:fldChar w:fldCharType="separate"/>
      </w:r>
      <w:r w:rsidR="00735FA6">
        <w:t>2.2</w:t>
      </w:r>
      <w:r w:rsidR="00735FA6">
        <w:fldChar w:fldCharType="end"/>
      </w:r>
      <w:r w:rsidR="001D239A" w:rsidRPr="001D239A">
        <w:t>. A subseção</w:t>
      </w:r>
      <w:r w:rsidR="00390F0A">
        <w:t xml:space="preserve"> </w:t>
      </w:r>
      <w:r w:rsidR="00390F0A">
        <w:fldChar w:fldCharType="begin"/>
      </w:r>
      <w:r w:rsidR="00390F0A">
        <w:instrText xml:space="preserve"> REF _Ref151395599 \r \h </w:instrText>
      </w:r>
      <w:r w:rsidR="00390F0A">
        <w:fldChar w:fldCharType="separate"/>
      </w:r>
      <w:r w:rsidR="00390F0A">
        <w:t>3.1.2</w:t>
      </w:r>
      <w:r w:rsidR="00390F0A">
        <w:fldChar w:fldCharType="end"/>
      </w:r>
      <w:r w:rsidR="00390F0A">
        <w:t xml:space="preserve"> </w:t>
      </w:r>
      <w:r w:rsidR="001D239A" w:rsidRPr="001D239A">
        <w:t>apresenta as personas elaboradas a partir da</w:t>
      </w:r>
      <w:r w:rsidR="000D76C5">
        <w:t xml:space="preserve"> coleta de informações.</w:t>
      </w:r>
    </w:p>
    <w:p w14:paraId="235B8FA9" w14:textId="77777777" w:rsidR="000A5D5A" w:rsidRDefault="000A5D5A" w:rsidP="005F602A">
      <w:pPr>
        <w:pStyle w:val="Ttulo3"/>
      </w:pPr>
      <w:bookmarkStart w:id="85" w:name="_Ref147052891"/>
      <w:bookmarkStart w:id="86" w:name="_Toc152532624"/>
      <w:bookmarkStart w:id="87" w:name="_Toc169371999"/>
      <w:r>
        <w:t>Entrevistas e etapa AS-IS</w:t>
      </w:r>
      <w:bookmarkEnd w:id="85"/>
      <w:bookmarkEnd w:id="86"/>
      <w:bookmarkEnd w:id="87"/>
    </w:p>
    <w:p w14:paraId="29F9AA71" w14:textId="4660B980" w:rsidR="000A5D5A" w:rsidRDefault="005D5523" w:rsidP="000A5D5A">
      <w:pPr>
        <w:pStyle w:val="TF-TEXTO"/>
      </w:pPr>
      <w:r w:rsidRPr="005D5523">
        <w:t xml:space="preserve">Conforme visto na seção </w:t>
      </w:r>
      <w:r w:rsidR="00E8025F">
        <w:fldChar w:fldCharType="begin"/>
      </w:r>
      <w:r w:rsidR="00E8025F">
        <w:instrText xml:space="preserve"> REF _Ref147049755 \r \h </w:instrText>
      </w:r>
      <w:r w:rsidR="00E8025F">
        <w:fldChar w:fldCharType="separate"/>
      </w:r>
      <w:r w:rsidR="00E8025F">
        <w:t>2.2</w:t>
      </w:r>
      <w:r w:rsidR="00E8025F">
        <w:fldChar w:fldCharType="end"/>
      </w:r>
      <w:r w:rsidRPr="005D5523">
        <w:t xml:space="preserve">, para a realização da metodologia Business </w:t>
      </w:r>
      <w:proofErr w:type="spellStart"/>
      <w:r w:rsidRPr="005D5523">
        <w:t>Process</w:t>
      </w:r>
      <w:proofErr w:type="spellEnd"/>
      <w:r w:rsidRPr="005D5523">
        <w:t xml:space="preserve"> Management (BPM) necessita-se de duas etapas: a etapa AS-IS, apresentada no capítulo 1, para o mapeamento do sistema já existente na loja; e a etapa TO-BE, que será detalhada na seção </w:t>
      </w:r>
      <w:r w:rsidR="00735FA6">
        <w:fldChar w:fldCharType="begin"/>
      </w:r>
      <w:r w:rsidR="00735FA6">
        <w:instrText xml:space="preserve"> REF _Ref151410934 \r \h </w:instrText>
      </w:r>
      <w:r w:rsidR="00735FA6">
        <w:fldChar w:fldCharType="separate"/>
      </w:r>
      <w:r w:rsidR="00735FA6">
        <w:t>3.4.1</w:t>
      </w:r>
      <w:r w:rsidR="00735FA6">
        <w:fldChar w:fldCharType="end"/>
      </w:r>
      <w:r w:rsidRPr="005D5523">
        <w:t xml:space="preserve">. Na primeira etapa, foi realizada uma entrevista informal com a supervisora da Autêntica Store para obtenção do método atual usado na loja, que era feito manualmente com papel e caneta para o registro de vendas, além da identificação dos </w:t>
      </w:r>
      <w:commentRangeStart w:id="88"/>
      <w:proofErr w:type="spellStart"/>
      <w:r w:rsidRPr="00466BCD">
        <w:rPr>
          <w:i/>
        </w:rPr>
        <w:t>pain</w:t>
      </w:r>
      <w:proofErr w:type="spellEnd"/>
      <w:r w:rsidRPr="00466BCD">
        <w:rPr>
          <w:i/>
        </w:rPr>
        <w:t xml:space="preserve"> points</w:t>
      </w:r>
      <w:r w:rsidRPr="005D5523">
        <w:t xml:space="preserve"> </w:t>
      </w:r>
      <w:commentRangeEnd w:id="88"/>
      <w:r w:rsidR="002C31B8">
        <w:rPr>
          <w:rStyle w:val="Refdecomentrio"/>
        </w:rPr>
        <w:commentReference w:id="88"/>
      </w:r>
      <w:r w:rsidRPr="005D5523">
        <w:t>desse método. Com base nessa entrevista e na coleta de informações, foram determinadas as funcionalidades desejadas do sistema, como uma melhor visualização de vendas com dados pertinentes</w:t>
      </w:r>
      <w:r w:rsidR="00813BB0">
        <w:t xml:space="preserve"> juntamente de </w:t>
      </w:r>
      <w:r w:rsidRPr="005D5523">
        <w:t xml:space="preserve">relatórios sobre as </w:t>
      </w:r>
      <w:r w:rsidR="00813BB0">
        <w:t>mesmas</w:t>
      </w:r>
      <w:r w:rsidRPr="005D5523">
        <w:t xml:space="preserve"> e</w:t>
      </w:r>
      <w:r w:rsidR="00813BB0">
        <w:t xml:space="preserve"> sobre</w:t>
      </w:r>
      <w:r w:rsidRPr="005D5523">
        <w:t xml:space="preserve"> o estoque atual, visando a um melhor gerenciamento e a uma compra de produtos mais assertiva.</w:t>
      </w:r>
      <w:r w:rsidR="00E227CE">
        <w:t xml:space="preserve"> Além d</w:t>
      </w:r>
      <w:r w:rsidR="00274EB8">
        <w:t xml:space="preserve">isso também foi pensado em uma etiqueta </w:t>
      </w:r>
      <w:r w:rsidR="00660EF9">
        <w:t>com logo</w:t>
      </w:r>
      <w:r w:rsidR="00041141">
        <w:t>, tamanho</w:t>
      </w:r>
      <w:r w:rsidR="00C645E2">
        <w:t>,</w:t>
      </w:r>
      <w:r w:rsidR="00660EF9">
        <w:t xml:space="preserve"> </w:t>
      </w:r>
      <w:r w:rsidR="00041141">
        <w:t>Instagram</w:t>
      </w:r>
      <w:r w:rsidR="00660EF9">
        <w:t xml:space="preserve"> </w:t>
      </w:r>
      <w:r w:rsidR="00C645E2">
        <w:t>e código</w:t>
      </w:r>
      <w:r w:rsidR="00274EB8">
        <w:t xml:space="preserve"> </w:t>
      </w:r>
      <w:r w:rsidR="00041141">
        <w:t xml:space="preserve">de barras </w:t>
      </w:r>
      <w:r w:rsidR="00274EB8">
        <w:t>dado que anteriormente era usado</w:t>
      </w:r>
      <w:r w:rsidR="00660EF9">
        <w:t xml:space="preserve"> etiquetas padrão do </w:t>
      </w:r>
      <w:r w:rsidR="00041141">
        <w:t>mercado</w:t>
      </w:r>
      <w:r w:rsidR="00C645E2">
        <w:t>, com essas informações e necessidades também foi abordado sobre o hardware necessário para realização</w:t>
      </w:r>
      <w:r w:rsidR="00041141">
        <w:t xml:space="preserve"> dessas funcionalidades</w:t>
      </w:r>
      <w:r w:rsidR="00660EF9">
        <w:t>.</w:t>
      </w:r>
      <w:r w:rsidRPr="005D5523">
        <w:t xml:space="preserve"> Nesta mesma etapa, também foi possível identificar as personas associadas ao uso do sistema.</w:t>
      </w:r>
    </w:p>
    <w:p w14:paraId="2D6EF736" w14:textId="77777777" w:rsidR="00790366" w:rsidRDefault="00790366" w:rsidP="005F602A">
      <w:pPr>
        <w:pStyle w:val="Ttulo3"/>
      </w:pPr>
      <w:bookmarkStart w:id="89" w:name="_Ref151395599"/>
      <w:bookmarkStart w:id="90" w:name="_Ref151396472"/>
      <w:bookmarkStart w:id="91" w:name="_Ref151405413"/>
      <w:bookmarkStart w:id="92" w:name="_Toc152532625"/>
      <w:bookmarkStart w:id="93" w:name="_Toc169372000"/>
      <w:r w:rsidRPr="00C63881">
        <w:lastRenderedPageBreak/>
        <w:t>Personas</w:t>
      </w:r>
      <w:bookmarkEnd w:id="89"/>
      <w:bookmarkEnd w:id="90"/>
      <w:bookmarkEnd w:id="91"/>
      <w:bookmarkEnd w:id="92"/>
      <w:bookmarkEnd w:id="93"/>
    </w:p>
    <w:p w14:paraId="5D14592F" w14:textId="48EC5C21" w:rsidR="00D34BDE" w:rsidRDefault="00790366" w:rsidP="00790366">
      <w:pPr>
        <w:pStyle w:val="TF-TEXTO"/>
      </w:pPr>
      <w:r>
        <w:t xml:space="preserve">Após a etapa de entrevistas informais, foram levantados </w:t>
      </w:r>
      <w:r w:rsidR="008F70C4">
        <w:t>dois</w:t>
      </w:r>
      <w:r>
        <w:t xml:space="preserve"> tipos diferentes de </w:t>
      </w:r>
      <w:r w:rsidRPr="00847EFA">
        <w:rPr>
          <w:iCs/>
        </w:rPr>
        <w:t>personas</w:t>
      </w:r>
      <w:r>
        <w:t xml:space="preserve"> que são apresentadas nesta subseção. A </w:t>
      </w:r>
      <w:r>
        <w:fldChar w:fldCharType="begin"/>
      </w:r>
      <w:r>
        <w:instrText xml:space="preserve"> REF _Ref147345965 \h </w:instrText>
      </w:r>
      <w:r>
        <w:fldChar w:fldCharType="separate"/>
      </w:r>
      <w:r w:rsidRPr="008B0D8C">
        <w:t xml:space="preserve">Figura </w:t>
      </w:r>
      <w:r w:rsidR="00466BCD">
        <w:rPr>
          <w:noProof/>
        </w:rPr>
        <w:t>4</w:t>
      </w:r>
      <w:r>
        <w:fldChar w:fldCharType="end"/>
      </w:r>
      <w:r>
        <w:t xml:space="preserve"> apresenta a </w:t>
      </w:r>
      <w:r w:rsidRPr="0060094B">
        <w:rPr>
          <w:rStyle w:val="TF-COURIER10"/>
        </w:rPr>
        <w:t>persona</w:t>
      </w:r>
      <w:r w:rsidRPr="00321F5B">
        <w:rPr>
          <w:rFonts w:ascii="Courier New" w:hAnsi="Courier New" w:cs="Courier New"/>
          <w:sz w:val="20"/>
        </w:rPr>
        <w:t xml:space="preserve"> </w:t>
      </w:r>
      <w:r w:rsidR="006F3D0B">
        <w:rPr>
          <w:rStyle w:val="TF-COURIER10"/>
        </w:rPr>
        <w:t>administrador</w:t>
      </w:r>
      <w:r>
        <w:t xml:space="preserve"> </w:t>
      </w:r>
      <w:r w:rsidR="006F3D0B">
        <w:t>Marcela</w:t>
      </w:r>
      <w:r>
        <w:t xml:space="preserve">, que atua como </w:t>
      </w:r>
      <w:r w:rsidR="002C31B8">
        <w:t>administradora</w:t>
      </w:r>
      <w:r w:rsidR="00FB5DDE">
        <w:t>,</w:t>
      </w:r>
      <w:r>
        <w:t xml:space="preserve"> realiza o atendimento aos clientes</w:t>
      </w:r>
      <w:r w:rsidR="00FB5DDE">
        <w:t xml:space="preserve">, realiza a compra de novos produtos e faz a </w:t>
      </w:r>
      <w:r w:rsidR="004E1D53">
        <w:t>gestão de funcionários</w:t>
      </w:r>
      <w:r>
        <w:t xml:space="preserve">. Como </w:t>
      </w:r>
      <w:r w:rsidRPr="0060094B">
        <w:rPr>
          <w:rStyle w:val="TF-COURIER10"/>
        </w:rPr>
        <w:t>persona</w:t>
      </w:r>
      <w:r>
        <w:t xml:space="preserve"> realiza </w:t>
      </w:r>
      <w:r w:rsidR="00F42EAD">
        <w:t>a compra de novos produtos</w:t>
      </w:r>
      <w:r w:rsidR="00A2333C">
        <w:t xml:space="preserve"> e </w:t>
      </w:r>
      <w:r w:rsidR="000D7AB3">
        <w:t>registra as vendas</w:t>
      </w:r>
      <w:r>
        <w:t>. Logo busca uma m</w:t>
      </w:r>
      <w:r w:rsidR="00645B65">
        <w:t>elhor visualização do estoque, peças que estão em falta e que mais vendem</w:t>
      </w:r>
      <w:r>
        <w:t>.</w:t>
      </w:r>
    </w:p>
    <w:p w14:paraId="668BFC34" w14:textId="77777777" w:rsidR="00D34BDE" w:rsidRDefault="00D34BDE" w:rsidP="006344CA">
      <w:pPr>
        <w:pStyle w:val="TF-LEGENDA"/>
      </w:pPr>
    </w:p>
    <w:p w14:paraId="67A4623B" w14:textId="055E8105" w:rsidR="006344CA" w:rsidRPr="008B0D8C" w:rsidRDefault="006344CA" w:rsidP="006344CA">
      <w:pPr>
        <w:pStyle w:val="TF-LEGENDA"/>
      </w:pPr>
      <w:bookmarkStart w:id="94" w:name="_Toc169379558"/>
      <w:r w:rsidRPr="008B0D8C">
        <w:t xml:space="preserve">Figura </w:t>
      </w:r>
      <w:fldSimple w:instr=" SEQ Figura \* ARABIC ">
        <w:r w:rsidR="00466BCD">
          <w:rPr>
            <w:noProof/>
          </w:rPr>
          <w:t>4</w:t>
        </w:r>
      </w:fldSimple>
      <w:bookmarkEnd w:id="79"/>
      <w:r w:rsidRPr="008B0D8C">
        <w:t xml:space="preserve"> - Definição do perfil da </w:t>
      </w:r>
      <w:r w:rsidRPr="008B0D8C">
        <w:rPr>
          <w:rFonts w:ascii="Courier New" w:hAnsi="Courier New" w:cs="Courier New"/>
          <w:sz w:val="20"/>
        </w:rPr>
        <w:t>persona</w:t>
      </w:r>
      <w:r>
        <w:rPr>
          <w:rFonts w:ascii="Courier New" w:hAnsi="Courier New" w:cs="Courier New"/>
        </w:rPr>
        <w:t xml:space="preserve"> </w:t>
      </w:r>
      <w:bookmarkEnd w:id="80"/>
      <w:r w:rsidR="00D83521" w:rsidRPr="008B0D8C">
        <w:rPr>
          <w:rFonts w:ascii="Courier New" w:hAnsi="Courier New" w:cs="Courier New"/>
          <w:sz w:val="20"/>
        </w:rPr>
        <w:t>administrador</w:t>
      </w:r>
      <w:bookmarkEnd w:id="94"/>
    </w:p>
    <w:p w14:paraId="28596D11" w14:textId="0188C399" w:rsidR="006344CA" w:rsidRDefault="001776C8" w:rsidP="006344CA">
      <w:pPr>
        <w:pStyle w:val="TF-FIGURA"/>
      </w:pPr>
      <w:r w:rsidRPr="001776C8">
        <w:t xml:space="preserve"> </w:t>
      </w:r>
      <w:r>
        <w:rPr>
          <w:noProof/>
        </w:rPr>
        <w:drawing>
          <wp:inline distT="0" distB="0" distL="0" distR="0" wp14:anchorId="1AA8A063" wp14:editId="49CABB85">
            <wp:extent cx="4816475" cy="4582795"/>
            <wp:effectExtent l="0" t="0" r="3175" b="8255"/>
            <wp:docPr id="1722648827" name="Imagem 1" descr="Ícon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48827" name="Imagem 1" descr="Ícone&#10;&#10;Descrição gerada automaticamente com confiança baix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6475" cy="4582795"/>
                    </a:xfrm>
                    <a:prstGeom prst="rect">
                      <a:avLst/>
                    </a:prstGeom>
                    <a:noFill/>
                    <a:ln>
                      <a:noFill/>
                    </a:ln>
                  </pic:spPr>
                </pic:pic>
              </a:graphicData>
            </a:graphic>
          </wp:inline>
        </w:drawing>
      </w:r>
    </w:p>
    <w:p w14:paraId="09B9F3C7" w14:textId="3512E47A" w:rsidR="006344CA" w:rsidRDefault="006344CA" w:rsidP="006344CA">
      <w:pPr>
        <w:pStyle w:val="TF-FONTE"/>
      </w:pPr>
      <w:r>
        <w:t>Fonte: elaborada pelos autores</w:t>
      </w:r>
      <w:r w:rsidR="005A390A">
        <w:t xml:space="preserve"> (2024)</w:t>
      </w:r>
      <w:r>
        <w:t>.</w:t>
      </w:r>
    </w:p>
    <w:p w14:paraId="7A35EEBB" w14:textId="5BC54D2F" w:rsidR="0017529B" w:rsidRDefault="0017529B" w:rsidP="0017529B">
      <w:pPr>
        <w:pStyle w:val="TF-TEXTO"/>
        <w:ind w:left="142" w:right="425" w:firstLine="567"/>
      </w:pPr>
      <w:bookmarkStart w:id="95" w:name="_Hlk169030629"/>
      <w:r>
        <w:t xml:space="preserve">A </w:t>
      </w:r>
      <w:r>
        <w:fldChar w:fldCharType="begin"/>
      </w:r>
      <w:r>
        <w:instrText xml:space="preserve"> REF _Ref150276900 \h </w:instrText>
      </w:r>
      <w:r>
        <w:fldChar w:fldCharType="separate"/>
      </w:r>
      <w:r w:rsidRPr="008B0D8C">
        <w:t xml:space="preserve">Figura </w:t>
      </w:r>
      <w:r w:rsidR="002162C5">
        <w:rPr>
          <w:noProof/>
        </w:rPr>
        <w:t>5</w:t>
      </w:r>
      <w:r>
        <w:fldChar w:fldCharType="end"/>
      </w:r>
      <w:r>
        <w:t xml:space="preserve"> exibe a </w:t>
      </w:r>
      <w:r w:rsidRPr="0060094B">
        <w:rPr>
          <w:rStyle w:val="TF-COURIER10"/>
        </w:rPr>
        <w:t xml:space="preserve">persona </w:t>
      </w:r>
      <w:r>
        <w:rPr>
          <w:rStyle w:val="TF-COURIER10"/>
        </w:rPr>
        <w:t>profissional</w:t>
      </w:r>
      <w:r>
        <w:rPr>
          <w:rFonts w:ascii="Courier New" w:hAnsi="Courier New" w:cs="Courier New"/>
          <w:sz w:val="20"/>
        </w:rPr>
        <w:t xml:space="preserve"> </w:t>
      </w:r>
      <w:r>
        <w:t xml:space="preserve">Juliana, </w:t>
      </w:r>
      <w:r w:rsidR="00D66EA2">
        <w:t>que atua como vendedora</w:t>
      </w:r>
      <w:r w:rsidR="00396376">
        <w:t xml:space="preserve"> e realiza atendimento aos clientes</w:t>
      </w:r>
      <w:r w:rsidR="00AD4782">
        <w:t xml:space="preserve"> e etiquetagem de peças</w:t>
      </w:r>
      <w:r w:rsidR="00396376">
        <w:t xml:space="preserve">. </w:t>
      </w:r>
      <w:r>
        <w:t xml:space="preserve">A </w:t>
      </w:r>
      <w:r w:rsidRPr="0060094B">
        <w:rPr>
          <w:rStyle w:val="TF-COURIER10"/>
        </w:rPr>
        <w:t>persona</w:t>
      </w:r>
      <w:r>
        <w:rPr>
          <w:rFonts w:ascii="Courier New" w:hAnsi="Courier New" w:cs="Courier New"/>
          <w:sz w:val="20"/>
        </w:rPr>
        <w:t xml:space="preserve"> </w:t>
      </w:r>
      <w:r w:rsidR="00396376">
        <w:t xml:space="preserve">Juliana </w:t>
      </w:r>
      <w:r>
        <w:t xml:space="preserve">precisa de </w:t>
      </w:r>
      <w:r w:rsidR="00AD4782">
        <w:t xml:space="preserve">mais agilidade </w:t>
      </w:r>
      <w:r w:rsidR="00113367">
        <w:t>e diminuição de erros na etiquetagem de peças.</w:t>
      </w:r>
    </w:p>
    <w:p w14:paraId="02146F8D" w14:textId="0CA5ED06" w:rsidR="0017529B" w:rsidRPr="008B0D8C" w:rsidRDefault="0017529B" w:rsidP="0017529B">
      <w:pPr>
        <w:pStyle w:val="TF-LEGENDA"/>
      </w:pPr>
      <w:bookmarkStart w:id="96" w:name="_Ref150276900"/>
      <w:bookmarkStart w:id="97" w:name="_Toc169379559"/>
      <w:bookmarkEnd w:id="95"/>
      <w:r w:rsidRPr="008B0D8C">
        <w:lastRenderedPageBreak/>
        <w:t xml:space="preserve">Figura </w:t>
      </w:r>
      <w:fldSimple w:instr=" SEQ Figura \* ARABIC ">
        <w:r w:rsidR="002162C5">
          <w:rPr>
            <w:noProof/>
          </w:rPr>
          <w:t>5</w:t>
        </w:r>
      </w:fldSimple>
      <w:bookmarkEnd w:id="96"/>
      <w:r w:rsidRPr="008B0D8C">
        <w:t xml:space="preserve"> - Definição do perfil da </w:t>
      </w:r>
      <w:r w:rsidRPr="008B0D8C">
        <w:rPr>
          <w:rFonts w:ascii="Courier New" w:hAnsi="Courier New" w:cs="Courier New"/>
          <w:sz w:val="20"/>
        </w:rPr>
        <w:t xml:space="preserve">persona </w:t>
      </w:r>
      <w:r>
        <w:rPr>
          <w:rStyle w:val="TF-COURIER10"/>
        </w:rPr>
        <w:t>profissional</w:t>
      </w:r>
      <w:bookmarkEnd w:id="97"/>
    </w:p>
    <w:p w14:paraId="65083230" w14:textId="2ABCE7B7" w:rsidR="0017529B" w:rsidRDefault="0017529B" w:rsidP="0017529B">
      <w:pPr>
        <w:pStyle w:val="TF-FIGURA"/>
      </w:pPr>
      <w:r>
        <w:rPr>
          <w:noProof/>
        </w:rPr>
        <w:drawing>
          <wp:inline distT="0" distB="0" distL="0" distR="0" wp14:anchorId="437601EE" wp14:editId="1B21E542">
            <wp:extent cx="4772025" cy="4581525"/>
            <wp:effectExtent l="0" t="0" r="9525" b="9525"/>
            <wp:docPr id="601466315" name="Imagem 3"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66315" name="Imagem 3" descr="Uma imagem contendo Interface gráfica do usuári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2025" cy="4581525"/>
                    </a:xfrm>
                    <a:prstGeom prst="rect">
                      <a:avLst/>
                    </a:prstGeom>
                    <a:noFill/>
                    <a:ln>
                      <a:noFill/>
                    </a:ln>
                  </pic:spPr>
                </pic:pic>
              </a:graphicData>
            </a:graphic>
          </wp:inline>
        </w:drawing>
      </w:r>
      <w:r>
        <w:rPr>
          <w:noProof/>
        </w:rPr>
        <w:t xml:space="preserve"> </w:t>
      </w:r>
    </w:p>
    <w:p w14:paraId="067A3D9A" w14:textId="67351823" w:rsidR="0017529B" w:rsidRDefault="0017529B" w:rsidP="0017529B">
      <w:pPr>
        <w:pStyle w:val="TF-FONTE"/>
      </w:pPr>
      <w:r>
        <w:t>Fonte: elaborada pelos autores</w:t>
      </w:r>
      <w:r w:rsidR="005A390A">
        <w:t xml:space="preserve"> (2024)</w:t>
      </w:r>
      <w:r>
        <w:t>.</w:t>
      </w:r>
    </w:p>
    <w:p w14:paraId="20E2FB21" w14:textId="77777777" w:rsidR="00900A07" w:rsidRDefault="00900A07" w:rsidP="00900A07">
      <w:pPr>
        <w:pStyle w:val="Ttulo2"/>
      </w:pPr>
      <w:bookmarkStart w:id="98" w:name="_Toc411442208"/>
      <w:bookmarkStart w:id="99" w:name="_Ref147051527"/>
      <w:bookmarkStart w:id="100" w:name="_Ref151402538"/>
      <w:bookmarkStart w:id="101" w:name="_Ref151405470"/>
      <w:bookmarkStart w:id="102" w:name="_Toc152532627"/>
      <w:bookmarkStart w:id="103" w:name="_Toc169372001"/>
      <w:r>
        <w:t>ESPECIFICAÇÃO</w:t>
      </w:r>
      <w:bookmarkEnd w:id="98"/>
      <w:bookmarkEnd w:id="99"/>
      <w:bookmarkEnd w:id="100"/>
      <w:bookmarkEnd w:id="101"/>
      <w:bookmarkEnd w:id="102"/>
      <w:bookmarkEnd w:id="103"/>
    </w:p>
    <w:p w14:paraId="3EC8DAAF" w14:textId="67B1FB5E" w:rsidR="00900A07" w:rsidRDefault="005D7BEE" w:rsidP="00900A07">
      <w:pPr>
        <w:pStyle w:val="TF-TEXTO"/>
      </w:pPr>
      <w:r w:rsidRPr="005D7BEE">
        <w:t xml:space="preserve">Aqui são apresentados os requisitos identificados com base no levantamento de informações </w:t>
      </w:r>
      <w:r w:rsidR="00900A07">
        <w:t xml:space="preserve">(seção </w:t>
      </w:r>
      <w:r w:rsidR="00900A07">
        <w:fldChar w:fldCharType="begin"/>
      </w:r>
      <w:r w:rsidR="00900A07">
        <w:instrText xml:space="preserve"> REF _Ref147051399 \r \h </w:instrText>
      </w:r>
      <w:r w:rsidR="00900A07">
        <w:fldChar w:fldCharType="separate"/>
      </w:r>
      <w:r w:rsidR="00900A07">
        <w:t>3.1</w:t>
      </w:r>
      <w:r w:rsidR="00900A07">
        <w:fldChar w:fldCharType="end"/>
      </w:r>
      <w:r w:rsidRPr="005D7BEE">
        <w:t xml:space="preserve"> </w:t>
      </w:r>
      <w:r>
        <w:t xml:space="preserve">), juntamente com as entrevistas e avaliações subsequentes, além dos diagramas e especificações técnicas do projeto. A subseção </w:t>
      </w:r>
      <w:r w:rsidR="00900A07">
        <w:fldChar w:fldCharType="begin"/>
      </w:r>
      <w:r w:rsidR="00900A07">
        <w:instrText xml:space="preserve"> REF _Ref151402590 \r \h </w:instrText>
      </w:r>
      <w:r w:rsidR="00900A07">
        <w:fldChar w:fldCharType="separate"/>
      </w:r>
      <w:r w:rsidR="00900A07">
        <w:t>3.2.</w:t>
      </w:r>
      <w:bookmarkStart w:id="104" w:name="_Hlt169198667"/>
      <w:bookmarkStart w:id="105" w:name="_Hlt169198668"/>
      <w:r w:rsidR="00900A07">
        <w:t>1</w:t>
      </w:r>
      <w:bookmarkEnd w:id="104"/>
      <w:bookmarkEnd w:id="105"/>
      <w:r w:rsidR="00900A07">
        <w:fldChar w:fldCharType="end"/>
      </w:r>
      <w:r w:rsidR="00900A07">
        <w:t xml:space="preserve"> </w:t>
      </w:r>
      <w:r w:rsidR="0060088E">
        <w:t xml:space="preserve">detalha os requisitos coletados, classificados em Requisitos Funcionais (RF), Requisitos Não Funcionais (RNF) e Regras de Negócio (RN). Na subseção </w:t>
      </w:r>
      <w:r w:rsidR="008E1F0F">
        <w:fldChar w:fldCharType="begin"/>
      </w:r>
      <w:r w:rsidR="008E1F0F">
        <w:instrText xml:space="preserve"> REF _Ref151402607 \r \h </w:instrText>
      </w:r>
      <w:r w:rsidR="008E1F0F">
        <w:fldChar w:fldCharType="separate"/>
      </w:r>
      <w:r w:rsidR="008E1F0F">
        <w:t>3.2.2</w:t>
      </w:r>
      <w:r w:rsidR="008E1F0F">
        <w:fldChar w:fldCharType="end"/>
      </w:r>
      <w:r w:rsidR="0060088E">
        <w:t xml:space="preserve">, encontra-se o Diagrama de Caso de Uso (DCU). A subseção </w:t>
      </w:r>
      <w:r w:rsidR="00900A07">
        <w:fldChar w:fldCharType="begin"/>
      </w:r>
      <w:r w:rsidR="00900A07">
        <w:instrText xml:space="preserve"> REF _Ref151402626 \r \h </w:instrText>
      </w:r>
      <w:r w:rsidR="00900A07">
        <w:fldChar w:fldCharType="separate"/>
      </w:r>
      <w:r w:rsidR="00900A07">
        <w:t>3.2.3</w:t>
      </w:r>
      <w:r w:rsidR="00900A07">
        <w:fldChar w:fldCharType="end"/>
      </w:r>
      <w:r w:rsidR="00900A07">
        <w:t xml:space="preserve"> </w:t>
      </w:r>
      <w:r w:rsidR="0060088E">
        <w:t xml:space="preserve">inclui a matriz de rastreabilidade dos </w:t>
      </w:r>
      <w:proofErr w:type="spellStart"/>
      <w:r w:rsidR="0060088E">
        <w:t>RFs</w:t>
      </w:r>
      <w:proofErr w:type="spellEnd"/>
      <w:r w:rsidR="0060088E">
        <w:t xml:space="preserve"> e sua associação com os Casos de Uso (Use Case – UC), enquanto a subseção </w:t>
      </w:r>
      <w:r w:rsidR="00900A07">
        <w:fldChar w:fldCharType="begin"/>
      </w:r>
      <w:r w:rsidR="00900A07">
        <w:instrText xml:space="preserve"> REF _Ref151402650 \r \h </w:instrText>
      </w:r>
      <w:r w:rsidR="00900A07">
        <w:fldChar w:fldCharType="separate"/>
      </w:r>
      <w:r w:rsidR="00900A07">
        <w:t>3.2.4</w:t>
      </w:r>
      <w:r w:rsidR="00900A07">
        <w:fldChar w:fldCharType="end"/>
      </w:r>
      <w:r w:rsidR="00900A07">
        <w:t xml:space="preserve"> </w:t>
      </w:r>
      <w:r w:rsidR="00C127FC">
        <w:t xml:space="preserve">apresenta o Diagrama de Classes. Finalmente, a subseção </w:t>
      </w:r>
      <w:r w:rsidR="00900A07">
        <w:t xml:space="preserve">o </w:t>
      </w:r>
      <w:r w:rsidR="00900A07">
        <w:fldChar w:fldCharType="begin"/>
      </w:r>
      <w:r w:rsidR="00900A07">
        <w:instrText xml:space="preserve"> REF _Ref151402670 \r \h </w:instrText>
      </w:r>
      <w:r w:rsidR="00900A07">
        <w:fldChar w:fldCharType="separate"/>
      </w:r>
      <w:r w:rsidR="00900A07">
        <w:t>3.2.5</w:t>
      </w:r>
      <w:r w:rsidR="00900A07">
        <w:fldChar w:fldCharType="end"/>
      </w:r>
      <w:r w:rsidR="00900A07">
        <w:t xml:space="preserve"> </w:t>
      </w:r>
      <w:r w:rsidR="00C127FC">
        <w:t xml:space="preserve">exibe </w:t>
      </w:r>
      <w:r w:rsidR="00C56B1F">
        <w:t xml:space="preserve">a Visualização de Documentos </w:t>
      </w:r>
      <w:proofErr w:type="spellStart"/>
      <w:r w:rsidR="00C56B1F">
        <w:t>NoSQL</w:t>
      </w:r>
      <w:proofErr w:type="spellEnd"/>
      <w:r w:rsidR="00C127FC">
        <w:t>.</w:t>
      </w:r>
    </w:p>
    <w:p w14:paraId="3A7A402B" w14:textId="77777777" w:rsidR="00900A07" w:rsidRDefault="00900A07" w:rsidP="005F602A">
      <w:pPr>
        <w:pStyle w:val="Ttulo3"/>
      </w:pPr>
      <w:bookmarkStart w:id="106" w:name="_Ref151402590"/>
      <w:bookmarkStart w:id="107" w:name="_Toc152532628"/>
      <w:bookmarkStart w:id="108" w:name="_Toc169372002"/>
      <w:r>
        <w:t>Requisitos</w:t>
      </w:r>
      <w:bookmarkEnd w:id="106"/>
      <w:bookmarkEnd w:id="107"/>
      <w:bookmarkEnd w:id="108"/>
    </w:p>
    <w:p w14:paraId="7EFC8E3B" w14:textId="749A9F80" w:rsidR="00900A07" w:rsidRDefault="00900A07" w:rsidP="00900A07">
      <w:pPr>
        <w:pStyle w:val="TF-TEXTO"/>
      </w:pPr>
      <w:r>
        <w:t xml:space="preserve">Esta subseção contêm os </w:t>
      </w:r>
      <w:proofErr w:type="spellStart"/>
      <w:r>
        <w:t>RFs</w:t>
      </w:r>
      <w:proofErr w:type="spellEnd"/>
      <w:r>
        <w:t xml:space="preserve"> no </w:t>
      </w:r>
      <w:r>
        <w:fldChar w:fldCharType="begin"/>
      </w:r>
      <w:r>
        <w:instrText xml:space="preserve"> REF _Ref151402741 \h </w:instrText>
      </w:r>
      <w:r>
        <w:fldChar w:fldCharType="separate"/>
      </w:r>
      <w:r>
        <w:t xml:space="preserve">Quadro </w:t>
      </w:r>
      <w:r w:rsidR="002162C5">
        <w:rPr>
          <w:noProof/>
        </w:rPr>
        <w:t>1</w:t>
      </w:r>
      <w:r>
        <w:fldChar w:fldCharType="end"/>
      </w:r>
      <w:r>
        <w:t xml:space="preserve">, os </w:t>
      </w:r>
      <w:proofErr w:type="spellStart"/>
      <w:r>
        <w:t>RNFs</w:t>
      </w:r>
      <w:proofErr w:type="spellEnd"/>
      <w:r>
        <w:t xml:space="preserve"> no </w:t>
      </w:r>
      <w:r>
        <w:fldChar w:fldCharType="begin"/>
      </w:r>
      <w:r>
        <w:instrText xml:space="preserve"> REF _Ref151402780 \h </w:instrText>
      </w:r>
      <w:r>
        <w:fldChar w:fldCharType="separate"/>
      </w:r>
      <w:r>
        <w:t xml:space="preserve">Quadro </w:t>
      </w:r>
      <w:r w:rsidR="002162C5">
        <w:rPr>
          <w:noProof/>
        </w:rPr>
        <w:t>2</w:t>
      </w:r>
      <w:r>
        <w:fldChar w:fldCharType="end"/>
      </w:r>
      <w:r>
        <w:t xml:space="preserve"> e as RN do sistema desenvolvido no </w:t>
      </w:r>
      <w:r>
        <w:fldChar w:fldCharType="begin"/>
      </w:r>
      <w:r>
        <w:instrText xml:space="preserve"> REF _Ref151402925 \h </w:instrText>
      </w:r>
      <w:r>
        <w:fldChar w:fldCharType="separate"/>
      </w:r>
      <w:r>
        <w:t xml:space="preserve">Quadro </w:t>
      </w:r>
      <w:r w:rsidR="002162C5">
        <w:rPr>
          <w:noProof/>
        </w:rPr>
        <w:t>3</w:t>
      </w:r>
      <w:r>
        <w:fldChar w:fldCharType="end"/>
      </w:r>
      <w:r>
        <w:t>.</w:t>
      </w:r>
    </w:p>
    <w:p w14:paraId="319BD43B" w14:textId="77777777" w:rsidR="00943669" w:rsidRDefault="00943669" w:rsidP="00900A07">
      <w:pPr>
        <w:pStyle w:val="TF-TEXTO"/>
      </w:pPr>
    </w:p>
    <w:p w14:paraId="2F71246E" w14:textId="55641C30" w:rsidR="00505FFE" w:rsidRDefault="00505FFE" w:rsidP="00505FFE">
      <w:pPr>
        <w:pStyle w:val="TF-LEGENDA"/>
      </w:pPr>
      <w:bookmarkStart w:id="109" w:name="_Ref151402741"/>
      <w:bookmarkStart w:id="110" w:name="_Toc169377010"/>
      <w:r>
        <w:lastRenderedPageBreak/>
        <w:t xml:space="preserve">Quadro </w:t>
      </w:r>
      <w:fldSimple w:instr=" SEQ Quadro \* ARABIC ">
        <w:r w:rsidR="002162C5">
          <w:rPr>
            <w:noProof/>
          </w:rPr>
          <w:t>1</w:t>
        </w:r>
      </w:fldSimple>
      <w:bookmarkEnd w:id="109"/>
      <w:r>
        <w:t xml:space="preserve"> </w:t>
      </w:r>
      <w:r w:rsidRPr="00723019">
        <w:t>– Requisitos Funcionais</w:t>
      </w:r>
      <w:bookmarkEnd w:id="11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5"/>
        <w:gridCol w:w="8357"/>
      </w:tblGrid>
      <w:tr w:rsidR="00505FFE" w14:paraId="50CE358E" w14:textId="77777777" w:rsidTr="006A66BF">
        <w:tc>
          <w:tcPr>
            <w:tcW w:w="705" w:type="dxa"/>
            <w:shd w:val="clear" w:color="auto" w:fill="AEAAAA"/>
            <w:vAlign w:val="center"/>
          </w:tcPr>
          <w:p w14:paraId="228F598B" w14:textId="4B2729D2" w:rsidR="00505FFE" w:rsidRPr="00BE024E" w:rsidRDefault="00BE024E" w:rsidP="006A66BF">
            <w:pPr>
              <w:pStyle w:val="TF-TEXTOQUADRO"/>
              <w:jc w:val="center"/>
              <w:rPr>
                <w:b/>
                <w:bCs/>
                <w:sz w:val="20"/>
              </w:rPr>
            </w:pPr>
            <w:r w:rsidRPr="00BE024E">
              <w:rPr>
                <w:b/>
                <w:bCs/>
                <w:sz w:val="20"/>
              </w:rPr>
              <w:t>RF</w:t>
            </w:r>
          </w:p>
        </w:tc>
        <w:tc>
          <w:tcPr>
            <w:tcW w:w="8357" w:type="dxa"/>
            <w:shd w:val="clear" w:color="auto" w:fill="AEAAAA"/>
            <w:vAlign w:val="center"/>
          </w:tcPr>
          <w:p w14:paraId="706AEB35" w14:textId="1C650D7C" w:rsidR="00505FFE" w:rsidRPr="00D4797F" w:rsidRDefault="00BE024E" w:rsidP="006A66BF">
            <w:pPr>
              <w:pStyle w:val="TF-TEXTOQUADRO"/>
              <w:jc w:val="both"/>
              <w:rPr>
                <w:b/>
                <w:bCs/>
                <w:sz w:val="20"/>
              </w:rPr>
            </w:pPr>
            <w:r w:rsidRPr="00943669">
              <w:rPr>
                <w:b/>
                <w:bCs/>
                <w:sz w:val="20"/>
              </w:rPr>
              <w:t>O sistema deve:</w:t>
            </w:r>
          </w:p>
        </w:tc>
      </w:tr>
      <w:tr w:rsidR="00505FFE" w14:paraId="457ABD18" w14:textId="77777777" w:rsidTr="006A66BF">
        <w:tc>
          <w:tcPr>
            <w:tcW w:w="705" w:type="dxa"/>
            <w:shd w:val="clear" w:color="auto" w:fill="auto"/>
            <w:vAlign w:val="center"/>
          </w:tcPr>
          <w:p w14:paraId="11E9789B" w14:textId="2E1D6F04" w:rsidR="00505FFE" w:rsidRPr="00D4797F" w:rsidRDefault="00BE024E" w:rsidP="006A66BF">
            <w:pPr>
              <w:pStyle w:val="TF-TEXTOQUADRO"/>
              <w:jc w:val="center"/>
              <w:rPr>
                <w:sz w:val="20"/>
              </w:rPr>
            </w:pPr>
            <w:r w:rsidRPr="00943669">
              <w:rPr>
                <w:sz w:val="20"/>
              </w:rPr>
              <w:t>RF</w:t>
            </w:r>
            <w:r>
              <w:rPr>
                <w:sz w:val="20"/>
              </w:rPr>
              <w:t>1</w:t>
            </w:r>
          </w:p>
        </w:tc>
        <w:tc>
          <w:tcPr>
            <w:tcW w:w="8357" w:type="dxa"/>
            <w:shd w:val="clear" w:color="auto" w:fill="auto"/>
            <w:vAlign w:val="center"/>
          </w:tcPr>
          <w:p w14:paraId="44C49AFD" w14:textId="51876D37" w:rsidR="00505FFE" w:rsidRPr="00D4797F" w:rsidRDefault="00505FFE" w:rsidP="006A66BF">
            <w:pPr>
              <w:pStyle w:val="TF-TEXTOQUADRO"/>
              <w:jc w:val="both"/>
              <w:rPr>
                <w:sz w:val="20"/>
              </w:rPr>
            </w:pPr>
            <w:r w:rsidRPr="00943669">
              <w:rPr>
                <w:color w:val="000000"/>
                <w:sz w:val="20"/>
                <w:shd w:val="clear" w:color="auto" w:fill="FBFBFB"/>
              </w:rPr>
              <w:t>permitir que o usuário administrador manter um cadastro de usuários (</w:t>
            </w:r>
            <w:proofErr w:type="spellStart"/>
            <w:r w:rsidRPr="00943669">
              <w:rPr>
                <w:color w:val="000000"/>
                <w:sz w:val="20"/>
                <w:shd w:val="clear" w:color="auto" w:fill="FBFBFB"/>
              </w:rPr>
              <w:t>Create</w:t>
            </w:r>
            <w:proofErr w:type="spellEnd"/>
            <w:r w:rsidRPr="00943669">
              <w:rPr>
                <w:color w:val="000000"/>
                <w:sz w:val="20"/>
                <w:shd w:val="clear" w:color="auto" w:fill="FBFBFB"/>
              </w:rPr>
              <w:t xml:space="preserve">, </w:t>
            </w:r>
            <w:proofErr w:type="spellStart"/>
            <w:r w:rsidRPr="00943669">
              <w:rPr>
                <w:color w:val="000000"/>
                <w:sz w:val="20"/>
                <w:shd w:val="clear" w:color="auto" w:fill="FBFBFB"/>
              </w:rPr>
              <w:t>Read</w:t>
            </w:r>
            <w:proofErr w:type="spellEnd"/>
            <w:r w:rsidRPr="00943669">
              <w:rPr>
                <w:color w:val="000000"/>
                <w:sz w:val="20"/>
                <w:shd w:val="clear" w:color="auto" w:fill="FBFBFB"/>
              </w:rPr>
              <w:t>, Update, Delete - CRUD)</w:t>
            </w:r>
          </w:p>
        </w:tc>
      </w:tr>
      <w:tr w:rsidR="00505FFE" w14:paraId="20077C39" w14:textId="77777777" w:rsidTr="006A66BF">
        <w:tc>
          <w:tcPr>
            <w:tcW w:w="705" w:type="dxa"/>
            <w:shd w:val="clear" w:color="auto" w:fill="auto"/>
            <w:vAlign w:val="center"/>
          </w:tcPr>
          <w:p w14:paraId="10B50BC0" w14:textId="1BBBFA7C" w:rsidR="00505FFE" w:rsidRPr="00D4797F" w:rsidRDefault="00BE024E" w:rsidP="006A66BF">
            <w:pPr>
              <w:pStyle w:val="TF-TEXTOQUADRO"/>
              <w:jc w:val="center"/>
              <w:rPr>
                <w:sz w:val="20"/>
              </w:rPr>
            </w:pPr>
            <w:r w:rsidRPr="00943669">
              <w:rPr>
                <w:sz w:val="20"/>
              </w:rPr>
              <w:t>RF</w:t>
            </w:r>
            <w:r>
              <w:rPr>
                <w:sz w:val="20"/>
              </w:rPr>
              <w:t>2</w:t>
            </w:r>
          </w:p>
        </w:tc>
        <w:tc>
          <w:tcPr>
            <w:tcW w:w="8357" w:type="dxa"/>
            <w:shd w:val="clear" w:color="auto" w:fill="auto"/>
            <w:vAlign w:val="center"/>
          </w:tcPr>
          <w:p w14:paraId="0C9089EA" w14:textId="5152F7E6" w:rsidR="00505FFE" w:rsidRPr="00D4797F" w:rsidRDefault="00562BEA" w:rsidP="006A66BF">
            <w:pPr>
              <w:pStyle w:val="TF-TEXTOQUADRO"/>
              <w:jc w:val="both"/>
              <w:rPr>
                <w:sz w:val="20"/>
              </w:rPr>
            </w:pPr>
            <w:r w:rsidRPr="00943669">
              <w:rPr>
                <w:color w:val="000000"/>
                <w:sz w:val="20"/>
                <w:shd w:val="clear" w:color="auto" w:fill="FBFBFB"/>
              </w:rPr>
              <w:t xml:space="preserve">permitir </w:t>
            </w:r>
            <w:r w:rsidR="000C78D6">
              <w:rPr>
                <w:color w:val="000000"/>
                <w:sz w:val="20"/>
                <w:shd w:val="clear" w:color="auto" w:fill="FBFBFB"/>
              </w:rPr>
              <w:t>a</w:t>
            </w:r>
            <w:r w:rsidRPr="00943669">
              <w:rPr>
                <w:color w:val="000000"/>
                <w:sz w:val="20"/>
                <w:shd w:val="clear" w:color="auto" w:fill="FBFBFB"/>
              </w:rPr>
              <w:t>o usuário administrador manter um cadastro de modelos (CRUD)</w:t>
            </w:r>
          </w:p>
        </w:tc>
      </w:tr>
      <w:tr w:rsidR="00562BEA" w14:paraId="332C5722" w14:textId="77777777" w:rsidTr="006A66BF">
        <w:tc>
          <w:tcPr>
            <w:tcW w:w="705" w:type="dxa"/>
            <w:shd w:val="clear" w:color="auto" w:fill="auto"/>
            <w:vAlign w:val="center"/>
          </w:tcPr>
          <w:p w14:paraId="5A35629C" w14:textId="4A6CD724" w:rsidR="00562BEA" w:rsidRPr="00D4797F" w:rsidRDefault="00BE024E" w:rsidP="00562BEA">
            <w:pPr>
              <w:pStyle w:val="TF-TEXTOQUADRO"/>
              <w:jc w:val="center"/>
              <w:rPr>
                <w:sz w:val="20"/>
              </w:rPr>
            </w:pPr>
            <w:r w:rsidRPr="00943669">
              <w:rPr>
                <w:sz w:val="20"/>
              </w:rPr>
              <w:t>RF</w:t>
            </w:r>
            <w:r>
              <w:rPr>
                <w:sz w:val="20"/>
              </w:rPr>
              <w:t>3</w:t>
            </w:r>
          </w:p>
        </w:tc>
        <w:tc>
          <w:tcPr>
            <w:tcW w:w="8357" w:type="dxa"/>
            <w:shd w:val="clear" w:color="auto" w:fill="auto"/>
          </w:tcPr>
          <w:p w14:paraId="4D14D496" w14:textId="4545C458" w:rsidR="00562BEA" w:rsidRPr="00D4797F" w:rsidRDefault="00562BEA" w:rsidP="00562BEA">
            <w:pPr>
              <w:pStyle w:val="TF-TEXTOQUADRO"/>
              <w:jc w:val="both"/>
              <w:rPr>
                <w:sz w:val="20"/>
              </w:rPr>
            </w:pPr>
            <w:r w:rsidRPr="00943669">
              <w:rPr>
                <w:color w:val="000000"/>
                <w:sz w:val="20"/>
                <w:shd w:val="clear" w:color="auto" w:fill="FBFBFB"/>
              </w:rPr>
              <w:t xml:space="preserve">permitir </w:t>
            </w:r>
            <w:r w:rsidR="000C78D6">
              <w:rPr>
                <w:color w:val="000000"/>
                <w:sz w:val="20"/>
                <w:shd w:val="clear" w:color="auto" w:fill="FBFBFB"/>
              </w:rPr>
              <w:t>ao</w:t>
            </w:r>
            <w:r w:rsidRPr="00943669">
              <w:rPr>
                <w:color w:val="000000"/>
                <w:sz w:val="20"/>
                <w:shd w:val="clear" w:color="auto" w:fill="FBFBFB"/>
              </w:rPr>
              <w:t xml:space="preserve"> usuário funcionário manter um cadastro de modelos (</w:t>
            </w:r>
            <w:proofErr w:type="spellStart"/>
            <w:r w:rsidRPr="00943669">
              <w:rPr>
                <w:color w:val="000000"/>
                <w:sz w:val="20"/>
                <w:shd w:val="clear" w:color="auto" w:fill="FBFBFB"/>
              </w:rPr>
              <w:t>Create</w:t>
            </w:r>
            <w:proofErr w:type="spellEnd"/>
            <w:r w:rsidRPr="00943669">
              <w:rPr>
                <w:color w:val="000000"/>
                <w:sz w:val="20"/>
                <w:shd w:val="clear" w:color="auto" w:fill="FBFBFB"/>
              </w:rPr>
              <w:t xml:space="preserve">, </w:t>
            </w:r>
            <w:proofErr w:type="spellStart"/>
            <w:r w:rsidRPr="00943669">
              <w:rPr>
                <w:color w:val="000000"/>
                <w:sz w:val="20"/>
                <w:shd w:val="clear" w:color="auto" w:fill="FBFBFB"/>
              </w:rPr>
              <w:t>read</w:t>
            </w:r>
            <w:proofErr w:type="spellEnd"/>
            <w:r w:rsidRPr="00943669">
              <w:rPr>
                <w:color w:val="000000"/>
                <w:sz w:val="20"/>
                <w:shd w:val="clear" w:color="auto" w:fill="FBFBFB"/>
              </w:rPr>
              <w:t>, update)</w:t>
            </w:r>
          </w:p>
        </w:tc>
      </w:tr>
      <w:tr w:rsidR="00BE024E" w14:paraId="10575A05" w14:textId="77777777" w:rsidTr="006A66BF">
        <w:tc>
          <w:tcPr>
            <w:tcW w:w="705" w:type="dxa"/>
            <w:shd w:val="clear" w:color="auto" w:fill="auto"/>
            <w:vAlign w:val="center"/>
          </w:tcPr>
          <w:p w14:paraId="4717889F" w14:textId="1DAAF23D" w:rsidR="00BE024E" w:rsidRPr="00D4797F" w:rsidRDefault="00BE024E" w:rsidP="00BE024E">
            <w:pPr>
              <w:pStyle w:val="TF-TEXTOQUADRO"/>
              <w:jc w:val="center"/>
              <w:rPr>
                <w:sz w:val="20"/>
              </w:rPr>
            </w:pPr>
            <w:r w:rsidRPr="00943669">
              <w:rPr>
                <w:sz w:val="20"/>
              </w:rPr>
              <w:t>RF</w:t>
            </w:r>
            <w:r>
              <w:rPr>
                <w:sz w:val="20"/>
              </w:rPr>
              <w:t>4</w:t>
            </w:r>
          </w:p>
        </w:tc>
        <w:tc>
          <w:tcPr>
            <w:tcW w:w="8357" w:type="dxa"/>
            <w:shd w:val="clear" w:color="auto" w:fill="auto"/>
          </w:tcPr>
          <w:p w14:paraId="6CE10A5C" w14:textId="5A3EB024" w:rsidR="00BE024E" w:rsidRPr="00D4797F" w:rsidRDefault="00BE024E" w:rsidP="00BE024E">
            <w:pPr>
              <w:pStyle w:val="TF-TEXTOQUADRO"/>
              <w:jc w:val="both"/>
              <w:rPr>
                <w:sz w:val="20"/>
              </w:rPr>
            </w:pPr>
            <w:r w:rsidRPr="00943669">
              <w:rPr>
                <w:color w:val="000000"/>
                <w:sz w:val="20"/>
                <w:shd w:val="clear" w:color="auto" w:fill="FBFBFB"/>
              </w:rPr>
              <w:t xml:space="preserve">permitir </w:t>
            </w:r>
            <w:r w:rsidR="000C78D6">
              <w:rPr>
                <w:color w:val="000000"/>
                <w:sz w:val="20"/>
                <w:shd w:val="clear" w:color="auto" w:fill="FBFBFB"/>
              </w:rPr>
              <w:t>ao</w:t>
            </w:r>
            <w:r w:rsidRPr="00943669">
              <w:rPr>
                <w:color w:val="000000"/>
                <w:sz w:val="20"/>
                <w:shd w:val="clear" w:color="auto" w:fill="FBFBFB"/>
              </w:rPr>
              <w:t xml:space="preserve"> usuário administrador ou funcionário manter um cadastro de cores (CRUD)</w:t>
            </w:r>
          </w:p>
        </w:tc>
      </w:tr>
      <w:tr w:rsidR="00BE024E" w14:paraId="21C9B614" w14:textId="77777777" w:rsidTr="006A66BF">
        <w:tc>
          <w:tcPr>
            <w:tcW w:w="705" w:type="dxa"/>
            <w:shd w:val="clear" w:color="auto" w:fill="auto"/>
            <w:vAlign w:val="center"/>
          </w:tcPr>
          <w:p w14:paraId="02252931" w14:textId="5154A44F" w:rsidR="00BE024E" w:rsidRPr="00D4797F" w:rsidRDefault="00BE024E" w:rsidP="00BE024E">
            <w:pPr>
              <w:pStyle w:val="TF-TEXTOQUADRO"/>
              <w:jc w:val="center"/>
              <w:rPr>
                <w:sz w:val="20"/>
              </w:rPr>
            </w:pPr>
            <w:r w:rsidRPr="00943669">
              <w:rPr>
                <w:sz w:val="20"/>
              </w:rPr>
              <w:t>RF</w:t>
            </w:r>
            <w:r>
              <w:rPr>
                <w:sz w:val="20"/>
              </w:rPr>
              <w:t>5</w:t>
            </w:r>
          </w:p>
        </w:tc>
        <w:tc>
          <w:tcPr>
            <w:tcW w:w="8357" w:type="dxa"/>
            <w:shd w:val="clear" w:color="auto" w:fill="auto"/>
          </w:tcPr>
          <w:p w14:paraId="66A9F931" w14:textId="2465573E" w:rsidR="00BE024E" w:rsidRPr="00D4797F" w:rsidRDefault="00BE024E" w:rsidP="00BE024E">
            <w:pPr>
              <w:pStyle w:val="TF-TEXTOQUADRO"/>
              <w:jc w:val="both"/>
              <w:rPr>
                <w:sz w:val="20"/>
              </w:rPr>
            </w:pPr>
            <w:r w:rsidRPr="00943669">
              <w:rPr>
                <w:color w:val="000000"/>
                <w:sz w:val="20"/>
                <w:shd w:val="clear" w:color="auto" w:fill="FBFBFB"/>
              </w:rPr>
              <w:t xml:space="preserve">permitir </w:t>
            </w:r>
            <w:r w:rsidR="000C78D6">
              <w:rPr>
                <w:color w:val="000000"/>
                <w:sz w:val="20"/>
                <w:shd w:val="clear" w:color="auto" w:fill="FBFBFB"/>
              </w:rPr>
              <w:t>ao</w:t>
            </w:r>
            <w:r w:rsidRPr="00943669">
              <w:rPr>
                <w:color w:val="000000"/>
                <w:sz w:val="20"/>
                <w:shd w:val="clear" w:color="auto" w:fill="FBFBFB"/>
              </w:rPr>
              <w:t xml:space="preserve"> usuário administrador</w:t>
            </w:r>
            <w:r w:rsidR="001178C1">
              <w:rPr>
                <w:color w:val="000000"/>
                <w:sz w:val="20"/>
                <w:shd w:val="clear" w:color="auto" w:fill="FBFBFB"/>
              </w:rPr>
              <w:t xml:space="preserve"> ou </w:t>
            </w:r>
            <w:proofErr w:type="spellStart"/>
            <w:r w:rsidR="001178C1">
              <w:rPr>
                <w:color w:val="000000"/>
                <w:sz w:val="20"/>
                <w:shd w:val="clear" w:color="auto" w:fill="FBFBFB"/>
              </w:rPr>
              <w:t>funcionario</w:t>
            </w:r>
            <w:proofErr w:type="spellEnd"/>
            <w:r w:rsidRPr="00943669">
              <w:rPr>
                <w:color w:val="000000"/>
                <w:sz w:val="20"/>
                <w:shd w:val="clear" w:color="auto" w:fill="FBFBFB"/>
              </w:rPr>
              <w:t xml:space="preserve"> manter um cadastro de produtos (</w:t>
            </w:r>
            <w:proofErr w:type="spellStart"/>
            <w:r w:rsidRPr="00943669">
              <w:rPr>
                <w:color w:val="000000"/>
                <w:sz w:val="20"/>
                <w:shd w:val="clear" w:color="auto" w:fill="FBFBFB"/>
              </w:rPr>
              <w:t>Create</w:t>
            </w:r>
            <w:proofErr w:type="spellEnd"/>
            <w:r w:rsidRPr="00943669">
              <w:rPr>
                <w:color w:val="000000"/>
                <w:sz w:val="20"/>
                <w:shd w:val="clear" w:color="auto" w:fill="FBFBFB"/>
              </w:rPr>
              <w:t xml:space="preserve">, </w:t>
            </w:r>
            <w:proofErr w:type="spellStart"/>
            <w:r w:rsidRPr="00943669">
              <w:rPr>
                <w:color w:val="000000"/>
                <w:sz w:val="20"/>
                <w:shd w:val="clear" w:color="auto" w:fill="FBFBFB"/>
              </w:rPr>
              <w:t>Read</w:t>
            </w:r>
            <w:proofErr w:type="spellEnd"/>
            <w:r w:rsidRPr="00943669">
              <w:rPr>
                <w:color w:val="000000"/>
                <w:sz w:val="20"/>
                <w:shd w:val="clear" w:color="auto" w:fill="FBFBFB"/>
              </w:rPr>
              <w:t>, Delete)</w:t>
            </w:r>
          </w:p>
        </w:tc>
      </w:tr>
      <w:tr w:rsidR="00BE024E" w14:paraId="78532301" w14:textId="77777777" w:rsidTr="006A66BF">
        <w:tc>
          <w:tcPr>
            <w:tcW w:w="705" w:type="dxa"/>
            <w:shd w:val="clear" w:color="auto" w:fill="auto"/>
            <w:vAlign w:val="center"/>
          </w:tcPr>
          <w:p w14:paraId="525AEF9C" w14:textId="0FC3F91A" w:rsidR="00BE024E" w:rsidRPr="00D4797F" w:rsidRDefault="00BE024E" w:rsidP="00BE024E">
            <w:pPr>
              <w:pStyle w:val="TF-TEXTOQUADRO"/>
              <w:jc w:val="center"/>
              <w:rPr>
                <w:sz w:val="20"/>
              </w:rPr>
            </w:pPr>
            <w:r w:rsidRPr="00943669">
              <w:rPr>
                <w:sz w:val="20"/>
              </w:rPr>
              <w:t>RF</w:t>
            </w:r>
            <w:r>
              <w:rPr>
                <w:sz w:val="20"/>
              </w:rPr>
              <w:t>6</w:t>
            </w:r>
          </w:p>
        </w:tc>
        <w:tc>
          <w:tcPr>
            <w:tcW w:w="8357" w:type="dxa"/>
            <w:shd w:val="clear" w:color="auto" w:fill="auto"/>
          </w:tcPr>
          <w:p w14:paraId="05A7256B" w14:textId="039FF49C" w:rsidR="00BE024E" w:rsidRPr="00D4797F" w:rsidRDefault="00BE024E" w:rsidP="00BE024E">
            <w:pPr>
              <w:pStyle w:val="TF-TEXTOQUADRO"/>
              <w:jc w:val="both"/>
              <w:rPr>
                <w:sz w:val="20"/>
              </w:rPr>
            </w:pPr>
            <w:r w:rsidRPr="00943669">
              <w:rPr>
                <w:color w:val="000000"/>
                <w:sz w:val="20"/>
                <w:shd w:val="clear" w:color="auto" w:fill="FBFBFB"/>
              </w:rPr>
              <w:t>permitir ao usuário administrador ou funcionário realizar o login</w:t>
            </w:r>
          </w:p>
        </w:tc>
      </w:tr>
      <w:tr w:rsidR="00BE024E" w14:paraId="70726A5B" w14:textId="77777777" w:rsidTr="006A66BF">
        <w:tc>
          <w:tcPr>
            <w:tcW w:w="705" w:type="dxa"/>
            <w:shd w:val="clear" w:color="auto" w:fill="auto"/>
            <w:vAlign w:val="center"/>
          </w:tcPr>
          <w:p w14:paraId="2872D2DA" w14:textId="3974317B" w:rsidR="00BE024E" w:rsidRPr="00D4797F" w:rsidRDefault="00BE024E" w:rsidP="00BE024E">
            <w:pPr>
              <w:pStyle w:val="TF-TEXTOQUADRO"/>
              <w:jc w:val="center"/>
              <w:rPr>
                <w:sz w:val="20"/>
              </w:rPr>
            </w:pPr>
            <w:r w:rsidRPr="00943669">
              <w:rPr>
                <w:sz w:val="20"/>
              </w:rPr>
              <w:t>RF</w:t>
            </w:r>
            <w:r>
              <w:rPr>
                <w:sz w:val="20"/>
              </w:rPr>
              <w:t>7</w:t>
            </w:r>
          </w:p>
        </w:tc>
        <w:tc>
          <w:tcPr>
            <w:tcW w:w="8357" w:type="dxa"/>
            <w:shd w:val="clear" w:color="auto" w:fill="auto"/>
          </w:tcPr>
          <w:p w14:paraId="580FC7D7" w14:textId="676D272F" w:rsidR="00BE024E" w:rsidRPr="00D4797F" w:rsidRDefault="00BE024E" w:rsidP="00BE024E">
            <w:pPr>
              <w:pStyle w:val="TF-TEXTOQUADRO"/>
              <w:jc w:val="both"/>
              <w:rPr>
                <w:sz w:val="20"/>
              </w:rPr>
            </w:pPr>
            <w:r w:rsidRPr="00943669">
              <w:rPr>
                <w:color w:val="000000"/>
                <w:sz w:val="20"/>
                <w:shd w:val="clear" w:color="auto" w:fill="FBFBFB"/>
              </w:rPr>
              <w:t>permitir ao usuário administrador ou funcionário realizar o logout</w:t>
            </w:r>
          </w:p>
        </w:tc>
      </w:tr>
      <w:tr w:rsidR="00BE024E" w14:paraId="22DB1092" w14:textId="77777777" w:rsidTr="006A66BF">
        <w:tc>
          <w:tcPr>
            <w:tcW w:w="705" w:type="dxa"/>
            <w:shd w:val="clear" w:color="auto" w:fill="auto"/>
            <w:vAlign w:val="center"/>
          </w:tcPr>
          <w:p w14:paraId="70670A6F" w14:textId="64318B59" w:rsidR="00BE024E" w:rsidRPr="00D4797F" w:rsidRDefault="00BE024E" w:rsidP="00BE024E">
            <w:pPr>
              <w:pStyle w:val="TF-TEXTOQUADRO"/>
              <w:jc w:val="center"/>
              <w:rPr>
                <w:sz w:val="20"/>
              </w:rPr>
            </w:pPr>
            <w:r w:rsidRPr="00943669">
              <w:rPr>
                <w:sz w:val="20"/>
              </w:rPr>
              <w:t>RF</w:t>
            </w:r>
            <w:r>
              <w:rPr>
                <w:sz w:val="20"/>
              </w:rPr>
              <w:t>8</w:t>
            </w:r>
          </w:p>
        </w:tc>
        <w:tc>
          <w:tcPr>
            <w:tcW w:w="8357" w:type="dxa"/>
            <w:shd w:val="clear" w:color="auto" w:fill="auto"/>
          </w:tcPr>
          <w:p w14:paraId="3C083B63" w14:textId="4D33929F" w:rsidR="00BE024E" w:rsidRPr="00D4797F" w:rsidRDefault="00BE024E" w:rsidP="00BE024E">
            <w:pPr>
              <w:pStyle w:val="TF-TEXTOQUADRO"/>
              <w:jc w:val="both"/>
              <w:rPr>
                <w:sz w:val="20"/>
              </w:rPr>
            </w:pPr>
            <w:r w:rsidRPr="00943669">
              <w:rPr>
                <w:color w:val="000000"/>
                <w:sz w:val="20"/>
                <w:shd w:val="clear" w:color="auto" w:fill="FBFBFB"/>
              </w:rPr>
              <w:t>permitir ao usuário administrador ou funcionário realizar vendas</w:t>
            </w:r>
          </w:p>
        </w:tc>
      </w:tr>
      <w:tr w:rsidR="00BE024E" w14:paraId="4DAC3F19" w14:textId="77777777" w:rsidTr="006A66BF">
        <w:tc>
          <w:tcPr>
            <w:tcW w:w="705" w:type="dxa"/>
            <w:shd w:val="clear" w:color="auto" w:fill="auto"/>
            <w:vAlign w:val="center"/>
          </w:tcPr>
          <w:p w14:paraId="49176F14" w14:textId="73A0C059" w:rsidR="00BE024E" w:rsidRPr="00D4797F" w:rsidRDefault="00BE024E" w:rsidP="00BE024E">
            <w:pPr>
              <w:pStyle w:val="TF-TEXTOQUADRO"/>
              <w:jc w:val="center"/>
              <w:rPr>
                <w:sz w:val="20"/>
              </w:rPr>
            </w:pPr>
            <w:r w:rsidRPr="00943669">
              <w:rPr>
                <w:sz w:val="20"/>
              </w:rPr>
              <w:t>RF</w:t>
            </w:r>
            <w:r>
              <w:rPr>
                <w:sz w:val="20"/>
              </w:rPr>
              <w:t>9</w:t>
            </w:r>
          </w:p>
        </w:tc>
        <w:tc>
          <w:tcPr>
            <w:tcW w:w="8357" w:type="dxa"/>
            <w:shd w:val="clear" w:color="auto" w:fill="auto"/>
          </w:tcPr>
          <w:p w14:paraId="230D3B64" w14:textId="1EB9A01F" w:rsidR="00BE024E" w:rsidRPr="00D4797F" w:rsidRDefault="00BE024E" w:rsidP="00BE024E">
            <w:pPr>
              <w:pStyle w:val="TF-TEXTOQUADRO"/>
              <w:jc w:val="both"/>
              <w:rPr>
                <w:sz w:val="20"/>
              </w:rPr>
            </w:pPr>
            <w:r w:rsidRPr="00943669">
              <w:rPr>
                <w:color w:val="000000"/>
                <w:sz w:val="20"/>
                <w:shd w:val="clear" w:color="auto" w:fill="FBFBFB"/>
              </w:rPr>
              <w:t>permitir ao usuário administrador ou funcionário imprimir etiquetas</w:t>
            </w:r>
          </w:p>
        </w:tc>
      </w:tr>
      <w:tr w:rsidR="00BE024E" w14:paraId="6BDFCD03" w14:textId="77777777" w:rsidTr="006A66BF">
        <w:tc>
          <w:tcPr>
            <w:tcW w:w="705" w:type="dxa"/>
            <w:shd w:val="clear" w:color="auto" w:fill="auto"/>
            <w:vAlign w:val="center"/>
          </w:tcPr>
          <w:p w14:paraId="63FD7EC4" w14:textId="62CB9E52" w:rsidR="00BE024E" w:rsidRPr="00D4797F" w:rsidRDefault="00BE024E" w:rsidP="00BE024E">
            <w:pPr>
              <w:pStyle w:val="TF-TEXTOQUADRO"/>
              <w:jc w:val="center"/>
              <w:rPr>
                <w:sz w:val="20"/>
              </w:rPr>
            </w:pPr>
            <w:r w:rsidRPr="00943669">
              <w:rPr>
                <w:sz w:val="20"/>
              </w:rPr>
              <w:t>RF</w:t>
            </w:r>
            <w:r>
              <w:rPr>
                <w:sz w:val="20"/>
              </w:rPr>
              <w:t>10</w:t>
            </w:r>
          </w:p>
        </w:tc>
        <w:tc>
          <w:tcPr>
            <w:tcW w:w="8357" w:type="dxa"/>
            <w:shd w:val="clear" w:color="auto" w:fill="auto"/>
          </w:tcPr>
          <w:p w14:paraId="0EF5197F" w14:textId="78EE4F59" w:rsidR="00BE024E" w:rsidRPr="00D4797F" w:rsidRDefault="00BE024E" w:rsidP="00BE024E">
            <w:pPr>
              <w:pStyle w:val="TF-TEXTOQUADRO"/>
              <w:jc w:val="both"/>
              <w:rPr>
                <w:sz w:val="20"/>
              </w:rPr>
            </w:pPr>
            <w:r w:rsidRPr="00943669">
              <w:rPr>
                <w:color w:val="000000"/>
                <w:sz w:val="20"/>
                <w:shd w:val="clear" w:color="auto" w:fill="FBFBFB"/>
              </w:rPr>
              <w:t xml:space="preserve">permitir ao usuário administrador gerar </w:t>
            </w:r>
            <w:proofErr w:type="spellStart"/>
            <w:r w:rsidRPr="00943669">
              <w:rPr>
                <w:color w:val="000000"/>
                <w:sz w:val="20"/>
                <w:shd w:val="clear" w:color="auto" w:fill="FBFBFB"/>
              </w:rPr>
              <w:t>relatorio</w:t>
            </w:r>
            <w:proofErr w:type="spellEnd"/>
            <w:r w:rsidRPr="00943669">
              <w:rPr>
                <w:color w:val="000000"/>
                <w:sz w:val="20"/>
                <w:shd w:val="clear" w:color="auto" w:fill="FBFBFB"/>
              </w:rPr>
              <w:t xml:space="preserve"> de vendas</w:t>
            </w:r>
          </w:p>
        </w:tc>
      </w:tr>
      <w:tr w:rsidR="00BE024E" w14:paraId="7BA4ACAC" w14:textId="77777777" w:rsidTr="006A66BF">
        <w:tc>
          <w:tcPr>
            <w:tcW w:w="705" w:type="dxa"/>
            <w:shd w:val="clear" w:color="auto" w:fill="auto"/>
            <w:vAlign w:val="center"/>
          </w:tcPr>
          <w:p w14:paraId="03C8EEEB" w14:textId="1D2D3689" w:rsidR="00BE024E" w:rsidRPr="00D4797F" w:rsidRDefault="00BE024E" w:rsidP="00BE024E">
            <w:pPr>
              <w:pStyle w:val="TF-TEXTOQUADRO"/>
              <w:jc w:val="center"/>
              <w:rPr>
                <w:sz w:val="20"/>
              </w:rPr>
            </w:pPr>
            <w:r w:rsidRPr="00943669">
              <w:rPr>
                <w:sz w:val="20"/>
              </w:rPr>
              <w:t>RF</w:t>
            </w:r>
            <w:r>
              <w:rPr>
                <w:sz w:val="20"/>
              </w:rPr>
              <w:t>11</w:t>
            </w:r>
          </w:p>
        </w:tc>
        <w:tc>
          <w:tcPr>
            <w:tcW w:w="8357" w:type="dxa"/>
            <w:shd w:val="clear" w:color="auto" w:fill="auto"/>
          </w:tcPr>
          <w:p w14:paraId="4E82668A" w14:textId="6AF2E857" w:rsidR="00BE024E" w:rsidRPr="00D4797F" w:rsidRDefault="00BE024E" w:rsidP="00BE024E">
            <w:pPr>
              <w:pStyle w:val="TF-TEXTOQUADRO"/>
              <w:jc w:val="both"/>
              <w:rPr>
                <w:sz w:val="20"/>
              </w:rPr>
            </w:pPr>
            <w:r w:rsidRPr="00943669">
              <w:rPr>
                <w:color w:val="000000"/>
                <w:sz w:val="20"/>
                <w:shd w:val="clear" w:color="auto" w:fill="FBFBFB"/>
              </w:rPr>
              <w:t xml:space="preserve">permitir ao usuário administrador gerar </w:t>
            </w:r>
            <w:proofErr w:type="spellStart"/>
            <w:r w:rsidRPr="00943669">
              <w:rPr>
                <w:color w:val="000000"/>
                <w:sz w:val="20"/>
                <w:shd w:val="clear" w:color="auto" w:fill="FBFBFB"/>
              </w:rPr>
              <w:t>relatorio</w:t>
            </w:r>
            <w:proofErr w:type="spellEnd"/>
            <w:r w:rsidRPr="00943669">
              <w:rPr>
                <w:color w:val="000000"/>
                <w:sz w:val="20"/>
                <w:shd w:val="clear" w:color="auto" w:fill="FBFBFB"/>
              </w:rPr>
              <w:t xml:space="preserve"> do estoque atual</w:t>
            </w:r>
          </w:p>
        </w:tc>
      </w:tr>
      <w:tr w:rsidR="00BE024E" w14:paraId="051F7EDA" w14:textId="77777777" w:rsidTr="006A66BF">
        <w:tc>
          <w:tcPr>
            <w:tcW w:w="705" w:type="dxa"/>
            <w:shd w:val="clear" w:color="auto" w:fill="auto"/>
            <w:vAlign w:val="center"/>
          </w:tcPr>
          <w:p w14:paraId="77813BF1" w14:textId="1DA3E6A7" w:rsidR="00BE024E" w:rsidRPr="00D4797F" w:rsidRDefault="00BE024E" w:rsidP="00BE024E">
            <w:pPr>
              <w:pStyle w:val="TF-TEXTOQUADRO"/>
              <w:jc w:val="center"/>
              <w:rPr>
                <w:sz w:val="20"/>
              </w:rPr>
            </w:pPr>
            <w:r w:rsidRPr="00943669">
              <w:rPr>
                <w:sz w:val="20"/>
              </w:rPr>
              <w:t>RF</w:t>
            </w:r>
            <w:r>
              <w:rPr>
                <w:sz w:val="20"/>
              </w:rPr>
              <w:t>12</w:t>
            </w:r>
          </w:p>
        </w:tc>
        <w:tc>
          <w:tcPr>
            <w:tcW w:w="8357" w:type="dxa"/>
            <w:shd w:val="clear" w:color="auto" w:fill="auto"/>
          </w:tcPr>
          <w:p w14:paraId="33E57753" w14:textId="5FCC644A" w:rsidR="00BE024E" w:rsidRPr="00D4797F" w:rsidRDefault="00BE024E" w:rsidP="00BE024E">
            <w:pPr>
              <w:pStyle w:val="TF-TEXTOQUADRO"/>
              <w:jc w:val="both"/>
              <w:rPr>
                <w:sz w:val="20"/>
              </w:rPr>
            </w:pPr>
            <w:r w:rsidRPr="00943669">
              <w:rPr>
                <w:color w:val="000000"/>
                <w:sz w:val="20"/>
                <w:shd w:val="clear" w:color="auto" w:fill="FBFBFB"/>
              </w:rPr>
              <w:t>permitir ao usuário administrador filtrar as vendas por data</w:t>
            </w:r>
          </w:p>
        </w:tc>
      </w:tr>
      <w:tr w:rsidR="00BE024E" w14:paraId="069993F0" w14:textId="77777777" w:rsidTr="006A66BF">
        <w:tc>
          <w:tcPr>
            <w:tcW w:w="705" w:type="dxa"/>
            <w:shd w:val="clear" w:color="auto" w:fill="auto"/>
            <w:vAlign w:val="center"/>
          </w:tcPr>
          <w:p w14:paraId="2452208D" w14:textId="1C77BFF0" w:rsidR="00BE024E" w:rsidRPr="00D4797F" w:rsidRDefault="00BE024E" w:rsidP="00BE024E">
            <w:pPr>
              <w:pStyle w:val="TF-TEXTOQUADRO"/>
              <w:jc w:val="center"/>
              <w:rPr>
                <w:sz w:val="20"/>
              </w:rPr>
            </w:pPr>
            <w:r w:rsidRPr="00943669">
              <w:rPr>
                <w:sz w:val="20"/>
              </w:rPr>
              <w:t>RF</w:t>
            </w:r>
            <w:r>
              <w:rPr>
                <w:sz w:val="20"/>
              </w:rPr>
              <w:t>13</w:t>
            </w:r>
          </w:p>
        </w:tc>
        <w:tc>
          <w:tcPr>
            <w:tcW w:w="8357" w:type="dxa"/>
            <w:shd w:val="clear" w:color="auto" w:fill="auto"/>
          </w:tcPr>
          <w:p w14:paraId="7DB79344" w14:textId="6BA25167" w:rsidR="00BE024E" w:rsidRPr="00D4797F" w:rsidRDefault="00BE024E" w:rsidP="00BE024E">
            <w:pPr>
              <w:pStyle w:val="TF-TEXTOQUADRO"/>
              <w:jc w:val="both"/>
              <w:rPr>
                <w:sz w:val="20"/>
              </w:rPr>
            </w:pPr>
            <w:r w:rsidRPr="00943669">
              <w:rPr>
                <w:color w:val="000000"/>
                <w:sz w:val="20"/>
                <w:shd w:val="clear" w:color="auto" w:fill="FBFBFB"/>
              </w:rPr>
              <w:t>permitir ao usuário administrador filtrar os usuários por nome</w:t>
            </w:r>
          </w:p>
        </w:tc>
      </w:tr>
      <w:tr w:rsidR="00BE024E" w14:paraId="37D2AC2B" w14:textId="77777777" w:rsidTr="006A66BF">
        <w:tc>
          <w:tcPr>
            <w:tcW w:w="705" w:type="dxa"/>
            <w:shd w:val="clear" w:color="auto" w:fill="auto"/>
            <w:vAlign w:val="center"/>
          </w:tcPr>
          <w:p w14:paraId="4CCD17F5" w14:textId="1B4D0CE2" w:rsidR="00BE024E" w:rsidRPr="00D4797F" w:rsidRDefault="00BE024E" w:rsidP="00BE024E">
            <w:pPr>
              <w:pStyle w:val="TF-TEXTOQUADRO"/>
              <w:jc w:val="center"/>
              <w:rPr>
                <w:sz w:val="20"/>
              </w:rPr>
            </w:pPr>
            <w:r w:rsidRPr="00943669">
              <w:rPr>
                <w:sz w:val="20"/>
              </w:rPr>
              <w:t>RF1</w:t>
            </w:r>
            <w:r>
              <w:rPr>
                <w:sz w:val="20"/>
              </w:rPr>
              <w:t>4</w:t>
            </w:r>
          </w:p>
        </w:tc>
        <w:tc>
          <w:tcPr>
            <w:tcW w:w="8357" w:type="dxa"/>
            <w:shd w:val="clear" w:color="auto" w:fill="auto"/>
          </w:tcPr>
          <w:p w14:paraId="731CED90" w14:textId="6F812BA6" w:rsidR="00BE024E" w:rsidRPr="00D4797F" w:rsidRDefault="00BE024E" w:rsidP="00BE024E">
            <w:pPr>
              <w:pStyle w:val="TF-TEXTOQUADRO"/>
              <w:jc w:val="both"/>
              <w:rPr>
                <w:sz w:val="20"/>
              </w:rPr>
            </w:pPr>
            <w:r w:rsidRPr="00943669">
              <w:rPr>
                <w:color w:val="000000"/>
                <w:sz w:val="20"/>
                <w:shd w:val="clear" w:color="auto" w:fill="FBFBFB"/>
              </w:rPr>
              <w:t>permitir ao usuário administrador ou funcionário filtrar os produtos por nome</w:t>
            </w:r>
          </w:p>
        </w:tc>
      </w:tr>
      <w:tr w:rsidR="00BE024E" w14:paraId="6B8E856B" w14:textId="77777777" w:rsidTr="006A66BF">
        <w:tc>
          <w:tcPr>
            <w:tcW w:w="705" w:type="dxa"/>
            <w:shd w:val="clear" w:color="auto" w:fill="auto"/>
            <w:vAlign w:val="center"/>
          </w:tcPr>
          <w:p w14:paraId="2823B508" w14:textId="3CD7FB69" w:rsidR="00BE024E" w:rsidRPr="00D4797F" w:rsidRDefault="00BE024E" w:rsidP="00BE024E">
            <w:pPr>
              <w:pStyle w:val="TF-TEXTOQUADRO"/>
              <w:jc w:val="center"/>
              <w:rPr>
                <w:sz w:val="20"/>
              </w:rPr>
            </w:pPr>
            <w:r w:rsidRPr="00943669">
              <w:rPr>
                <w:sz w:val="20"/>
              </w:rPr>
              <w:t>RF1</w:t>
            </w:r>
            <w:r>
              <w:rPr>
                <w:sz w:val="20"/>
              </w:rPr>
              <w:t>5</w:t>
            </w:r>
          </w:p>
        </w:tc>
        <w:tc>
          <w:tcPr>
            <w:tcW w:w="8357" w:type="dxa"/>
            <w:shd w:val="clear" w:color="auto" w:fill="auto"/>
          </w:tcPr>
          <w:p w14:paraId="7CE4AB5A" w14:textId="1535B548" w:rsidR="00BE024E" w:rsidRPr="00D4797F" w:rsidRDefault="00BE024E" w:rsidP="00BE024E">
            <w:pPr>
              <w:pStyle w:val="TF-TEXTOQUADRO"/>
              <w:jc w:val="both"/>
              <w:rPr>
                <w:sz w:val="20"/>
              </w:rPr>
            </w:pPr>
            <w:r w:rsidRPr="00943669">
              <w:rPr>
                <w:color w:val="000000"/>
                <w:sz w:val="20"/>
                <w:shd w:val="clear" w:color="auto" w:fill="FBFBFB"/>
              </w:rPr>
              <w:t>permitir ao usuário administrador ou funcionário filtrar as cores por nome</w:t>
            </w:r>
          </w:p>
        </w:tc>
      </w:tr>
      <w:tr w:rsidR="00BE024E" w14:paraId="312F4406" w14:textId="77777777" w:rsidTr="006A66BF">
        <w:tc>
          <w:tcPr>
            <w:tcW w:w="705" w:type="dxa"/>
            <w:shd w:val="clear" w:color="auto" w:fill="auto"/>
            <w:vAlign w:val="center"/>
          </w:tcPr>
          <w:p w14:paraId="55A13F19" w14:textId="3EFC658D" w:rsidR="00BE024E" w:rsidRPr="00D4797F" w:rsidRDefault="00BE024E" w:rsidP="00BE024E">
            <w:pPr>
              <w:pStyle w:val="TF-TEXTOQUADRO"/>
              <w:jc w:val="center"/>
              <w:rPr>
                <w:sz w:val="20"/>
              </w:rPr>
            </w:pPr>
            <w:r w:rsidRPr="00943669">
              <w:rPr>
                <w:sz w:val="20"/>
              </w:rPr>
              <w:t>RF1</w:t>
            </w:r>
            <w:r>
              <w:rPr>
                <w:sz w:val="20"/>
              </w:rPr>
              <w:t>6</w:t>
            </w:r>
          </w:p>
        </w:tc>
        <w:tc>
          <w:tcPr>
            <w:tcW w:w="8357" w:type="dxa"/>
            <w:shd w:val="clear" w:color="auto" w:fill="auto"/>
          </w:tcPr>
          <w:p w14:paraId="25FE8B35" w14:textId="4591DB16" w:rsidR="00BE024E" w:rsidRPr="00D4797F" w:rsidRDefault="00BE024E" w:rsidP="00BE024E">
            <w:pPr>
              <w:pStyle w:val="TF-TEXTOQUADRO"/>
              <w:jc w:val="both"/>
              <w:rPr>
                <w:sz w:val="20"/>
              </w:rPr>
            </w:pPr>
            <w:r w:rsidRPr="00943669">
              <w:rPr>
                <w:color w:val="000000"/>
                <w:sz w:val="20"/>
                <w:shd w:val="clear" w:color="auto" w:fill="FBFBFB"/>
              </w:rPr>
              <w:t>permitir ao usuário administrador visualizar o valor bruto e líquido em estoque</w:t>
            </w:r>
          </w:p>
        </w:tc>
      </w:tr>
      <w:tr w:rsidR="00BE024E" w14:paraId="649F0DA5" w14:textId="77777777" w:rsidTr="006A66BF">
        <w:tc>
          <w:tcPr>
            <w:tcW w:w="705" w:type="dxa"/>
            <w:shd w:val="clear" w:color="auto" w:fill="auto"/>
            <w:vAlign w:val="center"/>
          </w:tcPr>
          <w:p w14:paraId="7D5176DD" w14:textId="1CF366B8" w:rsidR="00BE024E" w:rsidRPr="00D4797F" w:rsidRDefault="00BE024E" w:rsidP="00BE024E">
            <w:pPr>
              <w:pStyle w:val="TF-TEXTOQUADRO"/>
              <w:jc w:val="center"/>
              <w:rPr>
                <w:sz w:val="20"/>
              </w:rPr>
            </w:pPr>
            <w:r w:rsidRPr="00943669">
              <w:rPr>
                <w:sz w:val="20"/>
              </w:rPr>
              <w:t>RF1</w:t>
            </w:r>
            <w:r>
              <w:rPr>
                <w:sz w:val="20"/>
              </w:rPr>
              <w:t>7</w:t>
            </w:r>
          </w:p>
        </w:tc>
        <w:tc>
          <w:tcPr>
            <w:tcW w:w="8357" w:type="dxa"/>
            <w:shd w:val="clear" w:color="auto" w:fill="auto"/>
          </w:tcPr>
          <w:p w14:paraId="3949F093" w14:textId="663CA1FF" w:rsidR="00BE024E" w:rsidRPr="00D4797F" w:rsidRDefault="00BE024E" w:rsidP="00BE024E">
            <w:pPr>
              <w:pStyle w:val="TF-TEXTOQUADRO"/>
              <w:jc w:val="both"/>
              <w:rPr>
                <w:sz w:val="20"/>
              </w:rPr>
            </w:pPr>
            <w:r w:rsidRPr="00943669">
              <w:rPr>
                <w:color w:val="000000"/>
                <w:sz w:val="20"/>
                <w:shd w:val="clear" w:color="auto" w:fill="FBFBFB"/>
              </w:rPr>
              <w:t>permitir ao usuário administrador visualizar os modelos mais vendidos por mês</w:t>
            </w:r>
          </w:p>
        </w:tc>
      </w:tr>
      <w:tr w:rsidR="00BE024E" w14:paraId="128BF815" w14:textId="77777777" w:rsidTr="006A66BF">
        <w:tc>
          <w:tcPr>
            <w:tcW w:w="705" w:type="dxa"/>
            <w:shd w:val="clear" w:color="auto" w:fill="auto"/>
            <w:vAlign w:val="center"/>
          </w:tcPr>
          <w:p w14:paraId="44DB4F67" w14:textId="2CBD9311" w:rsidR="00BE024E" w:rsidRPr="00D4797F" w:rsidRDefault="00BE024E" w:rsidP="00BE024E">
            <w:pPr>
              <w:pStyle w:val="TF-TEXTOQUADRO"/>
              <w:jc w:val="center"/>
              <w:rPr>
                <w:sz w:val="20"/>
              </w:rPr>
            </w:pPr>
            <w:r w:rsidRPr="00943669">
              <w:rPr>
                <w:sz w:val="20"/>
              </w:rPr>
              <w:t>RF1</w:t>
            </w:r>
            <w:r>
              <w:rPr>
                <w:sz w:val="20"/>
              </w:rPr>
              <w:t>8</w:t>
            </w:r>
          </w:p>
        </w:tc>
        <w:tc>
          <w:tcPr>
            <w:tcW w:w="8357" w:type="dxa"/>
            <w:shd w:val="clear" w:color="auto" w:fill="auto"/>
          </w:tcPr>
          <w:p w14:paraId="2C8201CE" w14:textId="768C4674" w:rsidR="00BE024E" w:rsidRPr="00D4797F" w:rsidRDefault="00BE024E" w:rsidP="00BE024E">
            <w:pPr>
              <w:pStyle w:val="TF-TEXTOQUADRO"/>
              <w:jc w:val="both"/>
              <w:rPr>
                <w:sz w:val="20"/>
              </w:rPr>
            </w:pPr>
            <w:r w:rsidRPr="00943669">
              <w:rPr>
                <w:color w:val="000000"/>
                <w:sz w:val="20"/>
                <w:shd w:val="clear" w:color="auto" w:fill="FBFBFB"/>
              </w:rPr>
              <w:t>permitir ao usuário administrador visualizar o estoque atual</w:t>
            </w:r>
          </w:p>
        </w:tc>
      </w:tr>
      <w:tr w:rsidR="00BE024E" w14:paraId="06B00FE4" w14:textId="77777777" w:rsidTr="006A66BF">
        <w:tc>
          <w:tcPr>
            <w:tcW w:w="705" w:type="dxa"/>
            <w:shd w:val="clear" w:color="auto" w:fill="auto"/>
            <w:vAlign w:val="center"/>
          </w:tcPr>
          <w:p w14:paraId="1EB8F29B" w14:textId="3003BAFA" w:rsidR="00BE024E" w:rsidRPr="00D4797F" w:rsidRDefault="00BE024E" w:rsidP="00BE024E">
            <w:pPr>
              <w:pStyle w:val="TF-TEXTOQUADRO"/>
              <w:jc w:val="center"/>
              <w:rPr>
                <w:sz w:val="20"/>
              </w:rPr>
            </w:pPr>
            <w:r w:rsidRPr="00943669">
              <w:rPr>
                <w:sz w:val="20"/>
              </w:rPr>
              <w:t>RF19</w:t>
            </w:r>
          </w:p>
        </w:tc>
        <w:tc>
          <w:tcPr>
            <w:tcW w:w="8357" w:type="dxa"/>
            <w:shd w:val="clear" w:color="auto" w:fill="auto"/>
          </w:tcPr>
          <w:p w14:paraId="383FE7E5" w14:textId="6A1C5272" w:rsidR="00BE024E" w:rsidRPr="00D4797F" w:rsidRDefault="00BE024E" w:rsidP="00BE024E">
            <w:pPr>
              <w:pStyle w:val="TF-TEXTOQUADRO"/>
              <w:jc w:val="both"/>
              <w:rPr>
                <w:sz w:val="20"/>
              </w:rPr>
            </w:pPr>
            <w:r w:rsidRPr="00943669">
              <w:rPr>
                <w:color w:val="000000"/>
                <w:sz w:val="20"/>
                <w:shd w:val="clear" w:color="auto" w:fill="FBFBFB"/>
              </w:rPr>
              <w:t>permitir ao usuário administrador visualizar os valores</w:t>
            </w:r>
            <w:r>
              <w:rPr>
                <w:color w:val="000000"/>
                <w:sz w:val="20"/>
                <w:shd w:val="clear" w:color="auto" w:fill="FBFBFB"/>
              </w:rPr>
              <w:t xml:space="preserve"> </w:t>
            </w:r>
            <w:r w:rsidRPr="00943669">
              <w:rPr>
                <w:color w:val="000000"/>
                <w:sz w:val="20"/>
                <w:shd w:val="clear" w:color="auto" w:fill="FBFBFB"/>
              </w:rPr>
              <w:t>de vendas por mês</w:t>
            </w:r>
          </w:p>
        </w:tc>
      </w:tr>
    </w:tbl>
    <w:p w14:paraId="4C8F3509" w14:textId="46B80923" w:rsidR="00505FFE" w:rsidRDefault="00505FFE" w:rsidP="00505FFE">
      <w:pPr>
        <w:pStyle w:val="TF-FONTE"/>
      </w:pPr>
      <w:r>
        <w:t>Fonte: elaborado pelos autores</w:t>
      </w:r>
      <w:r w:rsidR="005A390A">
        <w:t xml:space="preserve"> (2024)</w:t>
      </w:r>
      <w:r>
        <w:t>.</w:t>
      </w:r>
    </w:p>
    <w:p w14:paraId="71D5F0EB" w14:textId="0D9C7F6A" w:rsidR="00694D26" w:rsidRDefault="00694D26" w:rsidP="00694D26">
      <w:pPr>
        <w:pStyle w:val="TF-LEGENDA"/>
      </w:pPr>
      <w:bookmarkStart w:id="111" w:name="_Ref151402780"/>
      <w:bookmarkStart w:id="112" w:name="_Toc169377011"/>
      <w:r>
        <w:t xml:space="preserve">Quadro </w:t>
      </w:r>
      <w:fldSimple w:instr=" SEQ Quadro \* ARABIC ">
        <w:r w:rsidR="002162C5">
          <w:rPr>
            <w:noProof/>
          </w:rPr>
          <w:t>2</w:t>
        </w:r>
      </w:fldSimple>
      <w:bookmarkEnd w:id="111"/>
      <w:r>
        <w:t xml:space="preserve"> </w:t>
      </w:r>
      <w:r w:rsidRPr="0056731F">
        <w:t>– Requisitos Não Funcionais</w:t>
      </w:r>
      <w:bookmarkEnd w:id="112"/>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9"/>
        <w:gridCol w:w="7718"/>
      </w:tblGrid>
      <w:tr w:rsidR="00694D26" w14:paraId="5FBBC181" w14:textId="77777777" w:rsidTr="006A66BF">
        <w:tc>
          <w:tcPr>
            <w:tcW w:w="1349" w:type="dxa"/>
            <w:shd w:val="clear" w:color="auto" w:fill="AEAAAA"/>
          </w:tcPr>
          <w:p w14:paraId="37886806" w14:textId="77777777" w:rsidR="00694D26" w:rsidRPr="00D4797F" w:rsidRDefault="00694D26" w:rsidP="006A66BF">
            <w:pPr>
              <w:pStyle w:val="TF-TEXTOQUADRO"/>
              <w:rPr>
                <w:b/>
                <w:bCs/>
                <w:sz w:val="20"/>
              </w:rPr>
            </w:pPr>
            <w:r w:rsidRPr="00D4797F">
              <w:rPr>
                <w:b/>
                <w:bCs/>
                <w:sz w:val="20"/>
              </w:rPr>
              <w:t>RNF</w:t>
            </w:r>
          </w:p>
        </w:tc>
        <w:tc>
          <w:tcPr>
            <w:tcW w:w="7718" w:type="dxa"/>
            <w:shd w:val="clear" w:color="auto" w:fill="AEAAAA"/>
          </w:tcPr>
          <w:p w14:paraId="070B8361" w14:textId="77777777" w:rsidR="00694D26" w:rsidRPr="00D4797F" w:rsidRDefault="00694D26" w:rsidP="006A66BF">
            <w:pPr>
              <w:pStyle w:val="TF-TEXTOQUADRO"/>
              <w:rPr>
                <w:b/>
                <w:bCs/>
                <w:sz w:val="20"/>
              </w:rPr>
            </w:pPr>
            <w:r w:rsidRPr="00D4797F">
              <w:rPr>
                <w:b/>
                <w:bCs/>
                <w:sz w:val="20"/>
              </w:rPr>
              <w:t>O sistema deverá:</w:t>
            </w:r>
          </w:p>
        </w:tc>
      </w:tr>
      <w:tr w:rsidR="00694D26" w14:paraId="64A434E6" w14:textId="77777777" w:rsidTr="006A66BF">
        <w:tc>
          <w:tcPr>
            <w:tcW w:w="1349" w:type="dxa"/>
            <w:shd w:val="clear" w:color="auto" w:fill="auto"/>
            <w:vAlign w:val="center"/>
          </w:tcPr>
          <w:p w14:paraId="40FB6494" w14:textId="77777777" w:rsidR="00694D26" w:rsidRPr="00D4797F" w:rsidRDefault="00694D26" w:rsidP="006A66BF">
            <w:pPr>
              <w:pStyle w:val="TF-TEXTOQUADRO"/>
              <w:jc w:val="center"/>
              <w:rPr>
                <w:sz w:val="20"/>
              </w:rPr>
            </w:pPr>
            <w:r>
              <w:rPr>
                <w:sz w:val="20"/>
              </w:rPr>
              <w:t>RNF01</w:t>
            </w:r>
          </w:p>
        </w:tc>
        <w:tc>
          <w:tcPr>
            <w:tcW w:w="7718" w:type="dxa"/>
            <w:shd w:val="clear" w:color="auto" w:fill="auto"/>
            <w:vAlign w:val="center"/>
          </w:tcPr>
          <w:p w14:paraId="074E5F21" w14:textId="086B04B7" w:rsidR="00694D26" w:rsidRPr="00D4797F" w:rsidRDefault="009E7389" w:rsidP="006A66BF">
            <w:pPr>
              <w:pStyle w:val="TF-TEXTOQUADRO"/>
              <w:jc w:val="both"/>
              <w:rPr>
                <w:sz w:val="20"/>
              </w:rPr>
            </w:pPr>
            <w:r w:rsidRPr="009E7389">
              <w:rPr>
                <w:sz w:val="20"/>
              </w:rPr>
              <w:t xml:space="preserve">utilizar linguagem de programação </w:t>
            </w:r>
            <w:proofErr w:type="spellStart"/>
            <w:r w:rsidRPr="009E7389">
              <w:rPr>
                <w:sz w:val="20"/>
              </w:rPr>
              <w:t>python</w:t>
            </w:r>
            <w:proofErr w:type="spellEnd"/>
            <w:r w:rsidRPr="009E7389">
              <w:rPr>
                <w:sz w:val="20"/>
              </w:rPr>
              <w:t xml:space="preserve"> para </w:t>
            </w:r>
            <w:proofErr w:type="spellStart"/>
            <w:r w:rsidRPr="009E7389">
              <w:rPr>
                <w:sz w:val="20"/>
              </w:rPr>
              <w:t>backend</w:t>
            </w:r>
            <w:proofErr w:type="spellEnd"/>
          </w:p>
        </w:tc>
      </w:tr>
      <w:tr w:rsidR="00694D26" w14:paraId="1E8FFF96" w14:textId="77777777" w:rsidTr="006A66BF">
        <w:tc>
          <w:tcPr>
            <w:tcW w:w="1349" w:type="dxa"/>
            <w:shd w:val="clear" w:color="auto" w:fill="auto"/>
            <w:vAlign w:val="center"/>
          </w:tcPr>
          <w:p w14:paraId="0A8E5970" w14:textId="77777777" w:rsidR="00694D26" w:rsidRPr="00D4797F" w:rsidRDefault="00694D26" w:rsidP="006A66BF">
            <w:pPr>
              <w:pStyle w:val="TF-TEXTOQUADRO"/>
              <w:jc w:val="center"/>
              <w:rPr>
                <w:sz w:val="20"/>
              </w:rPr>
            </w:pPr>
            <w:r>
              <w:rPr>
                <w:sz w:val="20"/>
              </w:rPr>
              <w:t>RNF02</w:t>
            </w:r>
          </w:p>
        </w:tc>
        <w:tc>
          <w:tcPr>
            <w:tcW w:w="7718" w:type="dxa"/>
            <w:shd w:val="clear" w:color="auto" w:fill="auto"/>
            <w:vAlign w:val="center"/>
          </w:tcPr>
          <w:p w14:paraId="1209D729" w14:textId="0D1D37C7" w:rsidR="00694D26" w:rsidRPr="00D4797F" w:rsidRDefault="004904A1" w:rsidP="006A66BF">
            <w:pPr>
              <w:pStyle w:val="TF-TEXTOQUADRO"/>
              <w:jc w:val="both"/>
              <w:rPr>
                <w:sz w:val="20"/>
              </w:rPr>
            </w:pPr>
            <w:r w:rsidRPr="004904A1">
              <w:rPr>
                <w:sz w:val="20"/>
              </w:rPr>
              <w:t xml:space="preserve">utilizar </w:t>
            </w:r>
            <w:proofErr w:type="spellStart"/>
            <w:r w:rsidRPr="004904A1">
              <w:rPr>
                <w:sz w:val="20"/>
              </w:rPr>
              <w:t>Pycharm</w:t>
            </w:r>
            <w:proofErr w:type="spellEnd"/>
            <w:r w:rsidRPr="004904A1">
              <w:rPr>
                <w:sz w:val="20"/>
              </w:rPr>
              <w:t xml:space="preserve"> como interface de desenvolvimento para o </w:t>
            </w:r>
            <w:proofErr w:type="spellStart"/>
            <w:r w:rsidRPr="004904A1">
              <w:rPr>
                <w:sz w:val="20"/>
              </w:rPr>
              <w:t>backend</w:t>
            </w:r>
            <w:proofErr w:type="spellEnd"/>
          </w:p>
        </w:tc>
      </w:tr>
      <w:tr w:rsidR="00694D26" w14:paraId="0A034583" w14:textId="77777777" w:rsidTr="006A66BF">
        <w:tc>
          <w:tcPr>
            <w:tcW w:w="1349" w:type="dxa"/>
            <w:shd w:val="clear" w:color="auto" w:fill="auto"/>
            <w:vAlign w:val="center"/>
          </w:tcPr>
          <w:p w14:paraId="154CE01B" w14:textId="77777777" w:rsidR="00694D26" w:rsidRPr="00D4797F" w:rsidRDefault="00694D26" w:rsidP="006A66BF">
            <w:pPr>
              <w:pStyle w:val="TF-TEXTOQUADRO"/>
              <w:jc w:val="center"/>
              <w:rPr>
                <w:sz w:val="20"/>
              </w:rPr>
            </w:pPr>
            <w:r>
              <w:rPr>
                <w:sz w:val="20"/>
              </w:rPr>
              <w:t>RNF03</w:t>
            </w:r>
          </w:p>
        </w:tc>
        <w:tc>
          <w:tcPr>
            <w:tcW w:w="7718" w:type="dxa"/>
            <w:shd w:val="clear" w:color="auto" w:fill="auto"/>
            <w:vAlign w:val="center"/>
          </w:tcPr>
          <w:p w14:paraId="413E31A4" w14:textId="6D2C7275" w:rsidR="00694D26" w:rsidRPr="00D4797F" w:rsidRDefault="0087003F" w:rsidP="006A66BF">
            <w:pPr>
              <w:pStyle w:val="TF-TEXTOQUADRO"/>
              <w:jc w:val="both"/>
              <w:rPr>
                <w:sz w:val="20"/>
              </w:rPr>
            </w:pPr>
            <w:r w:rsidRPr="0087003F">
              <w:rPr>
                <w:sz w:val="20"/>
              </w:rPr>
              <w:t xml:space="preserve">utilizar </w:t>
            </w:r>
            <w:proofErr w:type="spellStart"/>
            <w:r w:rsidRPr="0087003F">
              <w:rPr>
                <w:sz w:val="20"/>
              </w:rPr>
              <w:t>MongoDB</w:t>
            </w:r>
            <w:proofErr w:type="spellEnd"/>
            <w:r w:rsidRPr="0087003F">
              <w:rPr>
                <w:sz w:val="20"/>
              </w:rPr>
              <w:t xml:space="preserve"> como banco de dados não relacional</w:t>
            </w:r>
          </w:p>
        </w:tc>
      </w:tr>
      <w:tr w:rsidR="00694D26" w14:paraId="203055B4" w14:textId="77777777" w:rsidTr="006A66BF">
        <w:tc>
          <w:tcPr>
            <w:tcW w:w="1349" w:type="dxa"/>
            <w:shd w:val="clear" w:color="auto" w:fill="auto"/>
            <w:vAlign w:val="center"/>
          </w:tcPr>
          <w:p w14:paraId="3A8E5967" w14:textId="77777777" w:rsidR="00694D26" w:rsidRPr="00D4797F" w:rsidRDefault="00694D26" w:rsidP="006A66BF">
            <w:pPr>
              <w:pStyle w:val="TF-TEXTOQUADRO"/>
              <w:jc w:val="center"/>
              <w:rPr>
                <w:sz w:val="20"/>
              </w:rPr>
            </w:pPr>
            <w:r>
              <w:rPr>
                <w:sz w:val="20"/>
              </w:rPr>
              <w:t>RNF04</w:t>
            </w:r>
          </w:p>
        </w:tc>
        <w:tc>
          <w:tcPr>
            <w:tcW w:w="7718" w:type="dxa"/>
            <w:shd w:val="clear" w:color="auto" w:fill="auto"/>
            <w:vAlign w:val="center"/>
          </w:tcPr>
          <w:p w14:paraId="0208A1B5" w14:textId="0265F26D" w:rsidR="00694D26" w:rsidRPr="00D4797F" w:rsidRDefault="00202680" w:rsidP="006A66BF">
            <w:pPr>
              <w:pStyle w:val="TF-TEXTOQUADRO"/>
              <w:jc w:val="both"/>
              <w:rPr>
                <w:sz w:val="20"/>
              </w:rPr>
            </w:pPr>
            <w:r w:rsidRPr="00202680">
              <w:rPr>
                <w:sz w:val="20"/>
              </w:rPr>
              <w:t>utilizar Material Design como norte para desenvolvimento</w:t>
            </w:r>
          </w:p>
        </w:tc>
      </w:tr>
      <w:tr w:rsidR="00694D26" w14:paraId="0EA33BEE" w14:textId="77777777" w:rsidTr="006A66BF">
        <w:tc>
          <w:tcPr>
            <w:tcW w:w="1349" w:type="dxa"/>
            <w:shd w:val="clear" w:color="auto" w:fill="auto"/>
            <w:vAlign w:val="center"/>
          </w:tcPr>
          <w:p w14:paraId="79548FAA" w14:textId="77777777" w:rsidR="00694D26" w:rsidRPr="00D4797F" w:rsidRDefault="00694D26" w:rsidP="006A66BF">
            <w:pPr>
              <w:pStyle w:val="TF-TEXTOQUADRO"/>
              <w:jc w:val="center"/>
              <w:rPr>
                <w:sz w:val="20"/>
              </w:rPr>
            </w:pPr>
            <w:r w:rsidRPr="005D1838">
              <w:rPr>
                <w:sz w:val="20"/>
              </w:rPr>
              <w:t>RNF0</w:t>
            </w:r>
            <w:r>
              <w:rPr>
                <w:sz w:val="20"/>
              </w:rPr>
              <w:t>5</w:t>
            </w:r>
          </w:p>
        </w:tc>
        <w:tc>
          <w:tcPr>
            <w:tcW w:w="7718" w:type="dxa"/>
            <w:shd w:val="clear" w:color="auto" w:fill="auto"/>
            <w:vAlign w:val="center"/>
          </w:tcPr>
          <w:p w14:paraId="3C186338" w14:textId="57811EC0" w:rsidR="00694D26" w:rsidRPr="00D4797F" w:rsidRDefault="00202680" w:rsidP="006A66BF">
            <w:pPr>
              <w:pStyle w:val="TF-TEXTOQUADRO"/>
              <w:jc w:val="both"/>
              <w:rPr>
                <w:sz w:val="20"/>
              </w:rPr>
            </w:pPr>
            <w:r w:rsidRPr="00202680">
              <w:rPr>
                <w:sz w:val="20"/>
              </w:rPr>
              <w:t xml:space="preserve">utilizar </w:t>
            </w:r>
            <w:proofErr w:type="spellStart"/>
            <w:r w:rsidRPr="00202680">
              <w:rPr>
                <w:sz w:val="20"/>
              </w:rPr>
              <w:t>heuristicas</w:t>
            </w:r>
            <w:proofErr w:type="spellEnd"/>
            <w:r w:rsidRPr="00202680">
              <w:rPr>
                <w:sz w:val="20"/>
              </w:rPr>
              <w:t xml:space="preserve"> de Nielsen como norte para desenvolvimento</w:t>
            </w:r>
          </w:p>
        </w:tc>
      </w:tr>
      <w:tr w:rsidR="00694D26" w14:paraId="537B2FC4" w14:textId="77777777" w:rsidTr="006A66BF">
        <w:tc>
          <w:tcPr>
            <w:tcW w:w="1349" w:type="dxa"/>
            <w:shd w:val="clear" w:color="auto" w:fill="auto"/>
            <w:vAlign w:val="center"/>
          </w:tcPr>
          <w:p w14:paraId="273ED21C" w14:textId="77777777" w:rsidR="00694D26" w:rsidRPr="00A215CF" w:rsidRDefault="00694D26" w:rsidP="006A66BF">
            <w:pPr>
              <w:pStyle w:val="TF-TEXTOQUADRO"/>
              <w:jc w:val="center"/>
              <w:rPr>
                <w:sz w:val="20"/>
              </w:rPr>
            </w:pPr>
            <w:r w:rsidRPr="005D1838">
              <w:rPr>
                <w:sz w:val="20"/>
              </w:rPr>
              <w:t>RNF0</w:t>
            </w:r>
            <w:r>
              <w:rPr>
                <w:sz w:val="20"/>
              </w:rPr>
              <w:t>6</w:t>
            </w:r>
          </w:p>
        </w:tc>
        <w:tc>
          <w:tcPr>
            <w:tcW w:w="7718" w:type="dxa"/>
            <w:shd w:val="clear" w:color="auto" w:fill="auto"/>
            <w:vAlign w:val="center"/>
          </w:tcPr>
          <w:p w14:paraId="300F3BF0" w14:textId="478CD074" w:rsidR="00694D26" w:rsidRPr="00A215CF" w:rsidRDefault="00202680" w:rsidP="006A66BF">
            <w:pPr>
              <w:pStyle w:val="TF-TEXTOQUADRO"/>
              <w:jc w:val="both"/>
              <w:rPr>
                <w:sz w:val="20"/>
              </w:rPr>
            </w:pPr>
            <w:r w:rsidRPr="00202680">
              <w:rPr>
                <w:sz w:val="20"/>
              </w:rPr>
              <w:t>utilizar as etapas AS IS e TO BE do BPM</w:t>
            </w:r>
          </w:p>
        </w:tc>
      </w:tr>
      <w:tr w:rsidR="00694D26" w14:paraId="0FAFF7BD" w14:textId="77777777" w:rsidTr="006A66BF">
        <w:tc>
          <w:tcPr>
            <w:tcW w:w="1349" w:type="dxa"/>
            <w:shd w:val="clear" w:color="auto" w:fill="auto"/>
            <w:vAlign w:val="center"/>
          </w:tcPr>
          <w:p w14:paraId="37E45A48" w14:textId="77777777" w:rsidR="00694D26" w:rsidRPr="00A215CF" w:rsidRDefault="00694D26" w:rsidP="006A66BF">
            <w:pPr>
              <w:pStyle w:val="TF-TEXTOQUADRO"/>
              <w:jc w:val="center"/>
              <w:rPr>
                <w:sz w:val="20"/>
              </w:rPr>
            </w:pPr>
            <w:r w:rsidRPr="005D1838">
              <w:rPr>
                <w:sz w:val="20"/>
              </w:rPr>
              <w:t>RNF0</w:t>
            </w:r>
            <w:r>
              <w:rPr>
                <w:sz w:val="20"/>
              </w:rPr>
              <w:t>7</w:t>
            </w:r>
          </w:p>
        </w:tc>
        <w:tc>
          <w:tcPr>
            <w:tcW w:w="7718" w:type="dxa"/>
            <w:shd w:val="clear" w:color="auto" w:fill="auto"/>
            <w:vAlign w:val="center"/>
          </w:tcPr>
          <w:p w14:paraId="4E683B18" w14:textId="4C0C4E7F" w:rsidR="00694D26" w:rsidRPr="00A215CF" w:rsidRDefault="00202680" w:rsidP="006A66BF">
            <w:pPr>
              <w:pStyle w:val="TF-TEXTOQUADRO"/>
              <w:jc w:val="both"/>
              <w:rPr>
                <w:sz w:val="20"/>
              </w:rPr>
            </w:pPr>
            <w:r w:rsidRPr="00202680">
              <w:rPr>
                <w:sz w:val="20"/>
              </w:rPr>
              <w:t xml:space="preserve">utilizar o Método </w:t>
            </w:r>
            <w:proofErr w:type="spellStart"/>
            <w:r w:rsidRPr="00202680">
              <w:rPr>
                <w:sz w:val="20"/>
              </w:rPr>
              <w:t>RURUCAg</w:t>
            </w:r>
            <w:proofErr w:type="spellEnd"/>
            <w:r w:rsidRPr="00202680">
              <w:rPr>
                <w:sz w:val="20"/>
              </w:rPr>
              <w:t xml:space="preserve"> para analisar e avaliar a usabilidade do sistema</w:t>
            </w:r>
          </w:p>
        </w:tc>
      </w:tr>
      <w:tr w:rsidR="00694D26" w14:paraId="79EE177C" w14:textId="77777777" w:rsidTr="006A66BF">
        <w:tc>
          <w:tcPr>
            <w:tcW w:w="1349" w:type="dxa"/>
            <w:shd w:val="clear" w:color="auto" w:fill="auto"/>
            <w:vAlign w:val="center"/>
          </w:tcPr>
          <w:p w14:paraId="6CBFD657" w14:textId="77777777" w:rsidR="00694D26" w:rsidRPr="00A215CF" w:rsidRDefault="00694D26" w:rsidP="006A66BF">
            <w:pPr>
              <w:pStyle w:val="TF-TEXTOQUADRO"/>
              <w:jc w:val="center"/>
              <w:rPr>
                <w:sz w:val="20"/>
              </w:rPr>
            </w:pPr>
            <w:r w:rsidRPr="005D1838">
              <w:rPr>
                <w:sz w:val="20"/>
              </w:rPr>
              <w:t>RNF0</w:t>
            </w:r>
            <w:r>
              <w:rPr>
                <w:sz w:val="20"/>
              </w:rPr>
              <w:t>8</w:t>
            </w:r>
          </w:p>
        </w:tc>
        <w:tc>
          <w:tcPr>
            <w:tcW w:w="7718" w:type="dxa"/>
            <w:shd w:val="clear" w:color="auto" w:fill="auto"/>
          </w:tcPr>
          <w:p w14:paraId="168EA8CA" w14:textId="7DA4E119" w:rsidR="00694D26" w:rsidRPr="00A215CF" w:rsidRDefault="00375741" w:rsidP="006A66BF">
            <w:pPr>
              <w:pStyle w:val="TF-TEXTOQUADRO"/>
              <w:rPr>
                <w:sz w:val="20"/>
              </w:rPr>
            </w:pPr>
            <w:r w:rsidRPr="00375741">
              <w:rPr>
                <w:sz w:val="20"/>
              </w:rPr>
              <w:t>utilizar o padrão EAN13 para criação de código de barras</w:t>
            </w:r>
          </w:p>
        </w:tc>
      </w:tr>
      <w:tr w:rsidR="00694D26" w14:paraId="11D9BD23" w14:textId="77777777" w:rsidTr="006A66BF">
        <w:tc>
          <w:tcPr>
            <w:tcW w:w="1349" w:type="dxa"/>
            <w:shd w:val="clear" w:color="auto" w:fill="auto"/>
            <w:vAlign w:val="center"/>
          </w:tcPr>
          <w:p w14:paraId="3E07E28A" w14:textId="77777777" w:rsidR="00694D26" w:rsidRPr="00A215CF" w:rsidRDefault="00694D26" w:rsidP="006A66BF">
            <w:pPr>
              <w:pStyle w:val="TF-TEXTOQUADRO"/>
              <w:jc w:val="center"/>
              <w:rPr>
                <w:sz w:val="20"/>
              </w:rPr>
            </w:pPr>
            <w:r>
              <w:rPr>
                <w:sz w:val="20"/>
              </w:rPr>
              <w:t>RN09</w:t>
            </w:r>
          </w:p>
        </w:tc>
        <w:tc>
          <w:tcPr>
            <w:tcW w:w="7718" w:type="dxa"/>
            <w:shd w:val="clear" w:color="auto" w:fill="auto"/>
            <w:vAlign w:val="center"/>
          </w:tcPr>
          <w:p w14:paraId="4F8A9096" w14:textId="186C27A1" w:rsidR="00694D26" w:rsidRPr="00A215CF" w:rsidRDefault="00375741" w:rsidP="006A66BF">
            <w:pPr>
              <w:pStyle w:val="TF-TEXTOQUADRO"/>
              <w:jc w:val="both"/>
              <w:rPr>
                <w:sz w:val="20"/>
              </w:rPr>
            </w:pPr>
            <w:r w:rsidRPr="00375741">
              <w:rPr>
                <w:sz w:val="20"/>
              </w:rPr>
              <w:t>utilizar JSON Web Token para autenticação</w:t>
            </w:r>
          </w:p>
        </w:tc>
      </w:tr>
      <w:tr w:rsidR="00694D26" w14:paraId="698A8C60" w14:textId="77777777" w:rsidTr="006A66BF">
        <w:tc>
          <w:tcPr>
            <w:tcW w:w="1349" w:type="dxa"/>
            <w:shd w:val="clear" w:color="auto" w:fill="auto"/>
            <w:vAlign w:val="center"/>
          </w:tcPr>
          <w:p w14:paraId="693997BE" w14:textId="77777777" w:rsidR="00694D26" w:rsidRPr="00D4797F" w:rsidRDefault="00694D26" w:rsidP="006A66BF">
            <w:pPr>
              <w:pStyle w:val="TF-TEXTOQUADRO"/>
              <w:jc w:val="center"/>
              <w:rPr>
                <w:sz w:val="20"/>
              </w:rPr>
            </w:pPr>
            <w:r w:rsidRPr="00A215CF">
              <w:rPr>
                <w:sz w:val="20"/>
              </w:rPr>
              <w:t>RNF</w:t>
            </w:r>
            <w:r>
              <w:rPr>
                <w:sz w:val="20"/>
              </w:rPr>
              <w:t>10</w:t>
            </w:r>
          </w:p>
        </w:tc>
        <w:tc>
          <w:tcPr>
            <w:tcW w:w="7718" w:type="dxa"/>
            <w:shd w:val="clear" w:color="auto" w:fill="auto"/>
            <w:vAlign w:val="center"/>
          </w:tcPr>
          <w:p w14:paraId="617F3E6B" w14:textId="558F7EB3" w:rsidR="00694D26" w:rsidRPr="00D4797F" w:rsidRDefault="00375741" w:rsidP="006A66BF">
            <w:pPr>
              <w:pStyle w:val="TF-TEXTOQUADRO"/>
              <w:jc w:val="both"/>
              <w:rPr>
                <w:sz w:val="20"/>
              </w:rPr>
            </w:pPr>
            <w:r w:rsidRPr="00375741">
              <w:rPr>
                <w:sz w:val="20"/>
              </w:rPr>
              <w:t xml:space="preserve">utilizar Docker para conteinerização do banco de dados e </w:t>
            </w:r>
            <w:proofErr w:type="spellStart"/>
            <w:r w:rsidRPr="00375741">
              <w:rPr>
                <w:sz w:val="20"/>
              </w:rPr>
              <w:t>frontend</w:t>
            </w:r>
            <w:proofErr w:type="spellEnd"/>
          </w:p>
        </w:tc>
      </w:tr>
      <w:tr w:rsidR="00694D26" w14:paraId="7F9697AC" w14:textId="77777777" w:rsidTr="006A66BF">
        <w:tc>
          <w:tcPr>
            <w:tcW w:w="1349" w:type="dxa"/>
            <w:shd w:val="clear" w:color="auto" w:fill="auto"/>
            <w:vAlign w:val="center"/>
          </w:tcPr>
          <w:p w14:paraId="0338223C" w14:textId="77777777" w:rsidR="00694D26" w:rsidRPr="00D4797F" w:rsidRDefault="00694D26" w:rsidP="006A66BF">
            <w:pPr>
              <w:pStyle w:val="TF-TEXTOQUADRO"/>
              <w:jc w:val="center"/>
              <w:rPr>
                <w:sz w:val="20"/>
              </w:rPr>
            </w:pPr>
            <w:r w:rsidRPr="00A215CF">
              <w:rPr>
                <w:sz w:val="20"/>
              </w:rPr>
              <w:t>RNF</w:t>
            </w:r>
            <w:r>
              <w:rPr>
                <w:sz w:val="20"/>
              </w:rPr>
              <w:t>11</w:t>
            </w:r>
          </w:p>
        </w:tc>
        <w:tc>
          <w:tcPr>
            <w:tcW w:w="7718" w:type="dxa"/>
            <w:shd w:val="clear" w:color="auto" w:fill="auto"/>
            <w:vAlign w:val="center"/>
          </w:tcPr>
          <w:p w14:paraId="1B8605BB" w14:textId="1D80C192" w:rsidR="00694D26" w:rsidRPr="00D4797F" w:rsidRDefault="00375741" w:rsidP="006A66BF">
            <w:pPr>
              <w:pStyle w:val="TF-TEXTOQUADRO"/>
              <w:jc w:val="both"/>
              <w:rPr>
                <w:sz w:val="20"/>
              </w:rPr>
            </w:pPr>
            <w:r w:rsidRPr="00375741">
              <w:rPr>
                <w:sz w:val="20"/>
              </w:rPr>
              <w:t>utilizar GitHub para controle de versão</w:t>
            </w:r>
          </w:p>
        </w:tc>
      </w:tr>
      <w:tr w:rsidR="00694D26" w14:paraId="770527B6" w14:textId="77777777" w:rsidTr="006A66BF">
        <w:tc>
          <w:tcPr>
            <w:tcW w:w="1349" w:type="dxa"/>
            <w:shd w:val="clear" w:color="auto" w:fill="auto"/>
            <w:vAlign w:val="center"/>
          </w:tcPr>
          <w:p w14:paraId="4F458FEE" w14:textId="77777777" w:rsidR="00694D26" w:rsidRPr="00B36682" w:rsidRDefault="00694D26" w:rsidP="006A66BF">
            <w:pPr>
              <w:pStyle w:val="TF-TEXTOQUADRO"/>
              <w:jc w:val="center"/>
              <w:rPr>
                <w:sz w:val="20"/>
              </w:rPr>
            </w:pPr>
            <w:r w:rsidRPr="00254F76">
              <w:rPr>
                <w:sz w:val="20"/>
              </w:rPr>
              <w:t>RNF</w:t>
            </w:r>
            <w:r>
              <w:rPr>
                <w:sz w:val="20"/>
              </w:rPr>
              <w:t>12</w:t>
            </w:r>
          </w:p>
        </w:tc>
        <w:tc>
          <w:tcPr>
            <w:tcW w:w="7718" w:type="dxa"/>
            <w:shd w:val="clear" w:color="auto" w:fill="auto"/>
            <w:vAlign w:val="center"/>
          </w:tcPr>
          <w:p w14:paraId="3AAF6D69" w14:textId="01524148" w:rsidR="00694D26" w:rsidRPr="00B36682" w:rsidRDefault="001546A8" w:rsidP="006A66BF">
            <w:pPr>
              <w:pStyle w:val="TF-TEXTOQUADRO"/>
              <w:jc w:val="both"/>
              <w:rPr>
                <w:sz w:val="20"/>
              </w:rPr>
            </w:pPr>
            <w:r w:rsidRPr="001546A8">
              <w:rPr>
                <w:sz w:val="20"/>
              </w:rPr>
              <w:t xml:space="preserve">utilizar o MUI com </w:t>
            </w:r>
            <w:proofErr w:type="spellStart"/>
            <w:r w:rsidRPr="001546A8">
              <w:rPr>
                <w:sz w:val="20"/>
              </w:rPr>
              <w:t>React</w:t>
            </w:r>
            <w:proofErr w:type="spellEnd"/>
          </w:p>
        </w:tc>
      </w:tr>
      <w:tr w:rsidR="00694D26" w14:paraId="7FC882B9" w14:textId="77777777" w:rsidTr="006A66BF">
        <w:tc>
          <w:tcPr>
            <w:tcW w:w="1349" w:type="dxa"/>
            <w:shd w:val="clear" w:color="auto" w:fill="auto"/>
            <w:vAlign w:val="center"/>
          </w:tcPr>
          <w:p w14:paraId="1BD177C4" w14:textId="77777777" w:rsidR="00694D26" w:rsidRPr="00B36682" w:rsidRDefault="00694D26" w:rsidP="006A66BF">
            <w:pPr>
              <w:pStyle w:val="TF-TEXTOQUADRO"/>
              <w:jc w:val="center"/>
              <w:rPr>
                <w:sz w:val="20"/>
              </w:rPr>
            </w:pPr>
            <w:r>
              <w:rPr>
                <w:sz w:val="20"/>
              </w:rPr>
              <w:t>RNF13</w:t>
            </w:r>
          </w:p>
        </w:tc>
        <w:tc>
          <w:tcPr>
            <w:tcW w:w="7718" w:type="dxa"/>
            <w:shd w:val="clear" w:color="auto" w:fill="auto"/>
            <w:vAlign w:val="center"/>
          </w:tcPr>
          <w:p w14:paraId="4DEC5D6A" w14:textId="04A20246" w:rsidR="00694D26" w:rsidRPr="00B36682" w:rsidRDefault="001546A8" w:rsidP="006A66BF">
            <w:pPr>
              <w:pStyle w:val="TF-TEXTOQUADRO"/>
              <w:jc w:val="both"/>
              <w:rPr>
                <w:sz w:val="20"/>
              </w:rPr>
            </w:pPr>
            <w:r w:rsidRPr="001546A8">
              <w:rPr>
                <w:sz w:val="20"/>
              </w:rPr>
              <w:t xml:space="preserve">utilizar padrões de </w:t>
            </w:r>
            <w:proofErr w:type="spellStart"/>
            <w:r w:rsidRPr="001546A8">
              <w:rPr>
                <w:sz w:val="20"/>
              </w:rPr>
              <w:t>componentização</w:t>
            </w:r>
            <w:proofErr w:type="spellEnd"/>
            <w:r w:rsidRPr="001546A8">
              <w:rPr>
                <w:sz w:val="20"/>
              </w:rPr>
              <w:t xml:space="preserve"> para garantir a manutenibilidade</w:t>
            </w:r>
          </w:p>
        </w:tc>
      </w:tr>
      <w:tr w:rsidR="00694D26" w14:paraId="1E34471D" w14:textId="77777777" w:rsidTr="006A66BF">
        <w:tc>
          <w:tcPr>
            <w:tcW w:w="1349" w:type="dxa"/>
            <w:shd w:val="clear" w:color="auto" w:fill="auto"/>
            <w:vAlign w:val="center"/>
          </w:tcPr>
          <w:p w14:paraId="4A4BDD88" w14:textId="77777777" w:rsidR="00694D26" w:rsidRDefault="00694D26" w:rsidP="006A66BF">
            <w:pPr>
              <w:pStyle w:val="TF-TEXTOQUADRO"/>
              <w:jc w:val="center"/>
              <w:rPr>
                <w:sz w:val="20"/>
              </w:rPr>
            </w:pPr>
            <w:r>
              <w:rPr>
                <w:sz w:val="20"/>
              </w:rPr>
              <w:t>RNF14</w:t>
            </w:r>
          </w:p>
        </w:tc>
        <w:tc>
          <w:tcPr>
            <w:tcW w:w="7718" w:type="dxa"/>
            <w:shd w:val="clear" w:color="auto" w:fill="auto"/>
            <w:vAlign w:val="center"/>
          </w:tcPr>
          <w:p w14:paraId="5B7E7AA7" w14:textId="7F59E4B5" w:rsidR="00694D26" w:rsidRDefault="001546A8" w:rsidP="006A66BF">
            <w:pPr>
              <w:pStyle w:val="TF-TEXTOQUADRO"/>
              <w:jc w:val="both"/>
              <w:rPr>
                <w:sz w:val="20"/>
              </w:rPr>
            </w:pPr>
            <w:r w:rsidRPr="001546A8">
              <w:rPr>
                <w:sz w:val="20"/>
              </w:rPr>
              <w:t xml:space="preserve">utilizar a linguagem de marcação </w:t>
            </w:r>
            <w:proofErr w:type="spellStart"/>
            <w:r w:rsidRPr="001546A8">
              <w:rPr>
                <w:sz w:val="20"/>
              </w:rPr>
              <w:t>HyperText</w:t>
            </w:r>
            <w:proofErr w:type="spellEnd"/>
            <w:r w:rsidRPr="001546A8">
              <w:rPr>
                <w:sz w:val="20"/>
              </w:rPr>
              <w:t xml:space="preserve"> Markup </w:t>
            </w:r>
            <w:proofErr w:type="spellStart"/>
            <w:proofErr w:type="gramStart"/>
            <w:r w:rsidRPr="001546A8">
              <w:rPr>
                <w:sz w:val="20"/>
              </w:rPr>
              <w:t>Language</w:t>
            </w:r>
            <w:proofErr w:type="spellEnd"/>
            <w:r w:rsidRPr="001546A8">
              <w:rPr>
                <w:sz w:val="20"/>
              </w:rPr>
              <w:t>(</w:t>
            </w:r>
            <w:proofErr w:type="gramEnd"/>
            <w:r w:rsidRPr="001546A8">
              <w:rPr>
                <w:sz w:val="20"/>
              </w:rPr>
              <w:t xml:space="preserve">HTML), </w:t>
            </w:r>
            <w:proofErr w:type="spellStart"/>
            <w:r w:rsidRPr="001546A8">
              <w:rPr>
                <w:sz w:val="20"/>
              </w:rPr>
              <w:t>Cascading</w:t>
            </w:r>
            <w:proofErr w:type="spellEnd"/>
            <w:r w:rsidRPr="001546A8">
              <w:rPr>
                <w:sz w:val="20"/>
              </w:rPr>
              <w:t xml:space="preserve"> </w:t>
            </w:r>
            <w:proofErr w:type="spellStart"/>
            <w:r w:rsidRPr="001546A8">
              <w:rPr>
                <w:sz w:val="20"/>
              </w:rPr>
              <w:t>Style</w:t>
            </w:r>
            <w:proofErr w:type="spellEnd"/>
            <w:r w:rsidRPr="001546A8">
              <w:rPr>
                <w:sz w:val="20"/>
              </w:rPr>
              <w:t xml:space="preserve"> </w:t>
            </w:r>
            <w:proofErr w:type="spellStart"/>
            <w:r w:rsidRPr="001546A8">
              <w:rPr>
                <w:sz w:val="20"/>
              </w:rPr>
              <w:t>Sheets</w:t>
            </w:r>
            <w:proofErr w:type="spellEnd"/>
            <w:r w:rsidRPr="001546A8">
              <w:rPr>
                <w:sz w:val="20"/>
              </w:rPr>
              <w:t xml:space="preserve">(CSS) e </w:t>
            </w:r>
            <w:proofErr w:type="spellStart"/>
            <w:r w:rsidRPr="001546A8">
              <w:rPr>
                <w:sz w:val="20"/>
              </w:rPr>
              <w:t>JavaScript</w:t>
            </w:r>
            <w:proofErr w:type="spellEnd"/>
            <w:r w:rsidRPr="001546A8">
              <w:rPr>
                <w:sz w:val="20"/>
              </w:rPr>
              <w:t xml:space="preserve">(JS) com a biblioteca </w:t>
            </w:r>
            <w:proofErr w:type="spellStart"/>
            <w:r w:rsidRPr="001546A8">
              <w:rPr>
                <w:sz w:val="20"/>
              </w:rPr>
              <w:t>React</w:t>
            </w:r>
            <w:proofErr w:type="spellEnd"/>
            <w:r w:rsidRPr="001546A8">
              <w:rPr>
                <w:sz w:val="20"/>
              </w:rPr>
              <w:t xml:space="preserve"> para o </w:t>
            </w:r>
            <w:proofErr w:type="spellStart"/>
            <w:r w:rsidRPr="001546A8">
              <w:rPr>
                <w:sz w:val="20"/>
              </w:rPr>
              <w:t>frontend</w:t>
            </w:r>
            <w:proofErr w:type="spellEnd"/>
          </w:p>
        </w:tc>
      </w:tr>
    </w:tbl>
    <w:p w14:paraId="4C92C983" w14:textId="63D7DC1C" w:rsidR="00694D26" w:rsidRDefault="00694D26" w:rsidP="00694D26">
      <w:pPr>
        <w:pStyle w:val="TF-FONTE"/>
      </w:pPr>
      <w:r>
        <w:t>Fonte: elaborado pelos autores</w:t>
      </w:r>
      <w:r w:rsidR="005A390A">
        <w:t xml:space="preserve"> (2024)</w:t>
      </w:r>
      <w:r>
        <w:t>.</w:t>
      </w:r>
    </w:p>
    <w:p w14:paraId="2158A004" w14:textId="43E345A2" w:rsidR="00E54D51" w:rsidRDefault="00E54D51" w:rsidP="00E54D51">
      <w:pPr>
        <w:pStyle w:val="TF-LEGENDA"/>
      </w:pPr>
      <w:bookmarkStart w:id="113" w:name="_Ref151402925"/>
      <w:bookmarkStart w:id="114" w:name="_Toc169377012"/>
      <w:r>
        <w:lastRenderedPageBreak/>
        <w:t xml:space="preserve">Quadro </w:t>
      </w:r>
      <w:fldSimple w:instr=" SEQ Quadro \* ARABIC ">
        <w:r w:rsidR="002162C5">
          <w:rPr>
            <w:noProof/>
          </w:rPr>
          <w:t>3</w:t>
        </w:r>
      </w:fldSimple>
      <w:bookmarkEnd w:id="113"/>
      <w:r>
        <w:t xml:space="preserve"> </w:t>
      </w:r>
      <w:r w:rsidRPr="00ED1AEC">
        <w:t>– Regras de Negócio</w:t>
      </w:r>
      <w:bookmarkEnd w:id="11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8321"/>
      </w:tblGrid>
      <w:tr w:rsidR="00E54D51" w14:paraId="30148D30" w14:textId="77777777" w:rsidTr="006A66BF">
        <w:tc>
          <w:tcPr>
            <w:tcW w:w="742" w:type="dxa"/>
            <w:shd w:val="clear" w:color="auto" w:fill="AEAAAA"/>
            <w:vAlign w:val="center"/>
          </w:tcPr>
          <w:p w14:paraId="5FFF7B04" w14:textId="77777777" w:rsidR="00E54D51" w:rsidRPr="00D4797F" w:rsidRDefault="00E54D51" w:rsidP="006A66BF">
            <w:pPr>
              <w:pStyle w:val="TF-TEXTOQUADRO"/>
              <w:jc w:val="center"/>
              <w:rPr>
                <w:b/>
                <w:bCs/>
                <w:sz w:val="20"/>
              </w:rPr>
            </w:pPr>
            <w:r w:rsidRPr="00D4797F">
              <w:rPr>
                <w:b/>
                <w:bCs/>
                <w:sz w:val="20"/>
              </w:rPr>
              <w:t>RN</w:t>
            </w:r>
          </w:p>
        </w:tc>
        <w:tc>
          <w:tcPr>
            <w:tcW w:w="8537" w:type="dxa"/>
            <w:shd w:val="clear" w:color="auto" w:fill="AEAAAA"/>
          </w:tcPr>
          <w:p w14:paraId="671F1FD1" w14:textId="77777777" w:rsidR="00E54D51" w:rsidRPr="00D4797F" w:rsidRDefault="00E54D51" w:rsidP="006A66BF">
            <w:pPr>
              <w:pStyle w:val="TF-TEXTOQUADRO"/>
              <w:rPr>
                <w:b/>
                <w:bCs/>
                <w:sz w:val="20"/>
              </w:rPr>
            </w:pPr>
            <w:r w:rsidRPr="00D4797F">
              <w:rPr>
                <w:b/>
                <w:bCs/>
                <w:sz w:val="20"/>
              </w:rPr>
              <w:t>Descrição</w:t>
            </w:r>
          </w:p>
        </w:tc>
      </w:tr>
      <w:tr w:rsidR="00E54D51" w14:paraId="73AFB7C0" w14:textId="77777777" w:rsidTr="006A66BF">
        <w:tc>
          <w:tcPr>
            <w:tcW w:w="742" w:type="dxa"/>
            <w:shd w:val="clear" w:color="auto" w:fill="auto"/>
            <w:vAlign w:val="center"/>
          </w:tcPr>
          <w:p w14:paraId="1F79325F" w14:textId="77777777" w:rsidR="00E54D51" w:rsidRPr="00D4797F" w:rsidRDefault="00E54D51" w:rsidP="006A66BF">
            <w:pPr>
              <w:pStyle w:val="TF-TEXTOQUADRO"/>
              <w:jc w:val="center"/>
              <w:rPr>
                <w:sz w:val="20"/>
              </w:rPr>
            </w:pPr>
            <w:r w:rsidRPr="00D4797F">
              <w:rPr>
                <w:sz w:val="20"/>
              </w:rPr>
              <w:t>RN01</w:t>
            </w:r>
          </w:p>
        </w:tc>
        <w:tc>
          <w:tcPr>
            <w:tcW w:w="8537" w:type="dxa"/>
            <w:shd w:val="clear" w:color="auto" w:fill="auto"/>
            <w:vAlign w:val="center"/>
          </w:tcPr>
          <w:p w14:paraId="078E2861" w14:textId="4C04B310" w:rsidR="00E54D51" w:rsidRPr="00D4797F" w:rsidRDefault="00521AED" w:rsidP="006A66BF">
            <w:pPr>
              <w:pStyle w:val="TF-TEXTOQUADRO"/>
              <w:rPr>
                <w:sz w:val="20"/>
              </w:rPr>
            </w:pPr>
            <w:r w:rsidRPr="00521AED">
              <w:rPr>
                <w:sz w:val="20"/>
              </w:rPr>
              <w:t>somente usuário administrador pode manter usuários</w:t>
            </w:r>
          </w:p>
        </w:tc>
      </w:tr>
      <w:tr w:rsidR="00E54D51" w14:paraId="6690B7F7" w14:textId="77777777" w:rsidTr="006A66BF">
        <w:tc>
          <w:tcPr>
            <w:tcW w:w="742" w:type="dxa"/>
            <w:shd w:val="clear" w:color="auto" w:fill="auto"/>
            <w:vAlign w:val="center"/>
          </w:tcPr>
          <w:p w14:paraId="37292887" w14:textId="77777777" w:rsidR="00E54D51" w:rsidRPr="00D4797F" w:rsidRDefault="00E54D51" w:rsidP="006A66BF">
            <w:pPr>
              <w:pStyle w:val="TF-TEXTOQUADRO"/>
              <w:jc w:val="center"/>
              <w:rPr>
                <w:sz w:val="20"/>
              </w:rPr>
            </w:pPr>
            <w:r w:rsidRPr="00D4797F">
              <w:rPr>
                <w:sz w:val="20"/>
              </w:rPr>
              <w:t>RN02</w:t>
            </w:r>
          </w:p>
        </w:tc>
        <w:tc>
          <w:tcPr>
            <w:tcW w:w="8537" w:type="dxa"/>
            <w:shd w:val="clear" w:color="auto" w:fill="auto"/>
            <w:vAlign w:val="center"/>
          </w:tcPr>
          <w:p w14:paraId="41048C8C" w14:textId="5C44237F" w:rsidR="00E54D51" w:rsidRPr="00D4797F" w:rsidRDefault="00521AED" w:rsidP="006A66BF">
            <w:pPr>
              <w:pStyle w:val="TF-TEXTOQUADRO"/>
              <w:rPr>
                <w:sz w:val="20"/>
              </w:rPr>
            </w:pPr>
            <w:r w:rsidRPr="00521AED">
              <w:rPr>
                <w:sz w:val="20"/>
              </w:rPr>
              <w:t xml:space="preserve">não é permitido criação de usuários com mesmo </w:t>
            </w:r>
            <w:proofErr w:type="spellStart"/>
            <w:r w:rsidRPr="00521AED">
              <w:rPr>
                <w:sz w:val="20"/>
              </w:rPr>
              <w:t>username</w:t>
            </w:r>
            <w:proofErr w:type="spellEnd"/>
          </w:p>
        </w:tc>
      </w:tr>
      <w:tr w:rsidR="00E54D51" w14:paraId="287FEAC4" w14:textId="77777777" w:rsidTr="006A66BF">
        <w:tc>
          <w:tcPr>
            <w:tcW w:w="742" w:type="dxa"/>
            <w:shd w:val="clear" w:color="auto" w:fill="auto"/>
            <w:vAlign w:val="center"/>
          </w:tcPr>
          <w:p w14:paraId="58EE6827" w14:textId="77777777" w:rsidR="00E54D51" w:rsidRPr="00D4797F" w:rsidRDefault="00E54D51" w:rsidP="006A66BF">
            <w:pPr>
              <w:pStyle w:val="TF-TEXTOQUADRO"/>
              <w:jc w:val="center"/>
              <w:rPr>
                <w:sz w:val="20"/>
              </w:rPr>
            </w:pPr>
            <w:r w:rsidRPr="00D4797F">
              <w:rPr>
                <w:sz w:val="20"/>
              </w:rPr>
              <w:t>RN03</w:t>
            </w:r>
          </w:p>
        </w:tc>
        <w:tc>
          <w:tcPr>
            <w:tcW w:w="8537" w:type="dxa"/>
            <w:shd w:val="clear" w:color="auto" w:fill="auto"/>
            <w:vAlign w:val="center"/>
          </w:tcPr>
          <w:p w14:paraId="4D1E8FD0" w14:textId="4A66DE6B" w:rsidR="00E54D51" w:rsidRPr="00D4797F" w:rsidRDefault="00521AED" w:rsidP="006A66BF">
            <w:pPr>
              <w:pStyle w:val="TF-TEXTOQUADRO"/>
              <w:rPr>
                <w:sz w:val="20"/>
              </w:rPr>
            </w:pPr>
            <w:r w:rsidRPr="00521AED">
              <w:rPr>
                <w:sz w:val="20"/>
              </w:rPr>
              <w:t>não é permitido criação de cores com mesmo nome</w:t>
            </w:r>
          </w:p>
        </w:tc>
      </w:tr>
      <w:tr w:rsidR="00E54D51" w14:paraId="536188B5" w14:textId="77777777" w:rsidTr="006A66BF">
        <w:tc>
          <w:tcPr>
            <w:tcW w:w="742" w:type="dxa"/>
            <w:shd w:val="clear" w:color="auto" w:fill="auto"/>
            <w:vAlign w:val="center"/>
          </w:tcPr>
          <w:p w14:paraId="4E5E30A0" w14:textId="77777777" w:rsidR="00E54D51" w:rsidRPr="00D4797F" w:rsidRDefault="00E54D51" w:rsidP="006A66BF">
            <w:pPr>
              <w:pStyle w:val="TF-TEXTOQUADRO"/>
              <w:jc w:val="center"/>
              <w:rPr>
                <w:sz w:val="20"/>
              </w:rPr>
            </w:pPr>
            <w:r w:rsidRPr="00D4797F">
              <w:rPr>
                <w:sz w:val="20"/>
              </w:rPr>
              <w:t>RN04</w:t>
            </w:r>
          </w:p>
        </w:tc>
        <w:tc>
          <w:tcPr>
            <w:tcW w:w="8537" w:type="dxa"/>
            <w:shd w:val="clear" w:color="auto" w:fill="auto"/>
            <w:vAlign w:val="center"/>
          </w:tcPr>
          <w:p w14:paraId="0E7C58A6" w14:textId="76344F68" w:rsidR="00E54D51" w:rsidRPr="00D4797F" w:rsidRDefault="00F93EC0" w:rsidP="006A66BF">
            <w:pPr>
              <w:pStyle w:val="TF-TEXTOQUADRO"/>
              <w:rPr>
                <w:sz w:val="20"/>
              </w:rPr>
            </w:pPr>
            <w:r w:rsidRPr="00F93EC0">
              <w:rPr>
                <w:sz w:val="20"/>
              </w:rPr>
              <w:t>não é permitido criação de modelos com mesmo nome</w:t>
            </w:r>
          </w:p>
        </w:tc>
      </w:tr>
      <w:tr w:rsidR="00E54D51" w14:paraId="3AE85E32" w14:textId="77777777" w:rsidTr="006A66BF">
        <w:tc>
          <w:tcPr>
            <w:tcW w:w="742" w:type="dxa"/>
            <w:shd w:val="clear" w:color="auto" w:fill="auto"/>
            <w:vAlign w:val="center"/>
          </w:tcPr>
          <w:p w14:paraId="5FC66EA1" w14:textId="77777777" w:rsidR="00E54D51" w:rsidRPr="00D4797F" w:rsidRDefault="00E54D51" w:rsidP="006A66BF">
            <w:pPr>
              <w:pStyle w:val="TF-TEXTOQUADRO"/>
              <w:jc w:val="center"/>
              <w:rPr>
                <w:sz w:val="20"/>
              </w:rPr>
            </w:pPr>
            <w:r w:rsidRPr="00D4797F">
              <w:rPr>
                <w:sz w:val="20"/>
              </w:rPr>
              <w:t>RN05</w:t>
            </w:r>
          </w:p>
        </w:tc>
        <w:tc>
          <w:tcPr>
            <w:tcW w:w="8537" w:type="dxa"/>
            <w:shd w:val="clear" w:color="auto" w:fill="auto"/>
            <w:vAlign w:val="center"/>
          </w:tcPr>
          <w:p w14:paraId="5A8EFF63" w14:textId="2331DE60" w:rsidR="00E54D51" w:rsidRPr="00D4797F" w:rsidRDefault="00D67B5D" w:rsidP="006A66BF">
            <w:pPr>
              <w:pStyle w:val="TF-TEXTOQUADRO"/>
              <w:rPr>
                <w:sz w:val="20"/>
              </w:rPr>
            </w:pPr>
            <w:r w:rsidRPr="00D67B5D">
              <w:rPr>
                <w:sz w:val="20"/>
              </w:rPr>
              <w:t>não é permitido criação de produtos para modelos inexistentes</w:t>
            </w:r>
          </w:p>
        </w:tc>
      </w:tr>
      <w:tr w:rsidR="00E54D51" w14:paraId="5A816885" w14:textId="77777777" w:rsidTr="006A66BF">
        <w:tc>
          <w:tcPr>
            <w:tcW w:w="742" w:type="dxa"/>
            <w:shd w:val="clear" w:color="auto" w:fill="auto"/>
            <w:vAlign w:val="center"/>
          </w:tcPr>
          <w:p w14:paraId="7F7266D9" w14:textId="77777777" w:rsidR="00E54D51" w:rsidRPr="00D4797F" w:rsidRDefault="00E54D51" w:rsidP="006A66BF">
            <w:pPr>
              <w:pStyle w:val="TF-TEXTOQUADRO"/>
              <w:jc w:val="center"/>
              <w:rPr>
                <w:sz w:val="20"/>
              </w:rPr>
            </w:pPr>
            <w:r w:rsidRPr="00D4797F">
              <w:rPr>
                <w:sz w:val="20"/>
              </w:rPr>
              <w:t>RN06</w:t>
            </w:r>
          </w:p>
        </w:tc>
        <w:tc>
          <w:tcPr>
            <w:tcW w:w="8537" w:type="dxa"/>
            <w:shd w:val="clear" w:color="auto" w:fill="auto"/>
            <w:vAlign w:val="center"/>
          </w:tcPr>
          <w:p w14:paraId="62E085FF" w14:textId="599CCB33" w:rsidR="00E54D51" w:rsidRPr="00D4797F" w:rsidRDefault="00D67B5D" w:rsidP="006A66BF">
            <w:pPr>
              <w:pStyle w:val="TF-TEXTOQUADRO"/>
              <w:rPr>
                <w:sz w:val="20"/>
              </w:rPr>
            </w:pPr>
            <w:r w:rsidRPr="00D67B5D">
              <w:rPr>
                <w:sz w:val="20"/>
              </w:rPr>
              <w:t>não é permitido criação de produtos com tamanhos inexistentes</w:t>
            </w:r>
          </w:p>
        </w:tc>
      </w:tr>
      <w:tr w:rsidR="00E54D51" w14:paraId="746EE60A" w14:textId="77777777" w:rsidTr="006A66BF">
        <w:tc>
          <w:tcPr>
            <w:tcW w:w="742" w:type="dxa"/>
            <w:shd w:val="clear" w:color="auto" w:fill="auto"/>
            <w:vAlign w:val="center"/>
          </w:tcPr>
          <w:p w14:paraId="31938AD6" w14:textId="77777777" w:rsidR="00E54D51" w:rsidRPr="00D4797F" w:rsidRDefault="00E54D51" w:rsidP="006A66BF">
            <w:pPr>
              <w:pStyle w:val="TF-TEXTOQUADRO"/>
              <w:jc w:val="center"/>
              <w:rPr>
                <w:sz w:val="20"/>
              </w:rPr>
            </w:pPr>
            <w:r w:rsidRPr="00D4797F">
              <w:rPr>
                <w:sz w:val="20"/>
              </w:rPr>
              <w:t>RN07</w:t>
            </w:r>
          </w:p>
        </w:tc>
        <w:tc>
          <w:tcPr>
            <w:tcW w:w="8537" w:type="dxa"/>
            <w:shd w:val="clear" w:color="auto" w:fill="auto"/>
            <w:vAlign w:val="center"/>
          </w:tcPr>
          <w:p w14:paraId="04420964" w14:textId="372497C4" w:rsidR="00E54D51" w:rsidRPr="00D4797F" w:rsidRDefault="00D67B5D" w:rsidP="006A66BF">
            <w:pPr>
              <w:pStyle w:val="TF-TEXTOQUADRO"/>
              <w:rPr>
                <w:sz w:val="20"/>
              </w:rPr>
            </w:pPr>
            <w:r w:rsidRPr="00D67B5D">
              <w:rPr>
                <w:sz w:val="20"/>
              </w:rPr>
              <w:t>não é permitido criação de produtos com cores inexistentes</w:t>
            </w:r>
          </w:p>
        </w:tc>
      </w:tr>
      <w:tr w:rsidR="00E54D51" w14:paraId="2FAC1B8D" w14:textId="77777777" w:rsidTr="006A66BF">
        <w:tc>
          <w:tcPr>
            <w:tcW w:w="742" w:type="dxa"/>
            <w:shd w:val="clear" w:color="auto" w:fill="auto"/>
            <w:vAlign w:val="center"/>
          </w:tcPr>
          <w:p w14:paraId="5D7C0DFC" w14:textId="77777777" w:rsidR="00E54D51" w:rsidRPr="00D4797F" w:rsidRDefault="00E54D51" w:rsidP="006A66BF">
            <w:pPr>
              <w:pStyle w:val="TF-TEXTOQUADRO"/>
              <w:jc w:val="center"/>
              <w:rPr>
                <w:sz w:val="20"/>
              </w:rPr>
            </w:pPr>
            <w:r w:rsidRPr="00D4797F">
              <w:rPr>
                <w:sz w:val="20"/>
              </w:rPr>
              <w:t>RN08</w:t>
            </w:r>
          </w:p>
        </w:tc>
        <w:tc>
          <w:tcPr>
            <w:tcW w:w="8537" w:type="dxa"/>
            <w:shd w:val="clear" w:color="auto" w:fill="auto"/>
            <w:vAlign w:val="center"/>
          </w:tcPr>
          <w:p w14:paraId="7B315C3A" w14:textId="32B19418" w:rsidR="00E54D51" w:rsidRPr="00D4797F" w:rsidRDefault="00D67B5D" w:rsidP="006A66BF">
            <w:pPr>
              <w:pStyle w:val="TF-TEXTOQUADRO"/>
              <w:rPr>
                <w:sz w:val="20"/>
              </w:rPr>
            </w:pPr>
            <w:r w:rsidRPr="00D67B5D">
              <w:rPr>
                <w:sz w:val="20"/>
              </w:rPr>
              <w:t>não é permitido a venda de produtos para modelos inexistentes</w:t>
            </w:r>
          </w:p>
        </w:tc>
      </w:tr>
      <w:tr w:rsidR="00E54D51" w14:paraId="583F4974" w14:textId="77777777" w:rsidTr="006A66BF">
        <w:tc>
          <w:tcPr>
            <w:tcW w:w="742" w:type="dxa"/>
            <w:shd w:val="clear" w:color="auto" w:fill="auto"/>
            <w:vAlign w:val="center"/>
          </w:tcPr>
          <w:p w14:paraId="78A9BB13" w14:textId="77777777" w:rsidR="00E54D51" w:rsidRPr="00D4797F" w:rsidRDefault="00E54D51" w:rsidP="006A66BF">
            <w:pPr>
              <w:pStyle w:val="TF-TEXTOQUADRO"/>
              <w:jc w:val="center"/>
              <w:rPr>
                <w:sz w:val="20"/>
              </w:rPr>
            </w:pPr>
            <w:r w:rsidRPr="00D4797F">
              <w:rPr>
                <w:sz w:val="20"/>
              </w:rPr>
              <w:t>RN09</w:t>
            </w:r>
          </w:p>
        </w:tc>
        <w:tc>
          <w:tcPr>
            <w:tcW w:w="8537" w:type="dxa"/>
            <w:shd w:val="clear" w:color="auto" w:fill="auto"/>
            <w:vAlign w:val="center"/>
          </w:tcPr>
          <w:p w14:paraId="227AB35A" w14:textId="02789AFF" w:rsidR="00E54D51" w:rsidRPr="00D4797F" w:rsidRDefault="00D67B5D" w:rsidP="006A66BF">
            <w:pPr>
              <w:pStyle w:val="TF-TEXTOQUADRO"/>
              <w:rPr>
                <w:sz w:val="20"/>
              </w:rPr>
            </w:pPr>
            <w:r w:rsidRPr="00D67B5D">
              <w:rPr>
                <w:sz w:val="20"/>
              </w:rPr>
              <w:t>não é permitido a venda de produtos acima da quantidade registrada em estoque</w:t>
            </w:r>
          </w:p>
        </w:tc>
      </w:tr>
      <w:tr w:rsidR="00E54D51" w14:paraId="208420F0" w14:textId="77777777" w:rsidTr="006A66BF">
        <w:tc>
          <w:tcPr>
            <w:tcW w:w="742" w:type="dxa"/>
            <w:shd w:val="clear" w:color="auto" w:fill="auto"/>
            <w:vAlign w:val="center"/>
          </w:tcPr>
          <w:p w14:paraId="0EF1C51B" w14:textId="77777777" w:rsidR="00E54D51" w:rsidRPr="00D4797F" w:rsidRDefault="00E54D51" w:rsidP="006A66BF">
            <w:pPr>
              <w:pStyle w:val="TF-TEXTOQUADRO"/>
              <w:jc w:val="center"/>
              <w:rPr>
                <w:sz w:val="20"/>
              </w:rPr>
            </w:pPr>
            <w:r w:rsidRPr="00D4797F">
              <w:rPr>
                <w:sz w:val="20"/>
              </w:rPr>
              <w:t>RN10</w:t>
            </w:r>
          </w:p>
        </w:tc>
        <w:tc>
          <w:tcPr>
            <w:tcW w:w="8537" w:type="dxa"/>
            <w:shd w:val="clear" w:color="auto" w:fill="auto"/>
            <w:vAlign w:val="center"/>
          </w:tcPr>
          <w:p w14:paraId="6C2347BD" w14:textId="4DB10D04" w:rsidR="00E54D51" w:rsidRPr="00D4797F" w:rsidRDefault="009B518D" w:rsidP="006A66BF">
            <w:pPr>
              <w:pStyle w:val="TF-TEXTOQUADRO"/>
              <w:rPr>
                <w:sz w:val="20"/>
              </w:rPr>
            </w:pPr>
            <w:r w:rsidRPr="009B518D">
              <w:rPr>
                <w:sz w:val="20"/>
              </w:rPr>
              <w:t>não é permitido imprimir uma quantidade negativa de etiquetas</w:t>
            </w:r>
          </w:p>
        </w:tc>
      </w:tr>
      <w:tr w:rsidR="00E54D51" w14:paraId="3076513B" w14:textId="77777777" w:rsidTr="006A66BF">
        <w:tc>
          <w:tcPr>
            <w:tcW w:w="742" w:type="dxa"/>
            <w:shd w:val="clear" w:color="auto" w:fill="auto"/>
            <w:vAlign w:val="center"/>
          </w:tcPr>
          <w:p w14:paraId="07F053A9" w14:textId="77777777" w:rsidR="00E54D51" w:rsidRPr="00D4797F" w:rsidRDefault="00E54D51" w:rsidP="006A66BF">
            <w:pPr>
              <w:pStyle w:val="TF-TEXTOQUADRO"/>
              <w:jc w:val="center"/>
              <w:rPr>
                <w:sz w:val="20"/>
              </w:rPr>
            </w:pPr>
            <w:r w:rsidRPr="00D4797F">
              <w:rPr>
                <w:sz w:val="20"/>
              </w:rPr>
              <w:t>RN11</w:t>
            </w:r>
          </w:p>
        </w:tc>
        <w:tc>
          <w:tcPr>
            <w:tcW w:w="8537" w:type="dxa"/>
            <w:shd w:val="clear" w:color="auto" w:fill="auto"/>
            <w:vAlign w:val="center"/>
          </w:tcPr>
          <w:p w14:paraId="29C61DEA" w14:textId="77777777" w:rsidR="00E54D51" w:rsidRPr="00D4797F" w:rsidRDefault="00E54D51" w:rsidP="006A66BF">
            <w:pPr>
              <w:pStyle w:val="TF-TEXTOQUADRO"/>
              <w:rPr>
                <w:sz w:val="20"/>
              </w:rPr>
            </w:pPr>
            <w:r w:rsidRPr="00D4797F">
              <w:rPr>
                <w:sz w:val="20"/>
              </w:rPr>
              <w:t>não é permitido cadastro de produtos com valor negativo</w:t>
            </w:r>
          </w:p>
        </w:tc>
      </w:tr>
      <w:tr w:rsidR="00E54D51" w14:paraId="0721492A" w14:textId="77777777" w:rsidTr="006A66BF">
        <w:tc>
          <w:tcPr>
            <w:tcW w:w="742" w:type="dxa"/>
            <w:shd w:val="clear" w:color="auto" w:fill="auto"/>
            <w:vAlign w:val="center"/>
          </w:tcPr>
          <w:p w14:paraId="46171941" w14:textId="77777777" w:rsidR="00E54D51" w:rsidRPr="00D4797F" w:rsidRDefault="00E54D51" w:rsidP="006A66BF">
            <w:pPr>
              <w:pStyle w:val="TF-TEXTOQUADRO"/>
              <w:jc w:val="center"/>
              <w:rPr>
                <w:sz w:val="20"/>
              </w:rPr>
            </w:pPr>
            <w:r w:rsidRPr="00D4797F">
              <w:rPr>
                <w:sz w:val="20"/>
              </w:rPr>
              <w:t>RN12</w:t>
            </w:r>
          </w:p>
        </w:tc>
        <w:tc>
          <w:tcPr>
            <w:tcW w:w="8537" w:type="dxa"/>
            <w:shd w:val="clear" w:color="auto" w:fill="auto"/>
            <w:vAlign w:val="center"/>
          </w:tcPr>
          <w:p w14:paraId="7F309DC3" w14:textId="77777777" w:rsidR="00E54D51" w:rsidRPr="00D4797F" w:rsidRDefault="00E54D51" w:rsidP="006A66BF">
            <w:pPr>
              <w:pStyle w:val="TF-TEXTOQUADRO"/>
              <w:rPr>
                <w:sz w:val="20"/>
              </w:rPr>
            </w:pPr>
            <w:r w:rsidRPr="00D4797F">
              <w:rPr>
                <w:sz w:val="20"/>
              </w:rPr>
              <w:t>somente um usuário autenticado pode cadastrar um aluguel</w:t>
            </w:r>
          </w:p>
        </w:tc>
      </w:tr>
      <w:tr w:rsidR="00E54D51" w14:paraId="7E5BB4DB" w14:textId="77777777" w:rsidTr="006A66BF">
        <w:tc>
          <w:tcPr>
            <w:tcW w:w="742" w:type="dxa"/>
            <w:shd w:val="clear" w:color="auto" w:fill="auto"/>
            <w:vAlign w:val="center"/>
          </w:tcPr>
          <w:p w14:paraId="23008589" w14:textId="77777777" w:rsidR="00E54D51" w:rsidRPr="00D4797F" w:rsidRDefault="00E54D51" w:rsidP="006A66BF">
            <w:pPr>
              <w:pStyle w:val="TF-TEXTOQUADRO"/>
              <w:jc w:val="center"/>
              <w:rPr>
                <w:sz w:val="20"/>
              </w:rPr>
            </w:pPr>
            <w:r w:rsidRPr="00D4797F">
              <w:rPr>
                <w:sz w:val="20"/>
              </w:rPr>
              <w:t>RN13</w:t>
            </w:r>
          </w:p>
        </w:tc>
        <w:tc>
          <w:tcPr>
            <w:tcW w:w="8537" w:type="dxa"/>
            <w:shd w:val="clear" w:color="auto" w:fill="auto"/>
            <w:vAlign w:val="center"/>
          </w:tcPr>
          <w:p w14:paraId="660F91DD" w14:textId="77777777" w:rsidR="00E54D51" w:rsidRPr="00D4797F" w:rsidRDefault="00E54D51" w:rsidP="006A66BF">
            <w:pPr>
              <w:pStyle w:val="TF-TEXTOQUADRO"/>
              <w:rPr>
                <w:sz w:val="20"/>
              </w:rPr>
            </w:pPr>
            <w:r w:rsidRPr="00D4797F">
              <w:rPr>
                <w:sz w:val="20"/>
              </w:rPr>
              <w:t>não é permitido cadastrar um aluguel de um produto em datas conflitantes</w:t>
            </w:r>
          </w:p>
        </w:tc>
      </w:tr>
      <w:tr w:rsidR="00E54D51" w14:paraId="34F23FCF" w14:textId="77777777" w:rsidTr="006A66BF">
        <w:tc>
          <w:tcPr>
            <w:tcW w:w="742" w:type="dxa"/>
            <w:shd w:val="clear" w:color="auto" w:fill="auto"/>
            <w:vAlign w:val="center"/>
          </w:tcPr>
          <w:p w14:paraId="1F363324" w14:textId="77777777" w:rsidR="00E54D51" w:rsidRPr="00D4797F" w:rsidRDefault="00E54D51" w:rsidP="006A66BF">
            <w:pPr>
              <w:pStyle w:val="TF-TEXTOQUADRO"/>
              <w:jc w:val="center"/>
              <w:rPr>
                <w:sz w:val="20"/>
              </w:rPr>
            </w:pPr>
            <w:r w:rsidRPr="00D4797F">
              <w:rPr>
                <w:sz w:val="20"/>
              </w:rPr>
              <w:t>RN14</w:t>
            </w:r>
          </w:p>
        </w:tc>
        <w:tc>
          <w:tcPr>
            <w:tcW w:w="8537" w:type="dxa"/>
            <w:shd w:val="clear" w:color="auto" w:fill="auto"/>
            <w:vAlign w:val="center"/>
          </w:tcPr>
          <w:p w14:paraId="7D54B009" w14:textId="77777777" w:rsidR="00E54D51" w:rsidRPr="00D4797F" w:rsidRDefault="00E54D51" w:rsidP="006A66BF">
            <w:pPr>
              <w:pStyle w:val="TF-TEXTOQUADRO"/>
              <w:rPr>
                <w:sz w:val="20"/>
              </w:rPr>
            </w:pPr>
            <w:r w:rsidRPr="00D4797F">
              <w:rPr>
                <w:sz w:val="20"/>
              </w:rPr>
              <w:t>não é permitido cadastrar um aluguel com data de devolução anterior a de retirada</w:t>
            </w:r>
          </w:p>
        </w:tc>
      </w:tr>
    </w:tbl>
    <w:p w14:paraId="4C86A976" w14:textId="1D7E898E" w:rsidR="00E54D51" w:rsidRDefault="00E54D51" w:rsidP="00E54D51">
      <w:pPr>
        <w:pStyle w:val="TF-FONTE"/>
      </w:pPr>
      <w:r>
        <w:t>Fonte: elaborado pelos autores</w:t>
      </w:r>
      <w:r w:rsidR="005A390A">
        <w:t xml:space="preserve"> (2024)</w:t>
      </w:r>
      <w:r>
        <w:t>.</w:t>
      </w:r>
    </w:p>
    <w:p w14:paraId="4CE5119F" w14:textId="77777777" w:rsidR="007E0913" w:rsidRDefault="007E0913" w:rsidP="005F602A">
      <w:pPr>
        <w:pStyle w:val="Ttulo3"/>
      </w:pPr>
      <w:bookmarkStart w:id="115" w:name="_Ref151402607"/>
      <w:bookmarkStart w:id="116" w:name="_Toc152532629"/>
      <w:bookmarkStart w:id="117" w:name="_Toc169372003"/>
      <w:r>
        <w:t>Diagrama de Caso de Uso</w:t>
      </w:r>
      <w:bookmarkEnd w:id="115"/>
      <w:bookmarkEnd w:id="116"/>
      <w:bookmarkEnd w:id="117"/>
    </w:p>
    <w:p w14:paraId="0AE1D85B" w14:textId="1E5648A1" w:rsidR="007E0913" w:rsidRDefault="007E0913" w:rsidP="007E0913">
      <w:pPr>
        <w:pStyle w:val="TF-TEXTO"/>
      </w:pPr>
      <w:r>
        <w:t xml:space="preserve">Esta subseção apresenta o DCU e os UCs do sistema desenvolvido, conforme </w:t>
      </w:r>
      <w:r>
        <w:fldChar w:fldCharType="begin"/>
      </w:r>
      <w:r>
        <w:instrText xml:space="preserve"> REF _Ref151403153 \h </w:instrText>
      </w:r>
      <w:r>
        <w:fldChar w:fldCharType="separate"/>
      </w:r>
      <w:r>
        <w:t xml:space="preserve">Figura </w:t>
      </w:r>
      <w:r w:rsidR="00366E43">
        <w:rPr>
          <w:noProof/>
        </w:rPr>
        <w:t>6</w:t>
      </w:r>
      <w:r>
        <w:fldChar w:fldCharType="end"/>
      </w:r>
      <w:r>
        <w:t xml:space="preserve">, que contém os atores </w:t>
      </w:r>
      <w:r w:rsidRPr="00730C4B">
        <w:rPr>
          <w:rStyle w:val="TF-COURIER10"/>
        </w:rPr>
        <w:t>Administrador</w:t>
      </w:r>
      <w:r w:rsidR="005E14B9">
        <w:t xml:space="preserve"> e</w:t>
      </w:r>
      <w:r>
        <w:t xml:space="preserve"> </w:t>
      </w:r>
      <w:r w:rsidRPr="00730C4B">
        <w:rPr>
          <w:rStyle w:val="TF-COURIER10"/>
        </w:rPr>
        <w:t>Funcionário</w:t>
      </w:r>
      <w:r>
        <w:t xml:space="preserve">. Para acessar o sistema é necessário que seja feito o </w:t>
      </w:r>
      <w:r w:rsidRPr="00730C4B">
        <w:t>login</w:t>
      </w:r>
      <w:r>
        <w:t xml:space="preserve"> com um usuário cadastrado por meio do </w:t>
      </w:r>
      <w:r w:rsidRPr="00730C4B">
        <w:rPr>
          <w:rStyle w:val="TF-COURIER10"/>
        </w:rPr>
        <w:t>UC01 – Realizar login e logout</w:t>
      </w:r>
      <w:r>
        <w:t xml:space="preserve">. Um usuário é cadastrado pelo </w:t>
      </w:r>
      <w:r w:rsidRPr="00022AC8">
        <w:rPr>
          <w:rStyle w:val="TF-COURIER10"/>
        </w:rPr>
        <w:t>Administrador</w:t>
      </w:r>
      <w:r w:rsidRPr="00022AC8">
        <w:t xml:space="preserve"> conform</w:t>
      </w:r>
      <w:r>
        <w:t xml:space="preserve">e </w:t>
      </w:r>
      <w:r w:rsidRPr="00022AC8">
        <w:rPr>
          <w:rStyle w:val="TF-COURIER10"/>
        </w:rPr>
        <w:t>UC0</w:t>
      </w:r>
      <w:r w:rsidR="00A62CBE">
        <w:rPr>
          <w:rStyle w:val="TF-COURIER10"/>
        </w:rPr>
        <w:t>2</w:t>
      </w:r>
      <w:r>
        <w:rPr>
          <w:rStyle w:val="TF-COURIER10"/>
        </w:rPr>
        <w:t xml:space="preserve"> – Manter usuário &lt;&lt;CRUD&gt;&gt;</w:t>
      </w:r>
      <w:r w:rsidR="00612B54">
        <w:t>.</w:t>
      </w:r>
    </w:p>
    <w:p w14:paraId="476250FE" w14:textId="50A962CE" w:rsidR="00EC36D9" w:rsidRDefault="00EC36D9" w:rsidP="007E0913">
      <w:pPr>
        <w:pStyle w:val="TF-TEXTO"/>
      </w:pPr>
      <w:r>
        <w:t xml:space="preserve">Após a etapa de acesso ao sistema, há algumas opções dado o tipo de usuário, em caso de </w:t>
      </w:r>
      <w:r w:rsidR="00F77425" w:rsidRPr="00022AC8">
        <w:rPr>
          <w:rStyle w:val="TF-COURIER10"/>
        </w:rPr>
        <w:t>Administrador</w:t>
      </w:r>
      <w:r w:rsidR="00F77425" w:rsidRPr="00022AC8">
        <w:t xml:space="preserve"> </w:t>
      </w:r>
      <w:r w:rsidR="00FC1CA5">
        <w:t>todas as opções do sistema estarão disponíveis</w:t>
      </w:r>
      <w:r w:rsidR="000A3257">
        <w:t xml:space="preserve"> e c</w:t>
      </w:r>
      <w:r w:rsidR="00540714">
        <w:t xml:space="preserve">aso for </w:t>
      </w:r>
      <w:r w:rsidR="00F77425" w:rsidRPr="00022AC8">
        <w:rPr>
          <w:rStyle w:val="TF-COURIER10"/>
        </w:rPr>
        <w:t>Funcionário</w:t>
      </w:r>
      <w:r w:rsidR="00F77425">
        <w:t xml:space="preserve"> </w:t>
      </w:r>
      <w:r w:rsidR="00540714">
        <w:t xml:space="preserve">terá as opções reduzidas. </w:t>
      </w:r>
      <w:r w:rsidR="00C578B8">
        <w:t>Para o</w:t>
      </w:r>
      <w:r w:rsidR="00F77425">
        <w:t xml:space="preserve"> </w:t>
      </w:r>
      <w:r w:rsidR="00FE4412" w:rsidRPr="00730C4B">
        <w:rPr>
          <w:rStyle w:val="TF-COURIER10"/>
        </w:rPr>
        <w:t>Funcionário</w:t>
      </w:r>
      <w:r w:rsidR="00FE4412">
        <w:t xml:space="preserve"> </w:t>
      </w:r>
      <w:r w:rsidR="00C578B8">
        <w:t xml:space="preserve">as opções </w:t>
      </w:r>
      <w:r w:rsidR="00FE4412" w:rsidRPr="00022AC8">
        <w:rPr>
          <w:rStyle w:val="TF-COURIER10"/>
        </w:rPr>
        <w:t>UC0</w:t>
      </w:r>
      <w:r w:rsidR="00FE4412">
        <w:rPr>
          <w:rStyle w:val="TF-COURIER10"/>
        </w:rPr>
        <w:t xml:space="preserve">4 – </w:t>
      </w:r>
      <w:r w:rsidR="00884095">
        <w:rPr>
          <w:rStyle w:val="TF-COURIER10"/>
        </w:rPr>
        <w:t xml:space="preserve">Manter modelos </w:t>
      </w:r>
      <w:r w:rsidR="00FE4412">
        <w:rPr>
          <w:rStyle w:val="TF-COURIER10"/>
        </w:rPr>
        <w:t>&lt;&lt;</w:t>
      </w:r>
      <w:proofErr w:type="spellStart"/>
      <w:r w:rsidR="00884095">
        <w:rPr>
          <w:rStyle w:val="TF-COURIER10"/>
        </w:rPr>
        <w:t>Create</w:t>
      </w:r>
      <w:proofErr w:type="spellEnd"/>
      <w:r w:rsidR="00884095">
        <w:rPr>
          <w:rStyle w:val="TF-COURIER10"/>
        </w:rPr>
        <w:t xml:space="preserve">, </w:t>
      </w:r>
      <w:proofErr w:type="spellStart"/>
      <w:r w:rsidR="00884095">
        <w:rPr>
          <w:rStyle w:val="TF-COURIER10"/>
        </w:rPr>
        <w:t>Read</w:t>
      </w:r>
      <w:proofErr w:type="spellEnd"/>
      <w:r w:rsidR="00884095">
        <w:rPr>
          <w:rStyle w:val="TF-COURIER10"/>
        </w:rPr>
        <w:t>, Update</w:t>
      </w:r>
      <w:r w:rsidR="00FE4412">
        <w:rPr>
          <w:rStyle w:val="TF-COURIER10"/>
        </w:rPr>
        <w:t>&gt;&gt;</w:t>
      </w:r>
      <w:r w:rsidR="004217AF">
        <w:rPr>
          <w:rStyle w:val="TF-COURIER10"/>
        </w:rPr>
        <w:t xml:space="preserve"> </w:t>
      </w:r>
      <w:r w:rsidR="004217AF">
        <w:t xml:space="preserve">onde poderá adicionar, ler e atualizar dados sobre </w:t>
      </w:r>
      <w:r w:rsidR="00073983">
        <w:t>modelos</w:t>
      </w:r>
      <w:r w:rsidR="006D69BE">
        <w:t>.</w:t>
      </w:r>
      <w:r w:rsidR="0076361E" w:rsidRPr="0076361E">
        <w:t xml:space="preserve"> </w:t>
      </w:r>
      <w:r w:rsidR="0076361E">
        <w:t>Ainda sobre o mesmo usuário há a</w:t>
      </w:r>
      <w:r w:rsidR="006D69BE">
        <w:t xml:space="preserve"> </w:t>
      </w:r>
      <w:r w:rsidR="006D69BE" w:rsidRPr="00022AC8">
        <w:rPr>
          <w:rStyle w:val="TF-COURIER10"/>
        </w:rPr>
        <w:t>UC0</w:t>
      </w:r>
      <w:r w:rsidR="0076361E">
        <w:rPr>
          <w:rStyle w:val="TF-COURIER10"/>
        </w:rPr>
        <w:t>7</w:t>
      </w:r>
      <w:r w:rsidR="006D69BE">
        <w:rPr>
          <w:rStyle w:val="TF-COURIER10"/>
        </w:rPr>
        <w:t xml:space="preserve"> – Manter </w:t>
      </w:r>
      <w:r w:rsidR="0076361E">
        <w:rPr>
          <w:rStyle w:val="TF-COURIER10"/>
        </w:rPr>
        <w:t>produtos</w:t>
      </w:r>
      <w:r w:rsidR="006D69BE">
        <w:rPr>
          <w:rStyle w:val="TF-COURIER10"/>
        </w:rPr>
        <w:t xml:space="preserve"> &lt;&lt;</w:t>
      </w:r>
      <w:proofErr w:type="spellStart"/>
      <w:r w:rsidR="006D69BE">
        <w:rPr>
          <w:rStyle w:val="TF-COURIER10"/>
        </w:rPr>
        <w:t>Create</w:t>
      </w:r>
      <w:proofErr w:type="spellEnd"/>
      <w:r w:rsidR="006D69BE">
        <w:rPr>
          <w:rStyle w:val="TF-COURIER10"/>
        </w:rPr>
        <w:t xml:space="preserve">, </w:t>
      </w:r>
      <w:proofErr w:type="spellStart"/>
      <w:r w:rsidR="006D69BE">
        <w:rPr>
          <w:rStyle w:val="TF-COURIER10"/>
        </w:rPr>
        <w:t>Read</w:t>
      </w:r>
      <w:proofErr w:type="spellEnd"/>
      <w:r w:rsidR="006D69BE">
        <w:rPr>
          <w:rStyle w:val="TF-COURIER10"/>
        </w:rPr>
        <w:t>&gt;&gt;</w:t>
      </w:r>
      <w:r w:rsidR="003C63F9">
        <w:t xml:space="preserve"> em que possibilita </w:t>
      </w:r>
      <w:r w:rsidR="006D33CE">
        <w:t>a criação</w:t>
      </w:r>
      <w:r w:rsidR="0083788F">
        <w:t xml:space="preserve"> e</w:t>
      </w:r>
      <w:r w:rsidR="006D33CE">
        <w:t xml:space="preserve"> leitura</w:t>
      </w:r>
      <w:r w:rsidR="0083788F">
        <w:t xml:space="preserve"> sobre produtos e </w:t>
      </w:r>
      <w:r w:rsidR="0083788F">
        <w:rPr>
          <w:rStyle w:val="TF-COURIER10"/>
        </w:rPr>
        <w:t xml:space="preserve">UC04 – Manter cores &lt;&lt;CRUD&gt;&gt; </w:t>
      </w:r>
      <w:r w:rsidR="0083788F">
        <w:t xml:space="preserve">que </w:t>
      </w:r>
      <w:r w:rsidR="001860D0">
        <w:t>permite a inclusão, edição, remoção e visualização das</w:t>
      </w:r>
      <w:r w:rsidR="00C92BD8">
        <w:t xml:space="preserve"> cores juntamente dos filtros por nome</w:t>
      </w:r>
      <w:r w:rsidR="002A6C87">
        <w:t>,</w:t>
      </w:r>
      <w:r w:rsidR="006F5DB3">
        <w:t xml:space="preserve"> e por </w:t>
      </w:r>
      <w:r w:rsidR="002A6C87">
        <w:t xml:space="preserve">fim o ator </w:t>
      </w:r>
      <w:r w:rsidR="002A6C87" w:rsidRPr="00730C4B">
        <w:rPr>
          <w:rStyle w:val="TF-COURIER10"/>
        </w:rPr>
        <w:t>Funcionário</w:t>
      </w:r>
      <w:r w:rsidR="002A6C87">
        <w:rPr>
          <w:rStyle w:val="TF-COURIER10"/>
        </w:rPr>
        <w:t xml:space="preserve"> </w:t>
      </w:r>
      <w:r w:rsidR="002A6C87">
        <w:t>ainda tem</w:t>
      </w:r>
      <w:r w:rsidR="003534FD">
        <w:t xml:space="preserve"> </w:t>
      </w:r>
      <w:r w:rsidR="003534FD">
        <w:rPr>
          <w:rStyle w:val="TF-COURIER10"/>
        </w:rPr>
        <w:t>UC03 – Realizar venda</w:t>
      </w:r>
      <w:r w:rsidR="00A42A05" w:rsidRPr="00A42A05">
        <w:rPr>
          <w:rStyle w:val="TF-COURIER10"/>
        </w:rPr>
        <w:t xml:space="preserve"> </w:t>
      </w:r>
      <w:r w:rsidR="00A42A05">
        <w:t xml:space="preserve">e </w:t>
      </w:r>
      <w:r w:rsidR="00A42A05">
        <w:rPr>
          <w:rStyle w:val="TF-COURIER10"/>
        </w:rPr>
        <w:t xml:space="preserve">UC08 – </w:t>
      </w:r>
      <w:r w:rsidR="00CD3137">
        <w:rPr>
          <w:rStyle w:val="TF-COURIER10"/>
        </w:rPr>
        <w:t xml:space="preserve">Imprimir etiquetas </w:t>
      </w:r>
      <w:r w:rsidR="00BF4EF4">
        <w:t xml:space="preserve">em que </w:t>
      </w:r>
    </w:p>
    <w:p w14:paraId="018B0734" w14:textId="0E469951" w:rsidR="00030B9C" w:rsidRPr="00A42A05" w:rsidRDefault="00030B9C" w:rsidP="00030B9C">
      <w:pPr>
        <w:pStyle w:val="TF-TEXTO"/>
        <w:ind w:firstLine="0"/>
      </w:pPr>
      <w:r>
        <w:t xml:space="preserve">possibilita realizar a venda dos produtos </w:t>
      </w:r>
      <w:r w:rsidR="00D35228">
        <w:t>e impressão de etiqueta para as peças respectivamente.</w:t>
      </w:r>
    </w:p>
    <w:p w14:paraId="4E327911" w14:textId="5BB95BF9" w:rsidR="007E0913" w:rsidRDefault="00D35228" w:rsidP="00512B7B">
      <w:pPr>
        <w:pStyle w:val="TF-TEXTO"/>
        <w:rPr>
          <w:sz w:val="23"/>
          <w:szCs w:val="23"/>
        </w:rPr>
      </w:pPr>
      <w:r>
        <w:t xml:space="preserve">Para o ator </w:t>
      </w:r>
      <w:r w:rsidRPr="00022AC8">
        <w:rPr>
          <w:rStyle w:val="TF-COURIER10"/>
        </w:rPr>
        <w:t>Administrador</w:t>
      </w:r>
      <w:r>
        <w:rPr>
          <w:rStyle w:val="TF-COURIER10"/>
        </w:rPr>
        <w:t xml:space="preserve"> </w:t>
      </w:r>
      <w:r w:rsidR="00051CDA">
        <w:t>fora os usos anteriores ainda há mais usos,</w:t>
      </w:r>
      <w:r w:rsidR="00176907" w:rsidRPr="00176907">
        <w:t xml:space="preserve"> </w:t>
      </w:r>
      <w:r w:rsidR="00176907">
        <w:rPr>
          <w:rStyle w:val="TF-COURIER10"/>
        </w:rPr>
        <w:t>UC05 – Manter modelos &lt;&lt;</w:t>
      </w:r>
      <w:r w:rsidR="00EC4313">
        <w:rPr>
          <w:rStyle w:val="TF-COURIER10"/>
        </w:rPr>
        <w:t>CRUD</w:t>
      </w:r>
      <w:r w:rsidR="00176907">
        <w:rPr>
          <w:rStyle w:val="TF-COURIER10"/>
        </w:rPr>
        <w:t>&gt;&gt;</w:t>
      </w:r>
      <w:r w:rsidR="00176907">
        <w:t xml:space="preserve"> permite a</w:t>
      </w:r>
      <w:r w:rsidR="00EC4313">
        <w:t xml:space="preserve">o </w:t>
      </w:r>
      <w:r w:rsidR="00EC4313" w:rsidRPr="00022AC8">
        <w:rPr>
          <w:rStyle w:val="TF-COURIER10"/>
        </w:rPr>
        <w:t>Administrador</w:t>
      </w:r>
      <w:r w:rsidR="00176907">
        <w:t xml:space="preserve"> </w:t>
      </w:r>
      <w:r w:rsidR="00EC4313">
        <w:t xml:space="preserve">além das </w:t>
      </w:r>
      <w:r w:rsidR="00682754">
        <w:t xml:space="preserve">ações da </w:t>
      </w:r>
      <w:r w:rsidR="00682754" w:rsidRPr="00022AC8">
        <w:rPr>
          <w:rStyle w:val="TF-COURIER10"/>
        </w:rPr>
        <w:t>UC0</w:t>
      </w:r>
      <w:r w:rsidR="00682754">
        <w:rPr>
          <w:rStyle w:val="TF-COURIER10"/>
        </w:rPr>
        <w:t>4 – Manter modelos &lt;&lt;</w:t>
      </w:r>
      <w:proofErr w:type="spellStart"/>
      <w:r w:rsidR="00682754">
        <w:rPr>
          <w:rStyle w:val="TF-COURIER10"/>
        </w:rPr>
        <w:t>Create</w:t>
      </w:r>
      <w:proofErr w:type="spellEnd"/>
      <w:r w:rsidR="00682754">
        <w:rPr>
          <w:rStyle w:val="TF-COURIER10"/>
        </w:rPr>
        <w:t xml:space="preserve">, </w:t>
      </w:r>
      <w:proofErr w:type="spellStart"/>
      <w:r w:rsidR="00682754">
        <w:rPr>
          <w:rStyle w:val="TF-COURIER10"/>
        </w:rPr>
        <w:t>Read</w:t>
      </w:r>
      <w:proofErr w:type="spellEnd"/>
      <w:r w:rsidR="00682754">
        <w:rPr>
          <w:rStyle w:val="TF-COURIER10"/>
        </w:rPr>
        <w:t xml:space="preserve">, Update&gt;&gt; </w:t>
      </w:r>
      <w:r w:rsidR="00682754">
        <w:t>a e</w:t>
      </w:r>
      <w:r w:rsidR="00176907">
        <w:t>xclusão de modelo</w:t>
      </w:r>
      <w:r w:rsidR="00F47142">
        <w:t>,</w:t>
      </w:r>
      <w:r w:rsidR="00176907">
        <w:rPr>
          <w:rStyle w:val="TF-COURIER10"/>
        </w:rPr>
        <w:t xml:space="preserve"> </w:t>
      </w:r>
      <w:r w:rsidR="00176907" w:rsidRPr="003956C9">
        <w:rPr>
          <w:rStyle w:val="TF-COURIER10"/>
        </w:rPr>
        <w:t>UC0</w:t>
      </w:r>
      <w:r w:rsidR="00176907">
        <w:rPr>
          <w:rStyle w:val="TF-COURIER10"/>
        </w:rPr>
        <w:t>2</w:t>
      </w:r>
      <w:r w:rsidR="00176907" w:rsidRPr="003956C9">
        <w:rPr>
          <w:rStyle w:val="TF-COURIER10"/>
        </w:rPr>
        <w:t xml:space="preserve"> – Manter </w:t>
      </w:r>
      <w:r w:rsidR="00176907">
        <w:rPr>
          <w:rStyle w:val="TF-COURIER10"/>
        </w:rPr>
        <w:t>usuário</w:t>
      </w:r>
      <w:r w:rsidR="00176907">
        <w:t xml:space="preserve"> e</w:t>
      </w:r>
      <w:r w:rsidR="00F47142">
        <w:t xml:space="preserve">m que permite incluir, </w:t>
      </w:r>
      <w:r w:rsidR="00B202B1">
        <w:t>editar, excluir e visualizar todos os usuários cadastrados e por fim</w:t>
      </w:r>
      <w:r w:rsidR="00176907">
        <w:t xml:space="preserve"> </w:t>
      </w:r>
      <w:r w:rsidR="00176907" w:rsidRPr="003956C9">
        <w:rPr>
          <w:rStyle w:val="TF-COURIER10"/>
        </w:rPr>
        <w:t>UC0</w:t>
      </w:r>
      <w:r w:rsidR="00176907">
        <w:rPr>
          <w:rStyle w:val="TF-COURIER10"/>
        </w:rPr>
        <w:t>9</w:t>
      </w:r>
      <w:r w:rsidR="00176907" w:rsidRPr="003956C9">
        <w:rPr>
          <w:rStyle w:val="TF-COURIER10"/>
        </w:rPr>
        <w:t xml:space="preserve"> – </w:t>
      </w:r>
      <w:r w:rsidR="00176907">
        <w:rPr>
          <w:rStyle w:val="TF-COURIER10"/>
        </w:rPr>
        <w:t>Emitir relatórios</w:t>
      </w:r>
      <w:r w:rsidR="004A32DD">
        <w:rPr>
          <w:rStyle w:val="TF-COURIER10"/>
        </w:rPr>
        <w:t xml:space="preserve"> </w:t>
      </w:r>
      <w:r w:rsidR="004A32DD" w:rsidRPr="003D0FEC">
        <w:rPr>
          <w:rStyle w:val="TF-COURIER10"/>
        </w:rPr>
        <w:t>&lt;&lt;</w:t>
      </w:r>
      <w:proofErr w:type="spellStart"/>
      <w:r w:rsidR="004A32DD" w:rsidRPr="003D0FEC">
        <w:rPr>
          <w:rStyle w:val="TF-COURIER10"/>
        </w:rPr>
        <w:t>report</w:t>
      </w:r>
      <w:proofErr w:type="spellEnd"/>
      <w:r w:rsidR="004A32DD" w:rsidRPr="003D0FEC">
        <w:rPr>
          <w:rStyle w:val="TF-COURIER10"/>
        </w:rPr>
        <w:t>&gt;&gt;</w:t>
      </w:r>
      <w:r w:rsidR="00F505AC">
        <w:t xml:space="preserve"> </w:t>
      </w:r>
      <w:r w:rsidR="00B202B1">
        <w:t>em que possibilita a emissão de relatórios sobre o estado atual do estoque ou d</w:t>
      </w:r>
      <w:r w:rsidR="00512B7B">
        <w:t>e vendas realizadas dado certo período de tempo possibilitado por um filtro de data.</w:t>
      </w:r>
    </w:p>
    <w:p w14:paraId="47F6DCCB" w14:textId="526D47CD" w:rsidR="002D1EA4" w:rsidRPr="002D1EA4" w:rsidRDefault="007E0913" w:rsidP="00A95047">
      <w:pPr>
        <w:pStyle w:val="TF-LEGENDA"/>
        <w:rPr>
          <w:noProof/>
        </w:rPr>
      </w:pPr>
      <w:bookmarkStart w:id="118" w:name="_Ref151403153"/>
      <w:bookmarkStart w:id="119" w:name="_Toc169379560"/>
      <w:r>
        <w:lastRenderedPageBreak/>
        <w:t xml:space="preserve">Figura </w:t>
      </w:r>
      <w:fldSimple w:instr=" SEQ Figura \* ARABIC ">
        <w:r w:rsidR="00366E43">
          <w:rPr>
            <w:noProof/>
          </w:rPr>
          <w:t>6</w:t>
        </w:r>
      </w:fldSimple>
      <w:bookmarkEnd w:id="118"/>
      <w:r>
        <w:t xml:space="preserve"> </w:t>
      </w:r>
      <w:r w:rsidRPr="00C77C8D">
        <w:t>– Diagrama de caso de uso do sistema</w:t>
      </w:r>
      <w:bookmarkEnd w:id="119"/>
    </w:p>
    <w:p w14:paraId="5348CFC6" w14:textId="2B57B0E7" w:rsidR="00291630" w:rsidRDefault="00291630" w:rsidP="007E0913">
      <w:pPr>
        <w:pStyle w:val="TF-FONTE"/>
      </w:pPr>
      <w:r>
        <w:rPr>
          <w:noProof/>
        </w:rPr>
        <w:drawing>
          <wp:inline distT="0" distB="0" distL="0" distR="0" wp14:anchorId="5E2A5CD1" wp14:editId="3ACA1729">
            <wp:extent cx="5760720" cy="5715000"/>
            <wp:effectExtent l="0" t="0" r="0" b="0"/>
            <wp:docPr id="1401383690"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83690" name="Imagem 8" descr="Diagram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715000"/>
                    </a:xfrm>
                    <a:prstGeom prst="rect">
                      <a:avLst/>
                    </a:prstGeom>
                    <a:noFill/>
                    <a:ln>
                      <a:noFill/>
                    </a:ln>
                  </pic:spPr>
                </pic:pic>
              </a:graphicData>
            </a:graphic>
          </wp:inline>
        </w:drawing>
      </w:r>
    </w:p>
    <w:p w14:paraId="7FAC9661" w14:textId="47FA024F" w:rsidR="007E0913" w:rsidRDefault="007E0913" w:rsidP="007E0913">
      <w:pPr>
        <w:pStyle w:val="TF-FONTE"/>
        <w:rPr>
          <w:sz w:val="23"/>
          <w:szCs w:val="23"/>
        </w:rPr>
      </w:pPr>
      <w:r>
        <w:t>Fonte: elaborada pelos autores</w:t>
      </w:r>
      <w:r w:rsidR="005A390A">
        <w:t xml:space="preserve"> (2024)</w:t>
      </w:r>
      <w:r>
        <w:t>.</w:t>
      </w:r>
    </w:p>
    <w:p w14:paraId="1B120828" w14:textId="77777777" w:rsidR="007E0913" w:rsidRDefault="007E0913" w:rsidP="005F602A">
      <w:pPr>
        <w:pStyle w:val="Ttulo3"/>
      </w:pPr>
      <w:bookmarkStart w:id="120" w:name="_Ref151402626"/>
      <w:bookmarkStart w:id="121" w:name="_Toc152532630"/>
      <w:bookmarkStart w:id="122" w:name="_Toc169372004"/>
      <w:r>
        <w:t xml:space="preserve">Matriz de rastreabilidade dos </w:t>
      </w:r>
      <w:proofErr w:type="spellStart"/>
      <w:r>
        <w:t>RFs</w:t>
      </w:r>
      <w:proofErr w:type="spellEnd"/>
      <w:r>
        <w:t xml:space="preserve"> e sua relação com os Casos de Uso</w:t>
      </w:r>
      <w:bookmarkEnd w:id="120"/>
      <w:bookmarkEnd w:id="121"/>
      <w:bookmarkEnd w:id="122"/>
    </w:p>
    <w:p w14:paraId="24BD0397" w14:textId="798AC2D3" w:rsidR="001C3FA4" w:rsidRDefault="007E0913" w:rsidP="007E0913">
      <w:pPr>
        <w:pStyle w:val="TF-TEXTO"/>
        <w:rPr>
          <w:sz w:val="23"/>
          <w:szCs w:val="23"/>
        </w:rPr>
      </w:pPr>
      <w:r>
        <w:rPr>
          <w:sz w:val="23"/>
          <w:szCs w:val="23"/>
        </w:rPr>
        <w:t xml:space="preserve">Esta subseção </w:t>
      </w:r>
      <w:r w:rsidR="001C3FA4">
        <w:rPr>
          <w:sz w:val="23"/>
          <w:szCs w:val="23"/>
        </w:rPr>
        <w:t>trata d</w:t>
      </w:r>
      <w:r>
        <w:rPr>
          <w:sz w:val="23"/>
          <w:szCs w:val="23"/>
        </w:rPr>
        <w:t xml:space="preserve">o </w:t>
      </w:r>
      <w:r>
        <w:rPr>
          <w:sz w:val="23"/>
          <w:szCs w:val="23"/>
        </w:rPr>
        <w:fldChar w:fldCharType="begin"/>
      </w:r>
      <w:r>
        <w:rPr>
          <w:sz w:val="23"/>
          <w:szCs w:val="23"/>
        </w:rPr>
        <w:instrText xml:space="preserve"> REF _Ref151403372 \h </w:instrText>
      </w:r>
      <w:r>
        <w:rPr>
          <w:sz w:val="23"/>
          <w:szCs w:val="23"/>
        </w:rPr>
      </w:r>
      <w:r>
        <w:rPr>
          <w:sz w:val="23"/>
          <w:szCs w:val="23"/>
        </w:rPr>
        <w:fldChar w:fldCharType="separate"/>
      </w:r>
      <w:r>
        <w:t xml:space="preserve">Quadro </w:t>
      </w:r>
      <w:r w:rsidR="00366E43">
        <w:rPr>
          <w:noProof/>
        </w:rPr>
        <w:t>4</w:t>
      </w:r>
      <w:r>
        <w:rPr>
          <w:sz w:val="23"/>
          <w:szCs w:val="23"/>
        </w:rPr>
        <w:fldChar w:fldCharType="end"/>
      </w:r>
      <w:r>
        <w:rPr>
          <w:sz w:val="23"/>
          <w:szCs w:val="23"/>
        </w:rPr>
        <w:t xml:space="preserve"> </w:t>
      </w:r>
      <w:r w:rsidR="001C3FA4">
        <w:rPr>
          <w:sz w:val="23"/>
          <w:szCs w:val="23"/>
        </w:rPr>
        <w:t xml:space="preserve">que </w:t>
      </w:r>
      <w:r w:rsidR="00366E43">
        <w:rPr>
          <w:sz w:val="23"/>
          <w:szCs w:val="23"/>
        </w:rPr>
        <w:t>traz</w:t>
      </w:r>
      <w:r w:rsidR="001C3FA4">
        <w:rPr>
          <w:sz w:val="23"/>
          <w:szCs w:val="23"/>
        </w:rPr>
        <w:t xml:space="preserve"> a matriz de rastreabilidade entre os</w:t>
      </w:r>
      <w:r w:rsidR="000D20DC">
        <w:rPr>
          <w:sz w:val="23"/>
          <w:szCs w:val="23"/>
        </w:rPr>
        <w:t xml:space="preserve"> Casos de Uso com os Requisitos Funcionais associados a eles.</w:t>
      </w:r>
    </w:p>
    <w:p w14:paraId="406B0F5D" w14:textId="453823B4" w:rsidR="007E0913" w:rsidRDefault="007E0913" w:rsidP="007E0913">
      <w:pPr>
        <w:pStyle w:val="TF-LEGENDA"/>
      </w:pPr>
      <w:bookmarkStart w:id="123" w:name="_Ref151403372"/>
      <w:bookmarkStart w:id="124" w:name="_Toc169377013"/>
      <w:r>
        <w:lastRenderedPageBreak/>
        <w:t xml:space="preserve">Quadro </w:t>
      </w:r>
      <w:fldSimple w:instr=" SEQ Quadro \* ARABIC ">
        <w:r w:rsidR="00366E43">
          <w:rPr>
            <w:noProof/>
          </w:rPr>
          <w:t>4</w:t>
        </w:r>
      </w:fldSimple>
      <w:bookmarkEnd w:id="123"/>
      <w:r>
        <w:t xml:space="preserve"> </w:t>
      </w:r>
      <w:r w:rsidRPr="00005954">
        <w:t xml:space="preserve">– Matriz de rastreabilidade dos </w:t>
      </w:r>
      <w:proofErr w:type="spellStart"/>
      <w:r w:rsidRPr="00005954">
        <w:t>RFs</w:t>
      </w:r>
      <w:proofErr w:type="spellEnd"/>
      <w:r w:rsidRPr="00005954">
        <w:t xml:space="preserve"> com os UCs referentes ao sistema</w:t>
      </w:r>
      <w:bookmarkEnd w:id="124"/>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4"/>
        <w:gridCol w:w="3440"/>
      </w:tblGrid>
      <w:tr w:rsidR="007E0913" w14:paraId="240E9349" w14:textId="77777777" w:rsidTr="006A66BF">
        <w:tc>
          <w:tcPr>
            <w:tcW w:w="3364" w:type="dxa"/>
            <w:shd w:val="clear" w:color="auto" w:fill="A6A6A6" w:themeFill="background1" w:themeFillShade="A6"/>
          </w:tcPr>
          <w:p w14:paraId="66394191" w14:textId="77777777" w:rsidR="007E0913" w:rsidRPr="00D4797F" w:rsidRDefault="007E0913" w:rsidP="006A66BF">
            <w:pPr>
              <w:pStyle w:val="TF-TEXTO-QUADRO-Centralizado"/>
              <w:rPr>
                <w:b/>
                <w:bCs/>
                <w:sz w:val="20"/>
              </w:rPr>
            </w:pPr>
            <w:r w:rsidRPr="00D4797F">
              <w:rPr>
                <w:b/>
                <w:bCs/>
                <w:sz w:val="20"/>
              </w:rPr>
              <w:t>RF</w:t>
            </w:r>
          </w:p>
        </w:tc>
        <w:tc>
          <w:tcPr>
            <w:tcW w:w="3440" w:type="dxa"/>
            <w:shd w:val="clear" w:color="auto" w:fill="A6A6A6" w:themeFill="background1" w:themeFillShade="A6"/>
          </w:tcPr>
          <w:p w14:paraId="3D954F43" w14:textId="77777777" w:rsidR="007E0913" w:rsidRPr="00D4797F" w:rsidRDefault="007E0913" w:rsidP="006A66BF">
            <w:pPr>
              <w:pStyle w:val="TF-TEXTO-QUADRO-Centralizado"/>
              <w:rPr>
                <w:b/>
                <w:bCs/>
                <w:sz w:val="20"/>
              </w:rPr>
            </w:pPr>
            <w:r w:rsidRPr="00D4797F">
              <w:rPr>
                <w:b/>
                <w:bCs/>
                <w:sz w:val="20"/>
              </w:rPr>
              <w:t>UC</w:t>
            </w:r>
          </w:p>
        </w:tc>
      </w:tr>
      <w:tr w:rsidR="007E0913" w14:paraId="07FBD4F5" w14:textId="77777777" w:rsidTr="006A66BF">
        <w:tc>
          <w:tcPr>
            <w:tcW w:w="3364" w:type="dxa"/>
            <w:shd w:val="clear" w:color="auto" w:fill="auto"/>
          </w:tcPr>
          <w:p w14:paraId="5E35181B" w14:textId="0D4FE85F" w:rsidR="007E0913" w:rsidRPr="00D4797F" w:rsidRDefault="007E0913" w:rsidP="006A66BF">
            <w:pPr>
              <w:pStyle w:val="TF-TEXTO-QUADRO-Centralizado"/>
              <w:rPr>
                <w:sz w:val="20"/>
              </w:rPr>
            </w:pPr>
            <w:r w:rsidRPr="00D4797F">
              <w:rPr>
                <w:sz w:val="20"/>
              </w:rPr>
              <w:t>RF0</w:t>
            </w:r>
            <w:r w:rsidR="004E5406">
              <w:rPr>
                <w:sz w:val="20"/>
              </w:rPr>
              <w:t>6</w:t>
            </w:r>
            <w:r w:rsidRPr="00D4797F">
              <w:rPr>
                <w:sz w:val="20"/>
              </w:rPr>
              <w:t>, RF0</w:t>
            </w:r>
            <w:r w:rsidR="004E5406">
              <w:rPr>
                <w:sz w:val="20"/>
              </w:rPr>
              <w:t>7</w:t>
            </w:r>
          </w:p>
        </w:tc>
        <w:tc>
          <w:tcPr>
            <w:tcW w:w="3440" w:type="dxa"/>
            <w:shd w:val="clear" w:color="auto" w:fill="auto"/>
          </w:tcPr>
          <w:p w14:paraId="35EAB3AD" w14:textId="77777777" w:rsidR="007E0913" w:rsidRPr="00D4797F" w:rsidRDefault="007E0913" w:rsidP="006A66BF">
            <w:pPr>
              <w:pStyle w:val="TF-TEXTO-QUADRO-Centralizado"/>
              <w:rPr>
                <w:sz w:val="20"/>
              </w:rPr>
            </w:pPr>
            <w:r w:rsidRPr="00D4797F">
              <w:rPr>
                <w:sz w:val="20"/>
              </w:rPr>
              <w:t>UC01</w:t>
            </w:r>
          </w:p>
        </w:tc>
      </w:tr>
      <w:tr w:rsidR="007E0913" w14:paraId="3EC423B5" w14:textId="77777777" w:rsidTr="006A66BF">
        <w:tc>
          <w:tcPr>
            <w:tcW w:w="3364" w:type="dxa"/>
            <w:shd w:val="clear" w:color="auto" w:fill="auto"/>
          </w:tcPr>
          <w:p w14:paraId="63257E10" w14:textId="7D81C6BF" w:rsidR="007E0913" w:rsidRPr="00D4797F" w:rsidRDefault="007E0913" w:rsidP="006A66BF">
            <w:pPr>
              <w:pStyle w:val="TF-TEXTO-QUADRO-Centralizado"/>
              <w:rPr>
                <w:sz w:val="20"/>
              </w:rPr>
            </w:pPr>
            <w:r w:rsidRPr="00D4797F">
              <w:rPr>
                <w:sz w:val="20"/>
              </w:rPr>
              <w:t>RF01</w:t>
            </w:r>
            <w:r w:rsidR="008A042C">
              <w:rPr>
                <w:sz w:val="20"/>
              </w:rPr>
              <w:t>, RF13</w:t>
            </w:r>
          </w:p>
        </w:tc>
        <w:tc>
          <w:tcPr>
            <w:tcW w:w="3440" w:type="dxa"/>
            <w:shd w:val="clear" w:color="auto" w:fill="auto"/>
          </w:tcPr>
          <w:p w14:paraId="30621B75" w14:textId="77777777" w:rsidR="007E0913" w:rsidRPr="00D4797F" w:rsidRDefault="007E0913" w:rsidP="006A66BF">
            <w:pPr>
              <w:pStyle w:val="TF-TEXTO-QUADRO-Centralizado"/>
              <w:rPr>
                <w:sz w:val="20"/>
              </w:rPr>
            </w:pPr>
            <w:r w:rsidRPr="00D4797F">
              <w:rPr>
                <w:sz w:val="20"/>
              </w:rPr>
              <w:t>UC02</w:t>
            </w:r>
          </w:p>
        </w:tc>
      </w:tr>
      <w:tr w:rsidR="007E0913" w14:paraId="49D5ED6A" w14:textId="77777777" w:rsidTr="006A66BF">
        <w:tc>
          <w:tcPr>
            <w:tcW w:w="3364" w:type="dxa"/>
            <w:shd w:val="clear" w:color="auto" w:fill="auto"/>
          </w:tcPr>
          <w:p w14:paraId="059AA62F" w14:textId="0B311D1D" w:rsidR="007E0913" w:rsidRPr="00D4797F" w:rsidRDefault="007E0913" w:rsidP="006A66BF">
            <w:pPr>
              <w:pStyle w:val="TF-TEXTO-QUADRO-Centralizado"/>
              <w:rPr>
                <w:sz w:val="20"/>
              </w:rPr>
            </w:pPr>
            <w:r w:rsidRPr="00D4797F">
              <w:rPr>
                <w:sz w:val="20"/>
              </w:rPr>
              <w:t>RF</w:t>
            </w:r>
            <w:r w:rsidR="00DD1B26">
              <w:rPr>
                <w:sz w:val="20"/>
              </w:rPr>
              <w:t>8</w:t>
            </w:r>
          </w:p>
        </w:tc>
        <w:tc>
          <w:tcPr>
            <w:tcW w:w="3440" w:type="dxa"/>
            <w:shd w:val="clear" w:color="auto" w:fill="auto"/>
          </w:tcPr>
          <w:p w14:paraId="18E5FADF" w14:textId="77777777" w:rsidR="007E0913" w:rsidRPr="00D4797F" w:rsidRDefault="007E0913" w:rsidP="006A66BF">
            <w:pPr>
              <w:pStyle w:val="TF-TEXTO-QUADRO-Centralizado"/>
              <w:rPr>
                <w:sz w:val="20"/>
              </w:rPr>
            </w:pPr>
            <w:r w:rsidRPr="00D4797F">
              <w:rPr>
                <w:sz w:val="20"/>
              </w:rPr>
              <w:t>UC03</w:t>
            </w:r>
          </w:p>
        </w:tc>
      </w:tr>
      <w:tr w:rsidR="007E0913" w14:paraId="770ABDBA" w14:textId="77777777" w:rsidTr="006A66BF">
        <w:tc>
          <w:tcPr>
            <w:tcW w:w="3364" w:type="dxa"/>
            <w:shd w:val="clear" w:color="auto" w:fill="auto"/>
          </w:tcPr>
          <w:p w14:paraId="2F01E263" w14:textId="0834AF02" w:rsidR="007E0913" w:rsidRPr="00D4797F" w:rsidRDefault="007E0913" w:rsidP="006A66BF">
            <w:pPr>
              <w:pStyle w:val="TF-TEXTO-QUADRO-Centralizado"/>
              <w:rPr>
                <w:sz w:val="20"/>
              </w:rPr>
            </w:pPr>
            <w:r w:rsidRPr="00D4797F">
              <w:rPr>
                <w:sz w:val="20"/>
              </w:rPr>
              <w:t>RF0</w:t>
            </w:r>
            <w:r w:rsidR="00B4221D">
              <w:rPr>
                <w:sz w:val="20"/>
              </w:rPr>
              <w:t>3</w:t>
            </w:r>
          </w:p>
        </w:tc>
        <w:tc>
          <w:tcPr>
            <w:tcW w:w="3440" w:type="dxa"/>
            <w:shd w:val="clear" w:color="auto" w:fill="auto"/>
          </w:tcPr>
          <w:p w14:paraId="7656B280" w14:textId="77777777" w:rsidR="007E0913" w:rsidRPr="00D4797F" w:rsidRDefault="007E0913" w:rsidP="006A66BF">
            <w:pPr>
              <w:pStyle w:val="TF-TEXTO-QUADRO-Centralizado"/>
              <w:rPr>
                <w:sz w:val="20"/>
              </w:rPr>
            </w:pPr>
            <w:r w:rsidRPr="00D4797F">
              <w:rPr>
                <w:sz w:val="20"/>
              </w:rPr>
              <w:t>UC04</w:t>
            </w:r>
          </w:p>
        </w:tc>
      </w:tr>
      <w:tr w:rsidR="007E0913" w14:paraId="7A0497F4" w14:textId="77777777" w:rsidTr="006A66BF">
        <w:tc>
          <w:tcPr>
            <w:tcW w:w="3364" w:type="dxa"/>
            <w:shd w:val="clear" w:color="auto" w:fill="auto"/>
          </w:tcPr>
          <w:p w14:paraId="721D71B1" w14:textId="342022FD" w:rsidR="007E0913" w:rsidRPr="00D4797F" w:rsidRDefault="007E0913" w:rsidP="006A66BF">
            <w:pPr>
              <w:pStyle w:val="TF-TEXTO-QUADRO-Centralizado"/>
              <w:rPr>
                <w:sz w:val="20"/>
              </w:rPr>
            </w:pPr>
            <w:r w:rsidRPr="00D4797F">
              <w:rPr>
                <w:sz w:val="20"/>
              </w:rPr>
              <w:t>RF</w:t>
            </w:r>
            <w:r w:rsidR="00BE7DA2">
              <w:rPr>
                <w:sz w:val="20"/>
              </w:rPr>
              <w:t>2</w:t>
            </w:r>
          </w:p>
        </w:tc>
        <w:tc>
          <w:tcPr>
            <w:tcW w:w="3440" w:type="dxa"/>
            <w:shd w:val="clear" w:color="auto" w:fill="auto"/>
          </w:tcPr>
          <w:p w14:paraId="6E9F8D82" w14:textId="77777777" w:rsidR="007E0913" w:rsidRPr="00D4797F" w:rsidRDefault="007E0913" w:rsidP="006A66BF">
            <w:pPr>
              <w:pStyle w:val="TF-TEXTO-QUADRO-Centralizado"/>
              <w:rPr>
                <w:sz w:val="20"/>
              </w:rPr>
            </w:pPr>
            <w:r w:rsidRPr="00D4797F">
              <w:rPr>
                <w:sz w:val="20"/>
              </w:rPr>
              <w:t>UC05</w:t>
            </w:r>
          </w:p>
        </w:tc>
      </w:tr>
      <w:tr w:rsidR="007E0913" w14:paraId="4CE6EE75" w14:textId="77777777" w:rsidTr="006A66BF">
        <w:tc>
          <w:tcPr>
            <w:tcW w:w="3364" w:type="dxa"/>
            <w:shd w:val="clear" w:color="auto" w:fill="auto"/>
          </w:tcPr>
          <w:p w14:paraId="1D4662DB" w14:textId="3E47A650" w:rsidR="007E0913" w:rsidRPr="00D4797F" w:rsidRDefault="007E0913" w:rsidP="006A66BF">
            <w:pPr>
              <w:pStyle w:val="TF-TEXTO-QUADRO-Centralizado"/>
              <w:rPr>
                <w:sz w:val="20"/>
              </w:rPr>
            </w:pPr>
            <w:r w:rsidRPr="00D4797F">
              <w:rPr>
                <w:sz w:val="20"/>
              </w:rPr>
              <w:t>RF</w:t>
            </w:r>
            <w:r w:rsidR="00D01FF7">
              <w:rPr>
                <w:sz w:val="20"/>
              </w:rPr>
              <w:t>4</w:t>
            </w:r>
            <w:r w:rsidR="000B12DE">
              <w:rPr>
                <w:sz w:val="20"/>
              </w:rPr>
              <w:t>, RF15</w:t>
            </w:r>
          </w:p>
        </w:tc>
        <w:tc>
          <w:tcPr>
            <w:tcW w:w="3440" w:type="dxa"/>
            <w:shd w:val="clear" w:color="auto" w:fill="auto"/>
          </w:tcPr>
          <w:p w14:paraId="304B1EBC" w14:textId="77777777" w:rsidR="007E0913" w:rsidRPr="00D4797F" w:rsidRDefault="007E0913" w:rsidP="006A66BF">
            <w:pPr>
              <w:pStyle w:val="TF-TEXTO-QUADRO-Centralizado"/>
              <w:rPr>
                <w:sz w:val="20"/>
              </w:rPr>
            </w:pPr>
            <w:r w:rsidRPr="00D4797F">
              <w:rPr>
                <w:sz w:val="20"/>
              </w:rPr>
              <w:t>UC06</w:t>
            </w:r>
          </w:p>
        </w:tc>
      </w:tr>
      <w:tr w:rsidR="007E0913" w14:paraId="6A41E691" w14:textId="77777777" w:rsidTr="006A66BF">
        <w:tc>
          <w:tcPr>
            <w:tcW w:w="3364" w:type="dxa"/>
            <w:shd w:val="clear" w:color="auto" w:fill="auto"/>
          </w:tcPr>
          <w:p w14:paraId="5256E860" w14:textId="3625842C" w:rsidR="007E0913" w:rsidRPr="00D4797F" w:rsidRDefault="00A75A44" w:rsidP="00A75A44">
            <w:pPr>
              <w:pStyle w:val="TF-TEXTO-QUADRO-Centralizado"/>
              <w:tabs>
                <w:tab w:val="center" w:pos="1574"/>
                <w:tab w:val="right" w:pos="3148"/>
              </w:tabs>
              <w:jc w:val="left"/>
              <w:rPr>
                <w:sz w:val="20"/>
              </w:rPr>
            </w:pPr>
            <w:r>
              <w:rPr>
                <w:sz w:val="20"/>
              </w:rPr>
              <w:tab/>
            </w:r>
            <w:r w:rsidR="007E0913" w:rsidRPr="00D4797F">
              <w:rPr>
                <w:sz w:val="20"/>
              </w:rPr>
              <w:t>RF</w:t>
            </w:r>
            <w:r>
              <w:rPr>
                <w:sz w:val="20"/>
              </w:rPr>
              <w:t>5</w:t>
            </w:r>
            <w:r w:rsidR="009F0DDF">
              <w:rPr>
                <w:sz w:val="20"/>
              </w:rPr>
              <w:t>, RF14</w:t>
            </w:r>
          </w:p>
        </w:tc>
        <w:tc>
          <w:tcPr>
            <w:tcW w:w="3440" w:type="dxa"/>
            <w:shd w:val="clear" w:color="auto" w:fill="auto"/>
          </w:tcPr>
          <w:p w14:paraId="6B1D9DF6" w14:textId="77777777" w:rsidR="007E0913" w:rsidRPr="00D4797F" w:rsidRDefault="007E0913" w:rsidP="006A66BF">
            <w:pPr>
              <w:pStyle w:val="TF-TEXTO-QUADRO-Centralizado"/>
              <w:rPr>
                <w:sz w:val="20"/>
              </w:rPr>
            </w:pPr>
            <w:r w:rsidRPr="00D4797F">
              <w:rPr>
                <w:sz w:val="20"/>
              </w:rPr>
              <w:t>UC07</w:t>
            </w:r>
          </w:p>
        </w:tc>
      </w:tr>
      <w:tr w:rsidR="007E0913" w14:paraId="3635367E" w14:textId="77777777" w:rsidTr="006A66BF">
        <w:tc>
          <w:tcPr>
            <w:tcW w:w="3364" w:type="dxa"/>
            <w:shd w:val="clear" w:color="auto" w:fill="auto"/>
          </w:tcPr>
          <w:p w14:paraId="7D3740C8" w14:textId="34268AD8" w:rsidR="007E0913" w:rsidRPr="00D4797F" w:rsidRDefault="007E0913" w:rsidP="006A66BF">
            <w:pPr>
              <w:pStyle w:val="TF-TEXTO-QUADRO-Centralizado"/>
              <w:rPr>
                <w:sz w:val="20"/>
              </w:rPr>
            </w:pPr>
            <w:r w:rsidRPr="00D4797F">
              <w:rPr>
                <w:sz w:val="20"/>
              </w:rPr>
              <w:t>RF</w:t>
            </w:r>
            <w:r w:rsidR="009B1EF1">
              <w:rPr>
                <w:sz w:val="20"/>
              </w:rPr>
              <w:t>9</w:t>
            </w:r>
          </w:p>
        </w:tc>
        <w:tc>
          <w:tcPr>
            <w:tcW w:w="3440" w:type="dxa"/>
            <w:shd w:val="clear" w:color="auto" w:fill="auto"/>
          </w:tcPr>
          <w:p w14:paraId="4BBD3F60" w14:textId="77777777" w:rsidR="007E0913" w:rsidRPr="00D4797F" w:rsidRDefault="007E0913" w:rsidP="006A66BF">
            <w:pPr>
              <w:pStyle w:val="TF-TEXTO-QUADRO-Centralizado"/>
              <w:rPr>
                <w:sz w:val="20"/>
              </w:rPr>
            </w:pPr>
            <w:r w:rsidRPr="00D4797F">
              <w:rPr>
                <w:sz w:val="20"/>
              </w:rPr>
              <w:t>UC08</w:t>
            </w:r>
          </w:p>
        </w:tc>
      </w:tr>
      <w:tr w:rsidR="007E0913" w14:paraId="08720FD2" w14:textId="77777777" w:rsidTr="006A66BF">
        <w:tc>
          <w:tcPr>
            <w:tcW w:w="3364" w:type="dxa"/>
            <w:shd w:val="clear" w:color="auto" w:fill="auto"/>
          </w:tcPr>
          <w:p w14:paraId="327859D7" w14:textId="187040BB" w:rsidR="007E0913" w:rsidRPr="00D4797F" w:rsidRDefault="007E0913" w:rsidP="006A66BF">
            <w:pPr>
              <w:pStyle w:val="TF-TEXTO-QUADRO-Centralizado"/>
              <w:rPr>
                <w:sz w:val="20"/>
              </w:rPr>
            </w:pPr>
            <w:r w:rsidRPr="00D4797F">
              <w:rPr>
                <w:sz w:val="20"/>
              </w:rPr>
              <w:t>RF</w:t>
            </w:r>
            <w:r w:rsidR="00684B5E">
              <w:rPr>
                <w:sz w:val="20"/>
              </w:rPr>
              <w:t>10</w:t>
            </w:r>
            <w:r w:rsidRPr="00D4797F">
              <w:rPr>
                <w:sz w:val="20"/>
              </w:rPr>
              <w:t>, RF</w:t>
            </w:r>
            <w:r w:rsidR="00684B5E">
              <w:rPr>
                <w:sz w:val="20"/>
              </w:rPr>
              <w:t>11</w:t>
            </w:r>
            <w:r w:rsidR="00F332F4">
              <w:rPr>
                <w:sz w:val="20"/>
              </w:rPr>
              <w:t>, RF16</w:t>
            </w:r>
            <w:r w:rsidR="005C3E9D">
              <w:rPr>
                <w:sz w:val="20"/>
              </w:rPr>
              <w:t>, RF18</w:t>
            </w:r>
          </w:p>
        </w:tc>
        <w:tc>
          <w:tcPr>
            <w:tcW w:w="3440" w:type="dxa"/>
            <w:shd w:val="clear" w:color="auto" w:fill="auto"/>
          </w:tcPr>
          <w:p w14:paraId="4E1B4D52" w14:textId="77777777" w:rsidR="007E0913" w:rsidRPr="00D4797F" w:rsidRDefault="007E0913" w:rsidP="006A66BF">
            <w:pPr>
              <w:pStyle w:val="TF-TEXTO-QUADRO-Centralizado"/>
              <w:rPr>
                <w:sz w:val="20"/>
              </w:rPr>
            </w:pPr>
            <w:r w:rsidRPr="00D4797F">
              <w:rPr>
                <w:sz w:val="20"/>
              </w:rPr>
              <w:t>UC09</w:t>
            </w:r>
          </w:p>
        </w:tc>
      </w:tr>
    </w:tbl>
    <w:p w14:paraId="5566E678" w14:textId="6FC20137" w:rsidR="006344CA" w:rsidRDefault="007E0913" w:rsidP="005C3E9D">
      <w:pPr>
        <w:pStyle w:val="TF-FONTE"/>
      </w:pPr>
      <w:r>
        <w:t>Fonte: elaborado pelos autores</w:t>
      </w:r>
      <w:r w:rsidR="005A390A">
        <w:t xml:space="preserve"> (2024)</w:t>
      </w:r>
      <w:r>
        <w:t>.</w:t>
      </w:r>
    </w:p>
    <w:p w14:paraId="2864F269" w14:textId="77777777" w:rsidR="009B7350" w:rsidRDefault="009B7350" w:rsidP="005F602A">
      <w:pPr>
        <w:pStyle w:val="Ttulo3"/>
      </w:pPr>
      <w:bookmarkStart w:id="125" w:name="_Ref151402650"/>
      <w:bookmarkStart w:id="126" w:name="_Toc152532631"/>
      <w:bookmarkStart w:id="127" w:name="_Toc169372005"/>
      <w:r>
        <w:t>Diagrama de Classes</w:t>
      </w:r>
      <w:bookmarkEnd w:id="125"/>
      <w:bookmarkEnd w:id="126"/>
      <w:bookmarkEnd w:id="127"/>
    </w:p>
    <w:p w14:paraId="3FF9A347" w14:textId="14B2C036" w:rsidR="00DC4F58" w:rsidRDefault="00C50894" w:rsidP="00C50894">
      <w:pPr>
        <w:jc w:val="both"/>
      </w:pPr>
      <w:r>
        <w:tab/>
      </w:r>
      <w:r w:rsidR="00397F41">
        <w:t xml:space="preserve">Esta subseção exibe o diagrama de classes na </w:t>
      </w:r>
      <w:r w:rsidR="00397F41">
        <w:fldChar w:fldCharType="begin"/>
      </w:r>
      <w:r w:rsidR="00397F41">
        <w:instrText xml:space="preserve"> REF _Ref151404475 \h </w:instrText>
      </w:r>
      <w:r w:rsidR="00397F41">
        <w:fldChar w:fldCharType="separate"/>
      </w:r>
      <w:r w:rsidR="00397F41">
        <w:t xml:space="preserve">Figura </w:t>
      </w:r>
      <w:r w:rsidR="00C27328">
        <w:rPr>
          <w:noProof/>
        </w:rPr>
        <w:t>7</w:t>
      </w:r>
      <w:r w:rsidR="00397F41">
        <w:fldChar w:fldCharType="end"/>
      </w:r>
      <w:r w:rsidR="00397F41">
        <w:t xml:space="preserve">, que ilustra a estrutura de classes do sistema. </w:t>
      </w:r>
      <w:r w:rsidR="00DC4F58">
        <w:t>A figura oferece uma visão</w:t>
      </w:r>
      <w:r w:rsidR="00DC4F58" w:rsidRPr="00DC4F58">
        <w:t xml:space="preserve"> </w:t>
      </w:r>
      <w:r w:rsidR="00DC4F58">
        <w:t xml:space="preserve">geral da arquitetura das camadas de validação, serviço, acesso a dados, modelos, </w:t>
      </w:r>
      <w:r w:rsidR="00C27328">
        <w:t>enumerações</w:t>
      </w:r>
      <w:r w:rsidR="00DC4F58">
        <w:t xml:space="preserve"> e exceções, enfatizando seus inter-relacionamentos. Devi</w:t>
      </w:r>
      <w:r w:rsidR="00397F41">
        <w:t>do à complexidade e à limitação de espaço, os atributos foram omitidos nesta representação.</w:t>
      </w:r>
    </w:p>
    <w:p w14:paraId="022E2B20" w14:textId="7BAD3C92" w:rsidR="00794A11" w:rsidRDefault="00794A11" w:rsidP="004A0D50">
      <w:pPr>
        <w:jc w:val="both"/>
      </w:pPr>
      <w:r>
        <w:t>A camada de modelos desempenha um papel fundamental na representação das estruturas principais do sistema. Ao mesmo tempo, a camada de serviço assume a responsabilidade crucial de instanciar e manipular esses modelos, validando-os e verificando se eles serão ou não persistidos no banco de dados. Já a camada de configuração e a camada de banco de dados proporcionam componentes dedicados à configuração e gestão eficiente da comunicação com o banco de dados. Além disso, a camada de validadores garante a integridade e consistência dos dados.</w:t>
      </w:r>
    </w:p>
    <w:p w14:paraId="6A449D1E" w14:textId="181BD98A" w:rsidR="00794A11" w:rsidRDefault="00505273" w:rsidP="00505273">
      <w:pPr>
        <w:jc w:val="both"/>
      </w:pPr>
      <w:r>
        <w:tab/>
      </w:r>
      <w:r w:rsidR="00794A11">
        <w:t xml:space="preserve">Foram criadas 6 classes na camada de modelos, sendo elas: </w:t>
      </w:r>
      <w:proofErr w:type="spellStart"/>
      <w:r w:rsidR="00090511">
        <w:rPr>
          <w:rFonts w:ascii="Courier New" w:hAnsi="Courier New" w:cs="Courier New"/>
          <w:sz w:val="20"/>
          <w:szCs w:val="20"/>
        </w:rPr>
        <w:t>ClothColors</w:t>
      </w:r>
      <w:proofErr w:type="spellEnd"/>
      <w:r w:rsidR="00794A11" w:rsidRPr="00343C30">
        <w:rPr>
          <w:rFonts w:ascii="Courier New" w:hAnsi="Courier New" w:cs="Courier New"/>
          <w:sz w:val="20"/>
          <w:szCs w:val="20"/>
        </w:rPr>
        <w:t xml:space="preserve">, </w:t>
      </w:r>
      <w:proofErr w:type="spellStart"/>
      <w:r w:rsidR="00090511">
        <w:rPr>
          <w:rFonts w:ascii="Courier New" w:hAnsi="Courier New" w:cs="Courier New"/>
          <w:sz w:val="20"/>
          <w:szCs w:val="20"/>
        </w:rPr>
        <w:t>Products</w:t>
      </w:r>
      <w:proofErr w:type="spellEnd"/>
      <w:r w:rsidR="005439A6">
        <w:rPr>
          <w:rFonts w:ascii="Courier New" w:hAnsi="Courier New" w:cs="Courier New"/>
          <w:sz w:val="20"/>
          <w:szCs w:val="20"/>
        </w:rPr>
        <w:t xml:space="preserve">, </w:t>
      </w:r>
      <w:proofErr w:type="spellStart"/>
      <w:r w:rsidR="005439A6">
        <w:rPr>
          <w:rFonts w:ascii="Courier New" w:hAnsi="Courier New" w:cs="Courier New"/>
          <w:sz w:val="20"/>
          <w:szCs w:val="20"/>
        </w:rPr>
        <w:t>Sizes</w:t>
      </w:r>
      <w:proofErr w:type="spellEnd"/>
      <w:r w:rsidR="005439A6">
        <w:rPr>
          <w:rFonts w:ascii="Courier New" w:hAnsi="Courier New" w:cs="Courier New"/>
          <w:sz w:val="20"/>
          <w:szCs w:val="20"/>
        </w:rPr>
        <w:t xml:space="preserve">, </w:t>
      </w:r>
      <w:proofErr w:type="spellStart"/>
      <w:r w:rsidR="005439A6">
        <w:rPr>
          <w:rFonts w:ascii="Courier New" w:hAnsi="Courier New" w:cs="Courier New"/>
          <w:sz w:val="20"/>
          <w:szCs w:val="20"/>
        </w:rPr>
        <w:t>StorageModel</w:t>
      </w:r>
      <w:proofErr w:type="spellEnd"/>
      <w:r w:rsidR="005439A6">
        <w:rPr>
          <w:rFonts w:ascii="Courier New" w:hAnsi="Courier New" w:cs="Courier New"/>
          <w:sz w:val="20"/>
          <w:szCs w:val="20"/>
        </w:rPr>
        <w:t xml:space="preserve">, </w:t>
      </w:r>
      <w:proofErr w:type="spellStart"/>
      <w:r w:rsidR="005439A6">
        <w:rPr>
          <w:rFonts w:ascii="Courier New" w:hAnsi="Courier New" w:cs="Courier New"/>
          <w:sz w:val="20"/>
          <w:szCs w:val="20"/>
        </w:rPr>
        <w:t>StorageSales</w:t>
      </w:r>
      <w:proofErr w:type="spellEnd"/>
      <w:r w:rsidR="005439A6">
        <w:rPr>
          <w:rFonts w:ascii="Courier New" w:hAnsi="Courier New" w:cs="Courier New"/>
          <w:sz w:val="20"/>
          <w:szCs w:val="20"/>
        </w:rPr>
        <w:t xml:space="preserve"> e </w:t>
      </w:r>
      <w:proofErr w:type="spellStart"/>
      <w:r w:rsidR="005439A6">
        <w:rPr>
          <w:rFonts w:ascii="Courier New" w:hAnsi="Courier New" w:cs="Courier New"/>
          <w:sz w:val="20"/>
          <w:szCs w:val="20"/>
        </w:rPr>
        <w:t>User</w:t>
      </w:r>
      <w:proofErr w:type="spellEnd"/>
      <w:r w:rsidR="00794A11">
        <w:t>. Na camada de serviço foram criadas 7 classes, sendo elas:</w:t>
      </w:r>
      <w:r w:rsidR="00794A11" w:rsidRPr="00343C30">
        <w:rPr>
          <w:rFonts w:ascii="Courier New" w:hAnsi="Courier New" w:cs="Courier New"/>
          <w:sz w:val="20"/>
          <w:szCs w:val="20"/>
        </w:rPr>
        <w:t xml:space="preserve"> </w:t>
      </w:r>
      <w:proofErr w:type="spellStart"/>
      <w:r w:rsidR="00F412F0">
        <w:rPr>
          <w:rFonts w:ascii="Courier New" w:hAnsi="Courier New" w:cs="Courier New"/>
          <w:sz w:val="20"/>
          <w:szCs w:val="20"/>
        </w:rPr>
        <w:t>ColorsService</w:t>
      </w:r>
      <w:proofErr w:type="spellEnd"/>
      <w:r w:rsidR="00F412F0">
        <w:rPr>
          <w:rFonts w:ascii="Courier New" w:hAnsi="Courier New" w:cs="Courier New"/>
          <w:sz w:val="20"/>
          <w:szCs w:val="20"/>
        </w:rPr>
        <w:t xml:space="preserve">, </w:t>
      </w:r>
      <w:proofErr w:type="spellStart"/>
      <w:r w:rsidR="00F412F0">
        <w:rPr>
          <w:rFonts w:ascii="Courier New" w:hAnsi="Courier New" w:cs="Courier New"/>
          <w:sz w:val="20"/>
          <w:szCs w:val="20"/>
        </w:rPr>
        <w:t>LoginService</w:t>
      </w:r>
      <w:proofErr w:type="spellEnd"/>
      <w:r w:rsidR="00F412F0">
        <w:rPr>
          <w:rFonts w:ascii="Courier New" w:hAnsi="Courier New" w:cs="Courier New"/>
          <w:sz w:val="20"/>
          <w:szCs w:val="20"/>
        </w:rPr>
        <w:t xml:space="preserve">, </w:t>
      </w:r>
      <w:proofErr w:type="spellStart"/>
      <w:r w:rsidR="00F412F0">
        <w:rPr>
          <w:rFonts w:ascii="Courier New" w:hAnsi="Courier New" w:cs="Courier New"/>
          <w:sz w:val="20"/>
          <w:szCs w:val="20"/>
        </w:rPr>
        <w:t>MetricsService</w:t>
      </w:r>
      <w:proofErr w:type="spellEnd"/>
      <w:r w:rsidR="00F412F0">
        <w:rPr>
          <w:rFonts w:ascii="Courier New" w:hAnsi="Courier New" w:cs="Courier New"/>
          <w:sz w:val="20"/>
          <w:szCs w:val="20"/>
        </w:rPr>
        <w:t xml:space="preserve">, </w:t>
      </w:r>
      <w:proofErr w:type="spellStart"/>
      <w:r w:rsidR="00F412F0">
        <w:rPr>
          <w:rFonts w:ascii="Courier New" w:hAnsi="Courier New" w:cs="Courier New"/>
          <w:sz w:val="20"/>
          <w:szCs w:val="20"/>
        </w:rPr>
        <w:t>ModelService</w:t>
      </w:r>
      <w:proofErr w:type="spellEnd"/>
      <w:r w:rsidR="00F412F0">
        <w:rPr>
          <w:rFonts w:ascii="Courier New" w:hAnsi="Courier New" w:cs="Courier New"/>
          <w:sz w:val="20"/>
          <w:szCs w:val="20"/>
        </w:rPr>
        <w:t xml:space="preserve">, </w:t>
      </w:r>
      <w:proofErr w:type="spellStart"/>
      <w:r w:rsidR="00F412F0">
        <w:rPr>
          <w:rFonts w:ascii="Courier New" w:hAnsi="Courier New" w:cs="Courier New"/>
          <w:sz w:val="20"/>
          <w:szCs w:val="20"/>
        </w:rPr>
        <w:t>ProductService</w:t>
      </w:r>
      <w:proofErr w:type="spellEnd"/>
      <w:r w:rsidR="00F412F0">
        <w:rPr>
          <w:rFonts w:ascii="Courier New" w:hAnsi="Courier New" w:cs="Courier New"/>
          <w:sz w:val="20"/>
          <w:szCs w:val="20"/>
        </w:rPr>
        <w:t xml:space="preserve">, </w:t>
      </w:r>
      <w:proofErr w:type="spellStart"/>
      <w:r w:rsidR="00F412F0">
        <w:rPr>
          <w:rFonts w:ascii="Courier New" w:hAnsi="Courier New" w:cs="Courier New"/>
          <w:sz w:val="20"/>
          <w:szCs w:val="20"/>
        </w:rPr>
        <w:t>SalesService</w:t>
      </w:r>
      <w:proofErr w:type="spellEnd"/>
      <w:r w:rsidR="00F412F0">
        <w:rPr>
          <w:rFonts w:ascii="Courier New" w:hAnsi="Courier New" w:cs="Courier New"/>
          <w:sz w:val="20"/>
          <w:szCs w:val="20"/>
        </w:rPr>
        <w:t xml:space="preserve"> e </w:t>
      </w:r>
      <w:proofErr w:type="spellStart"/>
      <w:r w:rsidR="00F412F0">
        <w:rPr>
          <w:rFonts w:ascii="Courier New" w:hAnsi="Courier New" w:cs="Courier New"/>
          <w:sz w:val="20"/>
          <w:szCs w:val="20"/>
        </w:rPr>
        <w:t>UserService</w:t>
      </w:r>
      <w:proofErr w:type="spellEnd"/>
      <w:r w:rsidR="00794A11">
        <w:t xml:space="preserve">. Na camada de configuração, foi criada a classe </w:t>
      </w:r>
      <w:proofErr w:type="spellStart"/>
      <w:r w:rsidR="00794A11" w:rsidRPr="00343C30">
        <w:rPr>
          <w:rFonts w:ascii="Courier New" w:hAnsi="Courier New" w:cs="Courier New"/>
          <w:sz w:val="20"/>
          <w:szCs w:val="20"/>
        </w:rPr>
        <w:t>StorageConfig</w:t>
      </w:r>
      <w:proofErr w:type="spellEnd"/>
      <w:r w:rsidR="00794A11">
        <w:t>.</w:t>
      </w:r>
    </w:p>
    <w:p w14:paraId="7DCE558A" w14:textId="2513D22D" w:rsidR="00145024" w:rsidRDefault="00794A11" w:rsidP="004A0D50">
      <w:pPr>
        <w:jc w:val="both"/>
        <w:rPr>
          <w:noProof/>
        </w:rPr>
      </w:pPr>
      <w:r>
        <w:t xml:space="preserve">Para a camada de banco de dados, foram criadas 3 classes: </w:t>
      </w:r>
      <w:proofErr w:type="spellStart"/>
      <w:r w:rsidR="00416938">
        <w:rPr>
          <w:rFonts w:ascii="Courier New" w:hAnsi="Courier New" w:cs="Courier New"/>
          <w:sz w:val="20"/>
          <w:szCs w:val="20"/>
        </w:rPr>
        <w:t>InitialLoad</w:t>
      </w:r>
      <w:proofErr w:type="spellEnd"/>
      <w:r w:rsidR="00416938">
        <w:rPr>
          <w:rFonts w:ascii="Courier New" w:hAnsi="Courier New" w:cs="Courier New"/>
          <w:sz w:val="20"/>
          <w:szCs w:val="20"/>
        </w:rPr>
        <w:t xml:space="preserve">, </w:t>
      </w:r>
      <w:proofErr w:type="spellStart"/>
      <w:r w:rsidR="00416938">
        <w:rPr>
          <w:rFonts w:ascii="Courier New" w:hAnsi="Courier New" w:cs="Courier New"/>
          <w:sz w:val="20"/>
          <w:szCs w:val="20"/>
        </w:rPr>
        <w:t>MongoDB</w:t>
      </w:r>
      <w:proofErr w:type="spellEnd"/>
      <w:r w:rsidR="00416938">
        <w:rPr>
          <w:rFonts w:ascii="Courier New" w:hAnsi="Courier New" w:cs="Courier New"/>
          <w:sz w:val="20"/>
          <w:szCs w:val="20"/>
        </w:rPr>
        <w:t xml:space="preserve">, </w:t>
      </w:r>
      <w:proofErr w:type="spellStart"/>
      <w:r w:rsidR="00416938">
        <w:rPr>
          <w:rFonts w:ascii="Courier New" w:hAnsi="Courier New" w:cs="Courier New"/>
          <w:sz w:val="20"/>
          <w:szCs w:val="20"/>
        </w:rPr>
        <w:t>SafeSaver</w:t>
      </w:r>
      <w:proofErr w:type="spellEnd"/>
      <w:r>
        <w:t>. Na camada de validadores, foram criadas 14 classes:</w:t>
      </w:r>
      <w:r w:rsidR="00AE26A0">
        <w:t xml:space="preserve"> </w:t>
      </w:r>
      <w:proofErr w:type="spellStart"/>
      <w:r w:rsidR="00AE26A0" w:rsidRPr="00AE26A0">
        <w:rPr>
          <w:rStyle w:val="Forte"/>
          <w:rFonts w:ascii="Courier New" w:hAnsi="Courier New" w:cs="Courier New"/>
          <w:b w:val="0"/>
          <w:bCs w:val="0"/>
          <w:sz w:val="20"/>
          <w:szCs w:val="20"/>
        </w:rPr>
        <w:t>AuthValidator</w:t>
      </w:r>
      <w:proofErr w:type="spellEnd"/>
      <w:r w:rsidR="00AE26A0" w:rsidRPr="00AE26A0">
        <w:rPr>
          <w:rFonts w:ascii="Courier New" w:hAnsi="Courier New" w:cs="Courier New"/>
          <w:b/>
          <w:bCs/>
          <w:sz w:val="20"/>
          <w:szCs w:val="20"/>
        </w:rPr>
        <w:t xml:space="preserve">, </w:t>
      </w:r>
      <w:proofErr w:type="spellStart"/>
      <w:r w:rsidR="00AE26A0" w:rsidRPr="00AE26A0">
        <w:rPr>
          <w:rStyle w:val="Forte"/>
          <w:rFonts w:ascii="Courier New" w:hAnsi="Courier New" w:cs="Courier New"/>
          <w:b w:val="0"/>
          <w:bCs w:val="0"/>
          <w:sz w:val="20"/>
          <w:szCs w:val="20"/>
        </w:rPr>
        <w:t>CreateColorValidator</w:t>
      </w:r>
      <w:proofErr w:type="spellEnd"/>
      <w:r w:rsidR="00AE26A0" w:rsidRPr="00AE26A0">
        <w:rPr>
          <w:rFonts w:ascii="Courier New" w:hAnsi="Courier New" w:cs="Courier New"/>
          <w:b/>
          <w:bCs/>
          <w:sz w:val="20"/>
          <w:szCs w:val="20"/>
        </w:rPr>
        <w:t xml:space="preserve">, </w:t>
      </w:r>
      <w:proofErr w:type="spellStart"/>
      <w:r w:rsidR="00AE26A0" w:rsidRPr="00AE26A0">
        <w:rPr>
          <w:rStyle w:val="Forte"/>
          <w:rFonts w:ascii="Courier New" w:hAnsi="Courier New" w:cs="Courier New"/>
          <w:b w:val="0"/>
          <w:bCs w:val="0"/>
          <w:sz w:val="20"/>
          <w:szCs w:val="20"/>
        </w:rPr>
        <w:t>CreateUserValidator</w:t>
      </w:r>
      <w:proofErr w:type="spellEnd"/>
      <w:r w:rsidR="00AE26A0" w:rsidRPr="00AE26A0">
        <w:rPr>
          <w:rFonts w:ascii="Courier New" w:hAnsi="Courier New" w:cs="Courier New"/>
          <w:b/>
          <w:bCs/>
          <w:sz w:val="20"/>
          <w:szCs w:val="20"/>
        </w:rPr>
        <w:t xml:space="preserve">, </w:t>
      </w:r>
      <w:proofErr w:type="spellStart"/>
      <w:r w:rsidR="00AE26A0" w:rsidRPr="00AE26A0">
        <w:rPr>
          <w:rStyle w:val="Forte"/>
          <w:rFonts w:ascii="Courier New" w:hAnsi="Courier New" w:cs="Courier New"/>
          <w:b w:val="0"/>
          <w:bCs w:val="0"/>
          <w:sz w:val="20"/>
          <w:szCs w:val="20"/>
        </w:rPr>
        <w:t>DataFieldValidator</w:t>
      </w:r>
      <w:proofErr w:type="spellEnd"/>
      <w:r w:rsidR="00AE26A0" w:rsidRPr="00AE26A0">
        <w:rPr>
          <w:rFonts w:ascii="Courier New" w:hAnsi="Courier New" w:cs="Courier New"/>
          <w:b/>
          <w:bCs/>
          <w:sz w:val="20"/>
          <w:szCs w:val="20"/>
        </w:rPr>
        <w:t xml:space="preserve">, </w:t>
      </w:r>
      <w:proofErr w:type="spellStart"/>
      <w:r w:rsidR="00AE26A0" w:rsidRPr="00AE26A0">
        <w:rPr>
          <w:rStyle w:val="Forte"/>
          <w:rFonts w:ascii="Courier New" w:hAnsi="Courier New" w:cs="Courier New"/>
          <w:b w:val="0"/>
          <w:bCs w:val="0"/>
          <w:sz w:val="20"/>
          <w:szCs w:val="20"/>
        </w:rPr>
        <w:t>DeleteModel</w:t>
      </w:r>
      <w:proofErr w:type="spellEnd"/>
      <w:r w:rsidR="00AE26A0" w:rsidRPr="00AE26A0">
        <w:rPr>
          <w:rFonts w:ascii="Courier New" w:hAnsi="Courier New" w:cs="Courier New"/>
          <w:b/>
          <w:bCs/>
          <w:sz w:val="20"/>
          <w:szCs w:val="20"/>
        </w:rPr>
        <w:t xml:space="preserve">, </w:t>
      </w:r>
      <w:proofErr w:type="spellStart"/>
      <w:r w:rsidR="00AE26A0" w:rsidRPr="00AE26A0">
        <w:rPr>
          <w:rStyle w:val="Forte"/>
          <w:rFonts w:ascii="Courier New" w:hAnsi="Courier New" w:cs="Courier New"/>
          <w:b w:val="0"/>
          <w:bCs w:val="0"/>
          <w:sz w:val="20"/>
          <w:szCs w:val="20"/>
        </w:rPr>
        <w:t>DeleteProduct</w:t>
      </w:r>
      <w:proofErr w:type="spellEnd"/>
      <w:r w:rsidR="00AE26A0" w:rsidRPr="00AE26A0">
        <w:rPr>
          <w:rFonts w:ascii="Courier New" w:hAnsi="Courier New" w:cs="Courier New"/>
          <w:b/>
          <w:bCs/>
          <w:sz w:val="20"/>
          <w:szCs w:val="20"/>
        </w:rPr>
        <w:t xml:space="preserve">, </w:t>
      </w:r>
      <w:proofErr w:type="spellStart"/>
      <w:r w:rsidR="00AE26A0" w:rsidRPr="00AE26A0">
        <w:rPr>
          <w:rStyle w:val="Forte"/>
          <w:rFonts w:ascii="Courier New" w:hAnsi="Courier New" w:cs="Courier New"/>
          <w:b w:val="0"/>
          <w:bCs w:val="0"/>
          <w:sz w:val="20"/>
          <w:szCs w:val="20"/>
        </w:rPr>
        <w:t>EditModel</w:t>
      </w:r>
      <w:proofErr w:type="spellEnd"/>
      <w:r w:rsidR="00AE26A0" w:rsidRPr="00AE26A0">
        <w:rPr>
          <w:rFonts w:ascii="Courier New" w:hAnsi="Courier New" w:cs="Courier New"/>
          <w:b/>
          <w:bCs/>
          <w:sz w:val="20"/>
          <w:szCs w:val="20"/>
        </w:rPr>
        <w:t xml:space="preserve">, </w:t>
      </w:r>
      <w:proofErr w:type="spellStart"/>
      <w:r w:rsidR="00AE26A0" w:rsidRPr="00AE26A0">
        <w:rPr>
          <w:rStyle w:val="Forte"/>
          <w:rFonts w:ascii="Courier New" w:hAnsi="Courier New" w:cs="Courier New"/>
          <w:b w:val="0"/>
          <w:bCs w:val="0"/>
          <w:sz w:val="20"/>
          <w:szCs w:val="20"/>
        </w:rPr>
        <w:t>LoginValidator</w:t>
      </w:r>
      <w:proofErr w:type="spellEnd"/>
      <w:r w:rsidR="00AE26A0" w:rsidRPr="00AE26A0">
        <w:rPr>
          <w:rFonts w:ascii="Courier New" w:hAnsi="Courier New" w:cs="Courier New"/>
          <w:b/>
          <w:bCs/>
          <w:sz w:val="20"/>
          <w:szCs w:val="20"/>
        </w:rPr>
        <w:t xml:space="preserve">, </w:t>
      </w:r>
      <w:proofErr w:type="spellStart"/>
      <w:r w:rsidR="00AE26A0" w:rsidRPr="00AE26A0">
        <w:rPr>
          <w:rStyle w:val="Forte"/>
          <w:rFonts w:ascii="Courier New" w:hAnsi="Courier New" w:cs="Courier New"/>
          <w:b w:val="0"/>
          <w:bCs w:val="0"/>
          <w:sz w:val="20"/>
          <w:szCs w:val="20"/>
        </w:rPr>
        <w:t>NewModel</w:t>
      </w:r>
      <w:proofErr w:type="spellEnd"/>
      <w:r w:rsidR="00AE26A0" w:rsidRPr="00AE26A0">
        <w:rPr>
          <w:rFonts w:ascii="Courier New" w:hAnsi="Courier New" w:cs="Courier New"/>
          <w:b/>
          <w:bCs/>
          <w:sz w:val="20"/>
          <w:szCs w:val="20"/>
        </w:rPr>
        <w:t xml:space="preserve">, </w:t>
      </w:r>
      <w:proofErr w:type="spellStart"/>
      <w:r w:rsidR="00AE26A0" w:rsidRPr="00AE26A0">
        <w:rPr>
          <w:rStyle w:val="Forte"/>
          <w:rFonts w:ascii="Courier New" w:hAnsi="Courier New" w:cs="Courier New"/>
          <w:b w:val="0"/>
          <w:bCs w:val="0"/>
          <w:sz w:val="20"/>
          <w:szCs w:val="20"/>
        </w:rPr>
        <w:t>NewProduct</w:t>
      </w:r>
      <w:proofErr w:type="spellEnd"/>
      <w:r w:rsidR="00AE26A0" w:rsidRPr="00AE26A0">
        <w:rPr>
          <w:rFonts w:ascii="Courier New" w:hAnsi="Courier New" w:cs="Courier New"/>
          <w:b/>
          <w:bCs/>
          <w:sz w:val="20"/>
          <w:szCs w:val="20"/>
        </w:rPr>
        <w:t xml:space="preserve">, </w:t>
      </w:r>
      <w:proofErr w:type="spellStart"/>
      <w:r w:rsidR="00AE26A0" w:rsidRPr="00AE26A0">
        <w:rPr>
          <w:rStyle w:val="Forte"/>
          <w:rFonts w:ascii="Courier New" w:hAnsi="Courier New" w:cs="Courier New"/>
          <w:b w:val="0"/>
          <w:bCs w:val="0"/>
          <w:sz w:val="20"/>
          <w:szCs w:val="20"/>
        </w:rPr>
        <w:t>PrintBarcode</w:t>
      </w:r>
      <w:proofErr w:type="spellEnd"/>
      <w:r w:rsidR="00AE26A0" w:rsidRPr="00AE26A0">
        <w:rPr>
          <w:rFonts w:ascii="Courier New" w:hAnsi="Courier New" w:cs="Courier New"/>
          <w:b/>
          <w:bCs/>
          <w:sz w:val="20"/>
          <w:szCs w:val="20"/>
        </w:rPr>
        <w:t xml:space="preserve">, </w:t>
      </w:r>
      <w:proofErr w:type="spellStart"/>
      <w:r w:rsidR="00AE26A0" w:rsidRPr="00AE26A0">
        <w:rPr>
          <w:rStyle w:val="Forte"/>
          <w:rFonts w:ascii="Courier New" w:hAnsi="Courier New" w:cs="Courier New"/>
          <w:b w:val="0"/>
          <w:bCs w:val="0"/>
          <w:sz w:val="20"/>
          <w:szCs w:val="20"/>
        </w:rPr>
        <w:t>SoldStorageNameAndPrice</w:t>
      </w:r>
      <w:proofErr w:type="spellEnd"/>
      <w:r w:rsidR="00AE26A0" w:rsidRPr="00AE26A0">
        <w:rPr>
          <w:rFonts w:ascii="Courier New" w:hAnsi="Courier New" w:cs="Courier New"/>
          <w:b/>
          <w:bCs/>
          <w:sz w:val="20"/>
          <w:szCs w:val="20"/>
        </w:rPr>
        <w:t xml:space="preserve">, </w:t>
      </w:r>
      <w:proofErr w:type="spellStart"/>
      <w:r w:rsidR="00AE26A0" w:rsidRPr="00AE26A0">
        <w:rPr>
          <w:rStyle w:val="Forte"/>
          <w:rFonts w:ascii="Courier New" w:hAnsi="Courier New" w:cs="Courier New"/>
          <w:b w:val="0"/>
          <w:bCs w:val="0"/>
          <w:sz w:val="20"/>
          <w:szCs w:val="20"/>
        </w:rPr>
        <w:t>UpdateColorValidator</w:t>
      </w:r>
      <w:proofErr w:type="spellEnd"/>
      <w:r w:rsidR="00AE26A0" w:rsidRPr="00AE26A0">
        <w:rPr>
          <w:rFonts w:ascii="Courier New" w:hAnsi="Courier New" w:cs="Courier New"/>
          <w:b/>
          <w:bCs/>
          <w:sz w:val="20"/>
          <w:szCs w:val="20"/>
        </w:rPr>
        <w:t xml:space="preserve"> e </w:t>
      </w:r>
      <w:proofErr w:type="spellStart"/>
      <w:r w:rsidR="00AE26A0" w:rsidRPr="00AE26A0">
        <w:rPr>
          <w:rStyle w:val="Forte"/>
          <w:rFonts w:ascii="Courier New" w:hAnsi="Courier New" w:cs="Courier New"/>
          <w:b w:val="0"/>
          <w:bCs w:val="0"/>
          <w:sz w:val="20"/>
          <w:szCs w:val="20"/>
        </w:rPr>
        <w:t>UpdateUserValidator</w:t>
      </w:r>
      <w:proofErr w:type="spellEnd"/>
      <w:r w:rsidRPr="00AE26A0">
        <w:rPr>
          <w:rFonts w:ascii="Courier New" w:hAnsi="Courier New" w:cs="Courier New"/>
          <w:b/>
          <w:bCs/>
          <w:sz w:val="20"/>
          <w:szCs w:val="20"/>
        </w:rPr>
        <w:t>.</w:t>
      </w:r>
      <w:r w:rsidR="00A13E01">
        <w:t xml:space="preserve"> </w:t>
      </w:r>
      <w:r>
        <w:t>Além disso, foi criada a classe</w:t>
      </w:r>
      <w:r w:rsidR="00463638">
        <w:t xml:space="preserve"> </w:t>
      </w:r>
      <w:proofErr w:type="spellStart"/>
      <w:r w:rsidR="00AE26A0">
        <w:rPr>
          <w:rFonts w:ascii="Courier New" w:hAnsi="Courier New" w:cs="Courier New"/>
          <w:sz w:val="20"/>
          <w:szCs w:val="20"/>
        </w:rPr>
        <w:t>PrintImage</w:t>
      </w:r>
      <w:proofErr w:type="spellEnd"/>
      <w:r w:rsidR="000047B5">
        <w:rPr>
          <w:rFonts w:ascii="Courier New" w:hAnsi="Courier New" w:cs="Courier New"/>
          <w:sz w:val="20"/>
          <w:szCs w:val="20"/>
        </w:rPr>
        <w:t xml:space="preserve"> e </w:t>
      </w:r>
      <w:proofErr w:type="spellStart"/>
      <w:r w:rsidR="00AE26A0">
        <w:rPr>
          <w:rFonts w:ascii="Courier New" w:hAnsi="Courier New" w:cs="Courier New"/>
          <w:sz w:val="20"/>
          <w:szCs w:val="20"/>
        </w:rPr>
        <w:t>Tag</w:t>
      </w:r>
      <w:proofErr w:type="spellEnd"/>
      <w:r w:rsidR="00AE26A0">
        <w:rPr>
          <w:rFonts w:ascii="Courier New" w:hAnsi="Courier New" w:cs="Courier New"/>
          <w:sz w:val="20"/>
          <w:szCs w:val="20"/>
        </w:rPr>
        <w:t xml:space="preserve"> </w:t>
      </w:r>
      <w:r>
        <w:t>para</w:t>
      </w:r>
      <w:r w:rsidR="003E1216">
        <w:t xml:space="preserve"> impressão de etiqueta e geração de etiqueta</w:t>
      </w:r>
      <w:r w:rsidR="006F2ABF">
        <w:t xml:space="preserve"> respectivamente, e</w:t>
      </w:r>
      <w:r>
        <w:t xml:space="preserve"> as seguintes </w:t>
      </w:r>
      <w:r w:rsidR="00854199">
        <w:t>enumerações</w:t>
      </w:r>
      <w:r>
        <w:t xml:space="preserve"> para definição de constantes: </w:t>
      </w:r>
      <w:r w:rsidR="003E1216">
        <w:rPr>
          <w:rFonts w:ascii="Courier New" w:hAnsi="Courier New" w:cs="Courier New"/>
          <w:sz w:val="20"/>
          <w:szCs w:val="20"/>
        </w:rPr>
        <w:t>FLAGS</w:t>
      </w:r>
      <w:r w:rsidRPr="006F2ABF">
        <w:rPr>
          <w:rFonts w:ascii="Courier New" w:hAnsi="Courier New" w:cs="Courier New"/>
          <w:sz w:val="20"/>
          <w:szCs w:val="20"/>
        </w:rPr>
        <w:t>, MONTHS</w:t>
      </w:r>
      <w:r w:rsidR="000D770A">
        <w:rPr>
          <w:rFonts w:ascii="Courier New" w:hAnsi="Courier New" w:cs="Courier New"/>
          <w:sz w:val="20"/>
          <w:szCs w:val="20"/>
        </w:rPr>
        <w:t xml:space="preserve">, PAYMENT </w:t>
      </w:r>
      <w:r w:rsidRPr="006F2ABF">
        <w:rPr>
          <w:rFonts w:ascii="Courier New" w:hAnsi="Courier New" w:cs="Courier New"/>
          <w:sz w:val="20"/>
          <w:szCs w:val="20"/>
        </w:rPr>
        <w:t xml:space="preserve">e </w:t>
      </w:r>
      <w:r w:rsidR="000D770A">
        <w:rPr>
          <w:rFonts w:ascii="Courier New" w:hAnsi="Courier New" w:cs="Courier New"/>
          <w:sz w:val="20"/>
          <w:szCs w:val="20"/>
        </w:rPr>
        <w:t>PERMISSIONS</w:t>
      </w:r>
      <w:r>
        <w:t xml:space="preserve">. Por fim, as classes de exceção incluem: </w:t>
      </w:r>
      <w:proofErr w:type="spellStart"/>
      <w:r w:rsidRPr="000047B5">
        <w:rPr>
          <w:rFonts w:ascii="Courier New" w:hAnsi="Courier New" w:cs="Courier New"/>
          <w:sz w:val="20"/>
          <w:szCs w:val="20"/>
        </w:rPr>
        <w:t>ConflictException</w:t>
      </w:r>
      <w:proofErr w:type="spellEnd"/>
      <w:r w:rsidRPr="000047B5">
        <w:rPr>
          <w:rFonts w:ascii="Courier New" w:hAnsi="Courier New" w:cs="Courier New"/>
          <w:sz w:val="20"/>
          <w:szCs w:val="20"/>
        </w:rPr>
        <w:t>,</w:t>
      </w:r>
      <w:r w:rsidR="000D770A">
        <w:rPr>
          <w:rFonts w:ascii="Courier New" w:hAnsi="Courier New" w:cs="Courier New"/>
          <w:sz w:val="20"/>
          <w:szCs w:val="20"/>
        </w:rPr>
        <w:t xml:space="preserve"> </w:t>
      </w:r>
      <w:proofErr w:type="spellStart"/>
      <w:r w:rsidR="000D770A" w:rsidRPr="000047B5">
        <w:rPr>
          <w:rFonts w:ascii="Courier New" w:hAnsi="Courier New" w:cs="Courier New"/>
          <w:sz w:val="20"/>
          <w:szCs w:val="20"/>
        </w:rPr>
        <w:t>MissingParameter</w:t>
      </w:r>
      <w:proofErr w:type="spellEnd"/>
      <w:r w:rsidR="000D770A">
        <w:rPr>
          <w:rFonts w:ascii="Courier New" w:hAnsi="Courier New" w:cs="Courier New"/>
          <w:sz w:val="20"/>
          <w:szCs w:val="20"/>
        </w:rPr>
        <w:t>,</w:t>
      </w:r>
      <w:r w:rsidRPr="000047B5">
        <w:rPr>
          <w:rFonts w:ascii="Courier New" w:hAnsi="Courier New" w:cs="Courier New"/>
          <w:sz w:val="20"/>
          <w:szCs w:val="20"/>
        </w:rPr>
        <w:t xml:space="preserve"> </w:t>
      </w:r>
      <w:proofErr w:type="spellStart"/>
      <w:r w:rsidRPr="000047B5">
        <w:rPr>
          <w:rFonts w:ascii="Courier New" w:hAnsi="Courier New" w:cs="Courier New"/>
          <w:sz w:val="20"/>
          <w:szCs w:val="20"/>
        </w:rPr>
        <w:t>UnauthorizedException</w:t>
      </w:r>
      <w:proofErr w:type="spellEnd"/>
      <w:r w:rsidR="00B135AC">
        <w:rPr>
          <w:rFonts w:ascii="Courier New" w:hAnsi="Courier New" w:cs="Courier New"/>
          <w:sz w:val="20"/>
          <w:szCs w:val="20"/>
        </w:rPr>
        <w:t xml:space="preserve"> e </w:t>
      </w:r>
      <w:proofErr w:type="spellStart"/>
      <w:r w:rsidRPr="000047B5">
        <w:rPr>
          <w:rFonts w:ascii="Courier New" w:hAnsi="Courier New" w:cs="Courier New"/>
          <w:sz w:val="20"/>
          <w:szCs w:val="20"/>
        </w:rPr>
        <w:t>UnavailableException</w:t>
      </w:r>
      <w:proofErr w:type="spellEnd"/>
      <w:r w:rsidR="00B135AC">
        <w:rPr>
          <w:rFonts w:ascii="Courier New" w:hAnsi="Courier New" w:cs="Courier New"/>
          <w:sz w:val="20"/>
          <w:szCs w:val="20"/>
        </w:rPr>
        <w:t>.</w:t>
      </w:r>
    </w:p>
    <w:p w14:paraId="1C4A54EB" w14:textId="77777777" w:rsidR="00794A11" w:rsidRDefault="00794A11" w:rsidP="00145024">
      <w:pPr>
        <w:pStyle w:val="TF-TEXTO"/>
      </w:pPr>
    </w:p>
    <w:p w14:paraId="1B8D5CA6" w14:textId="609947C8" w:rsidR="00145024" w:rsidRDefault="00145024" w:rsidP="00E0785A">
      <w:pPr>
        <w:pStyle w:val="TF-LEGENDA"/>
      </w:pPr>
      <w:bookmarkStart w:id="128" w:name="_Ref151404475"/>
      <w:bookmarkStart w:id="129" w:name="_Toc169379561"/>
      <w:r>
        <w:lastRenderedPageBreak/>
        <w:t xml:space="preserve">Figura </w:t>
      </w:r>
      <w:fldSimple w:instr=" SEQ Figura \* ARABIC ">
        <w:r w:rsidR="00C27328">
          <w:rPr>
            <w:noProof/>
          </w:rPr>
          <w:t>7</w:t>
        </w:r>
      </w:fldSimple>
      <w:bookmarkEnd w:id="128"/>
      <w:r>
        <w:t xml:space="preserve"> </w:t>
      </w:r>
      <w:r w:rsidRPr="007D3C4C">
        <w:t>– Diagrama de Classes</w:t>
      </w:r>
      <w:bookmarkEnd w:id="129"/>
    </w:p>
    <w:p w14:paraId="554C29ED" w14:textId="78064529" w:rsidR="00E0785A" w:rsidRPr="00C8032D" w:rsidRDefault="00E0785A" w:rsidP="00145024">
      <w:pPr>
        <w:pStyle w:val="TF-FIGURA"/>
        <w:rPr>
          <w:lang w:val="en-US"/>
        </w:rPr>
      </w:pPr>
      <w:r>
        <w:rPr>
          <w:noProof/>
        </w:rPr>
        <w:drawing>
          <wp:inline distT="0" distB="0" distL="0" distR="0" wp14:anchorId="475D568F" wp14:editId="74C1B9E1">
            <wp:extent cx="5760720" cy="5553075"/>
            <wp:effectExtent l="0" t="0" r="0" b="9525"/>
            <wp:docPr id="1178949005" name="Imagem 9" descr="Linha do tem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49005" name="Imagem 9" descr="Linha do tempo&#10;&#10;Descrição gerada automaticamente com confiança baix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5553075"/>
                    </a:xfrm>
                    <a:prstGeom prst="rect">
                      <a:avLst/>
                    </a:prstGeom>
                    <a:noFill/>
                    <a:ln>
                      <a:noFill/>
                    </a:ln>
                  </pic:spPr>
                </pic:pic>
              </a:graphicData>
            </a:graphic>
          </wp:inline>
        </w:drawing>
      </w:r>
    </w:p>
    <w:p w14:paraId="1928131D" w14:textId="42D57215" w:rsidR="00145024" w:rsidRDefault="00145024" w:rsidP="00145024">
      <w:pPr>
        <w:pStyle w:val="TF-FONTE"/>
      </w:pPr>
      <w:r>
        <w:t>Fonte: elaborada pelos autores</w:t>
      </w:r>
      <w:r w:rsidR="005A390A">
        <w:t xml:space="preserve"> (2024)</w:t>
      </w:r>
      <w:r>
        <w:t>.</w:t>
      </w:r>
    </w:p>
    <w:p w14:paraId="78D9D709" w14:textId="77777777" w:rsidR="00501A91" w:rsidRDefault="00501A91" w:rsidP="0045681C">
      <w:pPr>
        <w:spacing w:before="240"/>
      </w:pPr>
    </w:p>
    <w:p w14:paraId="581B7C90" w14:textId="3BEE5CA4" w:rsidR="00501A91" w:rsidRDefault="00501A91" w:rsidP="00501A91">
      <w:pPr>
        <w:pStyle w:val="TF-TEXTO"/>
      </w:pPr>
      <w:r>
        <w:t xml:space="preserve">Segue a descrição de cada classe apresentada na </w:t>
      </w:r>
      <w:r>
        <w:fldChar w:fldCharType="begin"/>
      </w:r>
      <w:r>
        <w:instrText xml:space="preserve"> REF _Ref151404475 \h </w:instrText>
      </w:r>
      <w:r>
        <w:fldChar w:fldCharType="separate"/>
      </w:r>
      <w:r>
        <w:t xml:space="preserve">Figura </w:t>
      </w:r>
      <w:r w:rsidR="00C27328">
        <w:rPr>
          <w:noProof/>
        </w:rPr>
        <w:t>7</w:t>
      </w:r>
      <w:r>
        <w:fldChar w:fldCharType="end"/>
      </w:r>
      <w:r>
        <w:t>:</w:t>
      </w:r>
    </w:p>
    <w:p w14:paraId="3381BBC2" w14:textId="628F2559" w:rsidR="008A6A5B" w:rsidRPr="00B95144" w:rsidRDefault="00603945" w:rsidP="008A6A5B">
      <w:pPr>
        <w:pStyle w:val="TF-ALNEA"/>
        <w:numPr>
          <w:ilvl w:val="0"/>
          <w:numId w:val="21"/>
        </w:numPr>
        <w:rPr>
          <w:noProof/>
        </w:rPr>
      </w:pPr>
      <w:r>
        <w:rPr>
          <w:rStyle w:val="TF-COURIER10"/>
          <w:noProof/>
        </w:rPr>
        <w:t>AuthValidator</w:t>
      </w:r>
      <w:r w:rsidR="008A6A5B" w:rsidRPr="00525E65">
        <w:rPr>
          <w:rFonts w:ascii="Courier New" w:hAnsi="Courier New" w:cs="Courier New"/>
          <w:noProof/>
          <w:sz w:val="20"/>
        </w:rPr>
        <w:t xml:space="preserve">: </w:t>
      </w:r>
      <w:r w:rsidR="008A6A5B">
        <w:rPr>
          <w:noProof/>
        </w:rPr>
        <w:t xml:space="preserve">classe </w:t>
      </w:r>
      <w:r w:rsidR="00E133FF">
        <w:rPr>
          <w:noProof/>
        </w:rPr>
        <w:t>para validar tokens de autênticação</w:t>
      </w:r>
      <w:r w:rsidR="008A6A5B">
        <w:rPr>
          <w:noProof/>
        </w:rPr>
        <w:t>;</w:t>
      </w:r>
    </w:p>
    <w:p w14:paraId="130CC0B8" w14:textId="6B48327A" w:rsidR="008A6A5B" w:rsidRPr="00B95144" w:rsidRDefault="00E133FF" w:rsidP="008A6A5B">
      <w:pPr>
        <w:pStyle w:val="TF-ALNEA"/>
        <w:numPr>
          <w:ilvl w:val="0"/>
          <w:numId w:val="21"/>
        </w:numPr>
        <w:rPr>
          <w:noProof/>
        </w:rPr>
      </w:pPr>
      <w:r>
        <w:rPr>
          <w:rStyle w:val="TF-COURIER10"/>
          <w:noProof/>
        </w:rPr>
        <w:t>ClothColors</w:t>
      </w:r>
      <w:r w:rsidR="008A6A5B" w:rsidRPr="00525E65">
        <w:rPr>
          <w:rFonts w:ascii="Courier New" w:hAnsi="Courier New" w:cs="Courier New"/>
          <w:noProof/>
          <w:sz w:val="20"/>
        </w:rPr>
        <w:t xml:space="preserve">: </w:t>
      </w:r>
      <w:r w:rsidR="00735E1B">
        <w:t>classe responsável pelo gerenciamento de cores de roupas no sistema, com interação direta com a tabela correspondente no banco de dados</w:t>
      </w:r>
      <w:r w:rsidR="008A6A5B">
        <w:rPr>
          <w:noProof/>
        </w:rPr>
        <w:t>;</w:t>
      </w:r>
    </w:p>
    <w:p w14:paraId="6B4A1202" w14:textId="52C9B0F3" w:rsidR="008A6A5B" w:rsidRDefault="00977936" w:rsidP="008A6A5B">
      <w:pPr>
        <w:pStyle w:val="TF-ALNEA"/>
        <w:numPr>
          <w:ilvl w:val="0"/>
          <w:numId w:val="21"/>
        </w:numPr>
        <w:rPr>
          <w:noProof/>
        </w:rPr>
      </w:pPr>
      <w:r>
        <w:rPr>
          <w:rStyle w:val="TF-COURIER10"/>
          <w:noProof/>
        </w:rPr>
        <w:t>ConflictException</w:t>
      </w:r>
      <w:r w:rsidR="008A6A5B" w:rsidRPr="00525E65">
        <w:rPr>
          <w:rFonts w:ascii="Courier New" w:hAnsi="Courier New" w:cs="Courier New"/>
          <w:noProof/>
          <w:sz w:val="20"/>
        </w:rPr>
        <w:t xml:space="preserve">: </w:t>
      </w:r>
      <w:r w:rsidR="00AB22E4">
        <w:t>classe que representa uma exceção de conflito</w:t>
      </w:r>
      <w:r w:rsidR="008A6A5B">
        <w:rPr>
          <w:noProof/>
        </w:rPr>
        <w:t>;</w:t>
      </w:r>
    </w:p>
    <w:p w14:paraId="13A1B54A" w14:textId="7C1A357F" w:rsidR="008A6A5B" w:rsidRDefault="00977936" w:rsidP="008A6A5B">
      <w:pPr>
        <w:pStyle w:val="TF-ALNEA"/>
        <w:numPr>
          <w:ilvl w:val="0"/>
          <w:numId w:val="21"/>
        </w:numPr>
        <w:rPr>
          <w:noProof/>
        </w:rPr>
      </w:pPr>
      <w:r>
        <w:rPr>
          <w:rStyle w:val="TF-COURIER10"/>
          <w:noProof/>
        </w:rPr>
        <w:t>CreateColorValidat</w:t>
      </w:r>
      <w:r w:rsidR="006802B7">
        <w:rPr>
          <w:rStyle w:val="TF-COURIER10"/>
          <w:noProof/>
        </w:rPr>
        <w:t>or</w:t>
      </w:r>
      <w:r w:rsidR="008A6A5B" w:rsidRPr="00525E65">
        <w:rPr>
          <w:rFonts w:ascii="Courier New" w:hAnsi="Courier New" w:cs="Courier New"/>
          <w:noProof/>
          <w:sz w:val="20"/>
        </w:rPr>
        <w:t xml:space="preserve">: </w:t>
      </w:r>
      <w:r w:rsidR="008E5331">
        <w:t xml:space="preserve">classe </w:t>
      </w:r>
      <w:r w:rsidR="00170CC4">
        <w:t xml:space="preserve">de validação utilizada para garantir a integridade dos dados ao </w:t>
      </w:r>
      <w:r w:rsidR="00485367">
        <w:t>criar uma</w:t>
      </w:r>
      <w:r w:rsidR="00170CC4">
        <w:t xml:space="preserve"> cor</w:t>
      </w:r>
      <w:r w:rsidR="008A6A5B">
        <w:rPr>
          <w:noProof/>
        </w:rPr>
        <w:t>;</w:t>
      </w:r>
    </w:p>
    <w:p w14:paraId="3DB4945A" w14:textId="7FE27788" w:rsidR="008A6A5B" w:rsidRDefault="00977936" w:rsidP="008A6A5B">
      <w:pPr>
        <w:pStyle w:val="TF-ALNEA"/>
        <w:numPr>
          <w:ilvl w:val="0"/>
          <w:numId w:val="21"/>
        </w:numPr>
        <w:rPr>
          <w:noProof/>
        </w:rPr>
      </w:pPr>
      <w:r>
        <w:rPr>
          <w:rStyle w:val="TF-COURIER10"/>
          <w:noProof/>
        </w:rPr>
        <w:t>CreateUserValidat</w:t>
      </w:r>
      <w:r w:rsidR="006802B7">
        <w:rPr>
          <w:rStyle w:val="TF-COURIER10"/>
          <w:noProof/>
        </w:rPr>
        <w:t>or</w:t>
      </w:r>
      <w:r w:rsidR="008A6A5B" w:rsidRPr="00525E65">
        <w:rPr>
          <w:rFonts w:ascii="Courier New" w:hAnsi="Courier New" w:cs="Courier New"/>
          <w:noProof/>
          <w:sz w:val="20"/>
        </w:rPr>
        <w:t xml:space="preserve">: </w:t>
      </w:r>
      <w:r w:rsidR="00485367">
        <w:t>classe de validação utilizada para garantir a integridade dos dados ao criar um usuário</w:t>
      </w:r>
      <w:r w:rsidR="008A6A5B">
        <w:rPr>
          <w:noProof/>
        </w:rPr>
        <w:t>;</w:t>
      </w:r>
    </w:p>
    <w:p w14:paraId="53AC0A93" w14:textId="073849B0" w:rsidR="008A6A5B" w:rsidRPr="0013105F" w:rsidRDefault="006802B7" w:rsidP="008A6A5B">
      <w:pPr>
        <w:pStyle w:val="TF-ALNEA"/>
        <w:numPr>
          <w:ilvl w:val="0"/>
          <w:numId w:val="21"/>
        </w:numPr>
        <w:rPr>
          <w:noProof/>
        </w:rPr>
      </w:pPr>
      <w:r>
        <w:rPr>
          <w:rStyle w:val="TF-COURIER10"/>
          <w:noProof/>
        </w:rPr>
        <w:t>DataFieldValidator</w:t>
      </w:r>
      <w:r w:rsidR="008A6A5B" w:rsidRPr="00525E65">
        <w:rPr>
          <w:rFonts w:ascii="Courier New" w:hAnsi="Courier New" w:cs="Courier New"/>
          <w:noProof/>
          <w:sz w:val="20"/>
        </w:rPr>
        <w:t xml:space="preserve">: </w:t>
      </w:r>
      <w:r w:rsidR="002D046D">
        <w:rPr>
          <w:noProof/>
        </w:rPr>
        <w:t xml:space="preserve">classe </w:t>
      </w:r>
      <w:r w:rsidR="00034E02">
        <w:rPr>
          <w:noProof/>
        </w:rPr>
        <w:t>de validação de datas entre um intervalo de tempo</w:t>
      </w:r>
      <w:r w:rsidR="008A6A5B">
        <w:rPr>
          <w:noProof/>
        </w:rPr>
        <w:t>;</w:t>
      </w:r>
    </w:p>
    <w:p w14:paraId="0A1E86FE" w14:textId="295E8A75" w:rsidR="008A6A5B" w:rsidRDefault="006802B7" w:rsidP="008A6A5B">
      <w:pPr>
        <w:pStyle w:val="TF-ALNEA"/>
        <w:numPr>
          <w:ilvl w:val="0"/>
          <w:numId w:val="21"/>
        </w:numPr>
        <w:rPr>
          <w:noProof/>
        </w:rPr>
      </w:pPr>
      <w:r>
        <w:rPr>
          <w:rStyle w:val="TF-COURIER10"/>
          <w:noProof/>
        </w:rPr>
        <w:lastRenderedPageBreak/>
        <w:t>DeleteModel</w:t>
      </w:r>
      <w:r w:rsidR="008A6A5B" w:rsidRPr="00525E65">
        <w:rPr>
          <w:rFonts w:ascii="Courier New" w:hAnsi="Courier New" w:cs="Courier New"/>
          <w:noProof/>
          <w:sz w:val="20"/>
        </w:rPr>
        <w:t xml:space="preserve">: </w:t>
      </w:r>
      <w:r w:rsidR="00A066FD">
        <w:t>classe de validação utilizada para garantir a integridade dos dados ao deletar um modelo</w:t>
      </w:r>
      <w:r w:rsidR="008A6A5B">
        <w:rPr>
          <w:noProof/>
        </w:rPr>
        <w:t>;</w:t>
      </w:r>
    </w:p>
    <w:p w14:paraId="502D6CBA" w14:textId="22912A7C" w:rsidR="008A6A5B" w:rsidRDefault="006802B7" w:rsidP="008A6A5B">
      <w:pPr>
        <w:pStyle w:val="TF-ALNEA"/>
        <w:numPr>
          <w:ilvl w:val="0"/>
          <w:numId w:val="21"/>
        </w:numPr>
        <w:rPr>
          <w:noProof/>
        </w:rPr>
      </w:pPr>
      <w:r>
        <w:rPr>
          <w:rStyle w:val="TF-COURIER10"/>
          <w:noProof/>
        </w:rPr>
        <w:t>DeleteProduct</w:t>
      </w:r>
      <w:r w:rsidR="008A6A5B" w:rsidRPr="00525E65">
        <w:rPr>
          <w:rFonts w:ascii="Courier New" w:hAnsi="Courier New" w:cs="Courier New"/>
          <w:noProof/>
          <w:sz w:val="20"/>
        </w:rPr>
        <w:t xml:space="preserve">: </w:t>
      </w:r>
      <w:r w:rsidR="00A066FD">
        <w:t>classe de validação utilizada para garantir a integridade dos dados ao deletar um produto</w:t>
      </w:r>
      <w:r w:rsidR="008A6A5B">
        <w:rPr>
          <w:noProof/>
        </w:rPr>
        <w:t>;</w:t>
      </w:r>
    </w:p>
    <w:p w14:paraId="79B10D15" w14:textId="58B6BA66" w:rsidR="008A6A5B" w:rsidRPr="00305276" w:rsidRDefault="00C70888" w:rsidP="008A6A5B">
      <w:pPr>
        <w:pStyle w:val="TF-ALNEA"/>
        <w:numPr>
          <w:ilvl w:val="0"/>
          <w:numId w:val="21"/>
        </w:numPr>
        <w:rPr>
          <w:noProof/>
        </w:rPr>
      </w:pPr>
      <w:r>
        <w:rPr>
          <w:rStyle w:val="TF-COURIER10"/>
          <w:noProof/>
        </w:rPr>
        <w:t>EditModel</w:t>
      </w:r>
      <w:r w:rsidR="008A6A5B" w:rsidRPr="00525E65">
        <w:rPr>
          <w:rFonts w:ascii="Courier New" w:hAnsi="Courier New" w:cs="Courier New"/>
          <w:noProof/>
          <w:sz w:val="20"/>
        </w:rPr>
        <w:t xml:space="preserve">: </w:t>
      </w:r>
      <w:r w:rsidR="00A066FD">
        <w:t>classe de validação utilizada para garantir a integridade dos dados ao editar um modelo</w:t>
      </w:r>
      <w:r w:rsidR="008A6A5B">
        <w:rPr>
          <w:noProof/>
        </w:rPr>
        <w:t>;</w:t>
      </w:r>
    </w:p>
    <w:p w14:paraId="184FE5F4" w14:textId="224CCD19" w:rsidR="008A6A5B" w:rsidRDefault="00C70888" w:rsidP="008A6A5B">
      <w:pPr>
        <w:pStyle w:val="TF-ALNEA"/>
        <w:numPr>
          <w:ilvl w:val="0"/>
          <w:numId w:val="21"/>
        </w:numPr>
        <w:rPr>
          <w:noProof/>
        </w:rPr>
      </w:pPr>
      <w:r>
        <w:rPr>
          <w:rStyle w:val="TF-COURIER10"/>
          <w:noProof/>
        </w:rPr>
        <w:t>FLAGS</w:t>
      </w:r>
      <w:r w:rsidR="008A6A5B" w:rsidRPr="00525E65">
        <w:rPr>
          <w:rFonts w:ascii="Courier New" w:hAnsi="Courier New" w:cs="Courier New"/>
          <w:noProof/>
          <w:sz w:val="20"/>
        </w:rPr>
        <w:t xml:space="preserve">: </w:t>
      </w:r>
      <w:r w:rsidR="00455670">
        <w:t>enumeração que define diferentes tipos de flags ou indicadores utilizados no sistema</w:t>
      </w:r>
      <w:r w:rsidR="008A6A5B">
        <w:rPr>
          <w:noProof/>
        </w:rPr>
        <w:t>;</w:t>
      </w:r>
    </w:p>
    <w:p w14:paraId="4C3576EA" w14:textId="16F5ECD7" w:rsidR="008A6A5B" w:rsidRPr="00B95144" w:rsidRDefault="00C70888" w:rsidP="008A6A5B">
      <w:pPr>
        <w:pStyle w:val="TF-ALNEA"/>
        <w:numPr>
          <w:ilvl w:val="0"/>
          <w:numId w:val="21"/>
        </w:numPr>
        <w:rPr>
          <w:noProof/>
        </w:rPr>
      </w:pPr>
      <w:r>
        <w:rPr>
          <w:rStyle w:val="TF-COURIER10"/>
          <w:noProof/>
        </w:rPr>
        <w:t>InitialLoad</w:t>
      </w:r>
      <w:r w:rsidR="008A6A5B" w:rsidRPr="00525E65">
        <w:rPr>
          <w:rFonts w:ascii="Courier New" w:hAnsi="Courier New" w:cs="Courier New"/>
          <w:noProof/>
          <w:sz w:val="20"/>
        </w:rPr>
        <w:t xml:space="preserve">: </w:t>
      </w:r>
      <w:r w:rsidR="008A6A5B">
        <w:rPr>
          <w:noProof/>
        </w:rPr>
        <w:t xml:space="preserve">classe responsável pela </w:t>
      </w:r>
      <w:r w:rsidR="00455670">
        <w:rPr>
          <w:noProof/>
        </w:rPr>
        <w:t>população de dados iniciais ao banco de dados</w:t>
      </w:r>
      <w:r w:rsidR="008A6A5B">
        <w:rPr>
          <w:noProof/>
        </w:rPr>
        <w:t>;</w:t>
      </w:r>
    </w:p>
    <w:p w14:paraId="3A1FCE78" w14:textId="5852257A" w:rsidR="008A6A5B" w:rsidRPr="00B95144" w:rsidRDefault="00C70888" w:rsidP="008A6A5B">
      <w:pPr>
        <w:pStyle w:val="TF-ALNEA"/>
        <w:numPr>
          <w:ilvl w:val="0"/>
          <w:numId w:val="21"/>
        </w:numPr>
        <w:rPr>
          <w:noProof/>
        </w:rPr>
      </w:pPr>
      <w:r>
        <w:rPr>
          <w:rStyle w:val="TF-COURIER10"/>
          <w:noProof/>
        </w:rPr>
        <w:t>LoginService</w:t>
      </w:r>
      <w:r w:rsidR="008A6A5B" w:rsidRPr="00525E65">
        <w:rPr>
          <w:rFonts w:ascii="Courier New" w:hAnsi="Courier New" w:cs="Courier New"/>
          <w:noProof/>
          <w:sz w:val="20"/>
        </w:rPr>
        <w:t xml:space="preserve">: </w:t>
      </w:r>
      <w:r w:rsidR="008A6A5B">
        <w:rPr>
          <w:noProof/>
        </w:rPr>
        <w:t xml:space="preserve">classe de serviço responsável </w:t>
      </w:r>
      <w:r w:rsidR="003831B3">
        <w:rPr>
          <w:noProof/>
        </w:rPr>
        <w:t>pel</w:t>
      </w:r>
      <w:r w:rsidR="003831B3">
        <w:t>a autenticação de usuários, manipulando entidades de usuário</w:t>
      </w:r>
      <w:r w:rsidR="008A6A5B">
        <w:rPr>
          <w:noProof/>
        </w:rPr>
        <w:t>;</w:t>
      </w:r>
    </w:p>
    <w:p w14:paraId="714094CD" w14:textId="1E7A7342" w:rsidR="008A6A5B" w:rsidRDefault="00C70888" w:rsidP="008A6A5B">
      <w:pPr>
        <w:pStyle w:val="TF-ALNEA"/>
        <w:numPr>
          <w:ilvl w:val="0"/>
          <w:numId w:val="21"/>
        </w:numPr>
        <w:rPr>
          <w:noProof/>
        </w:rPr>
      </w:pPr>
      <w:r>
        <w:rPr>
          <w:rStyle w:val="TF-COURIER10"/>
          <w:noProof/>
        </w:rPr>
        <w:t>LoginValidator</w:t>
      </w:r>
      <w:r w:rsidR="008A6A5B" w:rsidRPr="00525E65">
        <w:rPr>
          <w:rFonts w:ascii="Courier New" w:hAnsi="Courier New" w:cs="Courier New"/>
          <w:noProof/>
          <w:sz w:val="20"/>
        </w:rPr>
        <w:t xml:space="preserve">: </w:t>
      </w:r>
      <w:r w:rsidR="00455670">
        <w:t>classe de validação utilizada para garantir a integridade dos dados ao realizar login</w:t>
      </w:r>
      <w:r w:rsidR="008A6A5B">
        <w:rPr>
          <w:noProof/>
        </w:rPr>
        <w:t>;</w:t>
      </w:r>
    </w:p>
    <w:p w14:paraId="55997A0D" w14:textId="5990D635" w:rsidR="008A6A5B" w:rsidRPr="00B95144" w:rsidRDefault="00C70888" w:rsidP="008A6A5B">
      <w:pPr>
        <w:pStyle w:val="TF-ALNEA"/>
        <w:numPr>
          <w:ilvl w:val="0"/>
          <w:numId w:val="21"/>
        </w:numPr>
        <w:rPr>
          <w:noProof/>
        </w:rPr>
      </w:pPr>
      <w:r>
        <w:rPr>
          <w:rStyle w:val="TF-COURIER10"/>
          <w:noProof/>
        </w:rPr>
        <w:t>MetricsService</w:t>
      </w:r>
      <w:r w:rsidR="008A6A5B" w:rsidRPr="00525E65">
        <w:rPr>
          <w:rFonts w:ascii="Courier New" w:hAnsi="Courier New" w:cs="Courier New"/>
          <w:noProof/>
          <w:sz w:val="20"/>
        </w:rPr>
        <w:t xml:space="preserve">: </w:t>
      </w:r>
      <w:r w:rsidR="008A6A5B">
        <w:rPr>
          <w:noProof/>
        </w:rPr>
        <w:t xml:space="preserve">classe </w:t>
      </w:r>
      <w:r w:rsidR="00B618CF">
        <w:rPr>
          <w:noProof/>
        </w:rPr>
        <w:t xml:space="preserve"> de serviço </w:t>
      </w:r>
      <w:r w:rsidR="008A6A5B">
        <w:rPr>
          <w:noProof/>
        </w:rPr>
        <w:t>responsável pela</w:t>
      </w:r>
      <w:r w:rsidR="00B618CF">
        <w:rPr>
          <w:noProof/>
        </w:rPr>
        <w:t>s</w:t>
      </w:r>
      <w:r w:rsidR="008A6A5B">
        <w:rPr>
          <w:noProof/>
        </w:rPr>
        <w:t xml:space="preserve"> </w:t>
      </w:r>
      <w:r w:rsidR="00B618CF">
        <w:t>métricas relacionadas ao sistema</w:t>
      </w:r>
      <w:r w:rsidR="008A6A5B">
        <w:rPr>
          <w:noProof/>
        </w:rPr>
        <w:t>;</w:t>
      </w:r>
    </w:p>
    <w:p w14:paraId="7BEC2F0B" w14:textId="60690548" w:rsidR="008A6A5B" w:rsidRPr="00B95144" w:rsidRDefault="00C70888" w:rsidP="008A6A5B">
      <w:pPr>
        <w:pStyle w:val="TF-ALNEA"/>
        <w:numPr>
          <w:ilvl w:val="0"/>
          <w:numId w:val="21"/>
        </w:numPr>
        <w:rPr>
          <w:noProof/>
        </w:rPr>
      </w:pPr>
      <w:r>
        <w:rPr>
          <w:rStyle w:val="TF-COURIER10"/>
          <w:noProof/>
        </w:rPr>
        <w:t>MissingParameter</w:t>
      </w:r>
      <w:r w:rsidR="008A6A5B" w:rsidRPr="00525E65">
        <w:rPr>
          <w:rFonts w:ascii="Courier New" w:hAnsi="Courier New" w:cs="Courier New"/>
          <w:noProof/>
          <w:sz w:val="20"/>
        </w:rPr>
        <w:t xml:space="preserve">: </w:t>
      </w:r>
      <w:r w:rsidR="00AD0769">
        <w:rPr>
          <w:noProof/>
        </w:rPr>
        <w:t xml:space="preserve">classe que representa exceção de </w:t>
      </w:r>
      <w:r w:rsidR="00442D80">
        <w:rPr>
          <w:noProof/>
        </w:rPr>
        <w:t>parametro faltante</w:t>
      </w:r>
      <w:r w:rsidR="008A6A5B">
        <w:rPr>
          <w:noProof/>
        </w:rPr>
        <w:t>;</w:t>
      </w:r>
    </w:p>
    <w:p w14:paraId="2ED5AF89" w14:textId="37DC7C3F" w:rsidR="008A6A5B" w:rsidRDefault="00C70888" w:rsidP="008A6A5B">
      <w:pPr>
        <w:pStyle w:val="TF-ALNEA"/>
        <w:numPr>
          <w:ilvl w:val="0"/>
          <w:numId w:val="21"/>
        </w:numPr>
        <w:rPr>
          <w:noProof/>
        </w:rPr>
      </w:pPr>
      <w:r>
        <w:rPr>
          <w:rStyle w:val="TF-COURIER10"/>
          <w:noProof/>
        </w:rPr>
        <w:t>ModelService</w:t>
      </w:r>
      <w:r w:rsidR="008A6A5B" w:rsidRPr="00525E65">
        <w:rPr>
          <w:rFonts w:ascii="Courier New" w:hAnsi="Courier New" w:cs="Courier New"/>
          <w:noProof/>
          <w:sz w:val="20"/>
        </w:rPr>
        <w:t xml:space="preserve">: </w:t>
      </w:r>
      <w:r w:rsidR="00AE79A3">
        <w:t>classe de serviço responsável pela manipulação de entidades de modelo</w:t>
      </w:r>
      <w:r w:rsidR="00C32E7D">
        <w:t>s</w:t>
      </w:r>
      <w:r w:rsidR="008A6A5B">
        <w:rPr>
          <w:noProof/>
        </w:rPr>
        <w:t>;</w:t>
      </w:r>
    </w:p>
    <w:p w14:paraId="56BBDC08" w14:textId="7C5C175C" w:rsidR="008A6A5B" w:rsidRDefault="00C70888" w:rsidP="008A6A5B">
      <w:pPr>
        <w:pStyle w:val="TF-ALNEA"/>
        <w:numPr>
          <w:ilvl w:val="0"/>
          <w:numId w:val="21"/>
        </w:numPr>
        <w:rPr>
          <w:noProof/>
        </w:rPr>
      </w:pPr>
      <w:r>
        <w:rPr>
          <w:rStyle w:val="TF-COURIER10"/>
          <w:noProof/>
        </w:rPr>
        <w:t>MONTHS</w:t>
      </w:r>
      <w:r w:rsidR="008A6A5B" w:rsidRPr="00525E65">
        <w:rPr>
          <w:rFonts w:ascii="Courier New" w:hAnsi="Courier New" w:cs="Courier New"/>
          <w:noProof/>
          <w:sz w:val="20"/>
        </w:rPr>
        <w:t xml:space="preserve">: </w:t>
      </w:r>
      <w:r w:rsidR="00A22EAC">
        <w:rPr>
          <w:rFonts w:ascii="Courier New" w:hAnsi="Courier New" w:cs="Courier New"/>
          <w:noProof/>
          <w:sz w:val="20"/>
        </w:rPr>
        <w:t>e</w:t>
      </w:r>
      <w:r w:rsidR="00A22EAC">
        <w:t>numeração que define os meses do ano em português</w:t>
      </w:r>
      <w:r w:rsidR="008A6A5B">
        <w:rPr>
          <w:noProof/>
        </w:rPr>
        <w:t>;</w:t>
      </w:r>
    </w:p>
    <w:p w14:paraId="7FF500C2" w14:textId="0AB1038D" w:rsidR="008A6A5B" w:rsidRPr="00B95144" w:rsidRDefault="00C70888" w:rsidP="008A6A5B">
      <w:pPr>
        <w:pStyle w:val="TF-ALNEA"/>
        <w:numPr>
          <w:ilvl w:val="0"/>
          <w:numId w:val="21"/>
        </w:numPr>
        <w:rPr>
          <w:noProof/>
        </w:rPr>
      </w:pPr>
      <w:r>
        <w:rPr>
          <w:rStyle w:val="TF-COURIER10"/>
          <w:noProof/>
        </w:rPr>
        <w:t>MongoDB</w:t>
      </w:r>
      <w:r w:rsidR="008A6A5B" w:rsidRPr="00525E65">
        <w:rPr>
          <w:rFonts w:ascii="Courier New" w:hAnsi="Courier New" w:cs="Courier New"/>
          <w:noProof/>
          <w:sz w:val="20"/>
        </w:rPr>
        <w:t xml:space="preserve">: </w:t>
      </w:r>
      <w:r w:rsidR="009B1045">
        <w:t xml:space="preserve">classe que gerencia a conexão com o </w:t>
      </w:r>
      <w:proofErr w:type="spellStart"/>
      <w:r w:rsidR="009B1045">
        <w:t>MongoDB</w:t>
      </w:r>
      <w:proofErr w:type="spellEnd"/>
      <w:r w:rsidR="008A6A5B">
        <w:rPr>
          <w:noProof/>
        </w:rPr>
        <w:t>;</w:t>
      </w:r>
    </w:p>
    <w:p w14:paraId="1E803F42" w14:textId="42E02A5D" w:rsidR="00501A91" w:rsidRDefault="00C70888" w:rsidP="00501A91">
      <w:pPr>
        <w:pStyle w:val="TF-ALNEA"/>
        <w:numPr>
          <w:ilvl w:val="0"/>
          <w:numId w:val="21"/>
        </w:numPr>
        <w:rPr>
          <w:noProof/>
        </w:rPr>
      </w:pPr>
      <w:r>
        <w:rPr>
          <w:rStyle w:val="TF-COURIER10"/>
          <w:noProof/>
        </w:rPr>
        <w:t>NewModel</w:t>
      </w:r>
      <w:r w:rsidR="008A6A5B" w:rsidRPr="00525E65">
        <w:rPr>
          <w:rFonts w:ascii="Courier New" w:hAnsi="Courier New" w:cs="Courier New"/>
          <w:noProof/>
          <w:sz w:val="20"/>
        </w:rPr>
        <w:t xml:space="preserve">: </w:t>
      </w:r>
      <w:r w:rsidR="00403901">
        <w:t>classe de validação utilizada para garantir a integridade dos dados ao criar um modelo</w:t>
      </w:r>
      <w:r w:rsidR="008A6A5B">
        <w:rPr>
          <w:noProof/>
        </w:rPr>
        <w:t>;</w:t>
      </w:r>
    </w:p>
    <w:p w14:paraId="3F8AD4F3" w14:textId="2BB20B78" w:rsidR="00C70888" w:rsidRDefault="00C72367" w:rsidP="00C70888">
      <w:pPr>
        <w:pStyle w:val="TF-ALNEA"/>
        <w:numPr>
          <w:ilvl w:val="0"/>
          <w:numId w:val="21"/>
        </w:numPr>
        <w:rPr>
          <w:noProof/>
        </w:rPr>
      </w:pPr>
      <w:r>
        <w:rPr>
          <w:rStyle w:val="TF-COURIER10"/>
          <w:noProof/>
        </w:rPr>
        <w:t>NewProduct</w:t>
      </w:r>
      <w:r w:rsidR="00C70888" w:rsidRPr="00525E65">
        <w:rPr>
          <w:rFonts w:ascii="Courier New" w:hAnsi="Courier New" w:cs="Courier New"/>
          <w:noProof/>
          <w:sz w:val="20"/>
        </w:rPr>
        <w:t xml:space="preserve">: </w:t>
      </w:r>
      <w:r w:rsidR="00403901">
        <w:t>classe de validação utilizada para garantir a integridade dos dados ao criar um produto</w:t>
      </w:r>
      <w:r w:rsidR="00C70888">
        <w:rPr>
          <w:noProof/>
        </w:rPr>
        <w:t>;</w:t>
      </w:r>
    </w:p>
    <w:p w14:paraId="51CA84D9" w14:textId="32D4A9CD" w:rsidR="00C70888" w:rsidRDefault="00C72367" w:rsidP="00C70888">
      <w:pPr>
        <w:pStyle w:val="TF-ALNEA"/>
        <w:numPr>
          <w:ilvl w:val="0"/>
          <w:numId w:val="21"/>
        </w:numPr>
        <w:rPr>
          <w:noProof/>
        </w:rPr>
      </w:pPr>
      <w:r>
        <w:rPr>
          <w:rStyle w:val="TF-COURIER10"/>
          <w:noProof/>
        </w:rPr>
        <w:t>PAYMENT</w:t>
      </w:r>
      <w:r w:rsidR="00C70888" w:rsidRPr="00525E65">
        <w:rPr>
          <w:rFonts w:ascii="Courier New" w:hAnsi="Courier New" w:cs="Courier New"/>
          <w:noProof/>
          <w:sz w:val="20"/>
        </w:rPr>
        <w:t xml:space="preserve">: </w:t>
      </w:r>
      <w:r w:rsidR="00B81DB7">
        <w:t>en</w:t>
      </w:r>
      <w:r w:rsidR="00403901">
        <w:t>umeração que define os tipos de pagamento</w:t>
      </w:r>
      <w:r w:rsidR="00C70888">
        <w:rPr>
          <w:noProof/>
        </w:rPr>
        <w:t>;</w:t>
      </w:r>
    </w:p>
    <w:p w14:paraId="5F243B57" w14:textId="0076418A" w:rsidR="00C70888" w:rsidRDefault="00C72367" w:rsidP="00C70888">
      <w:pPr>
        <w:pStyle w:val="TF-ALNEA"/>
        <w:numPr>
          <w:ilvl w:val="0"/>
          <w:numId w:val="21"/>
        </w:numPr>
        <w:rPr>
          <w:noProof/>
        </w:rPr>
      </w:pPr>
      <w:r>
        <w:rPr>
          <w:rStyle w:val="TF-COURIER10"/>
          <w:noProof/>
        </w:rPr>
        <w:t>PERMISSIONS</w:t>
      </w:r>
      <w:r w:rsidR="00C70888" w:rsidRPr="00525E65">
        <w:rPr>
          <w:rFonts w:ascii="Courier New" w:hAnsi="Courier New" w:cs="Courier New"/>
          <w:noProof/>
          <w:sz w:val="20"/>
        </w:rPr>
        <w:t xml:space="preserve">: </w:t>
      </w:r>
      <w:r w:rsidR="00B81DB7">
        <w:t>enu</w:t>
      </w:r>
      <w:r w:rsidR="00403901">
        <w:t>meração que define as permissões de usuário</w:t>
      </w:r>
      <w:r w:rsidR="00C70888">
        <w:rPr>
          <w:noProof/>
        </w:rPr>
        <w:t>;</w:t>
      </w:r>
    </w:p>
    <w:p w14:paraId="792D4C53" w14:textId="4397602D" w:rsidR="00C70888" w:rsidRDefault="00C72367" w:rsidP="00C70888">
      <w:pPr>
        <w:pStyle w:val="TF-ALNEA"/>
        <w:numPr>
          <w:ilvl w:val="0"/>
          <w:numId w:val="21"/>
        </w:numPr>
        <w:rPr>
          <w:noProof/>
        </w:rPr>
      </w:pPr>
      <w:r>
        <w:rPr>
          <w:rStyle w:val="TF-COURIER10"/>
          <w:noProof/>
        </w:rPr>
        <w:t>PrintBarcode</w:t>
      </w:r>
      <w:r w:rsidR="00C70888" w:rsidRPr="00525E65">
        <w:rPr>
          <w:rFonts w:ascii="Courier New" w:hAnsi="Courier New" w:cs="Courier New"/>
          <w:noProof/>
          <w:sz w:val="20"/>
        </w:rPr>
        <w:t xml:space="preserve">: </w:t>
      </w:r>
      <w:r w:rsidR="004D72B7">
        <w:t>classe de validação utilizada para garantir a integridade dos dados ao imprimir uma etiqueta</w:t>
      </w:r>
      <w:r w:rsidR="00C70888">
        <w:rPr>
          <w:noProof/>
        </w:rPr>
        <w:t>;</w:t>
      </w:r>
    </w:p>
    <w:p w14:paraId="73DFB88C" w14:textId="625161D3" w:rsidR="00C70888" w:rsidRDefault="00C72367" w:rsidP="00C70888">
      <w:pPr>
        <w:pStyle w:val="TF-ALNEA"/>
        <w:numPr>
          <w:ilvl w:val="0"/>
          <w:numId w:val="21"/>
        </w:numPr>
        <w:rPr>
          <w:noProof/>
        </w:rPr>
      </w:pPr>
      <w:r>
        <w:rPr>
          <w:rStyle w:val="TF-COURIER10"/>
          <w:noProof/>
        </w:rPr>
        <w:t>PrintImage</w:t>
      </w:r>
      <w:r w:rsidR="00C70888" w:rsidRPr="00525E65">
        <w:rPr>
          <w:rFonts w:ascii="Courier New" w:hAnsi="Courier New" w:cs="Courier New"/>
          <w:noProof/>
          <w:sz w:val="20"/>
        </w:rPr>
        <w:t xml:space="preserve">: </w:t>
      </w:r>
      <w:r w:rsidR="004D72B7">
        <w:rPr>
          <w:noProof/>
        </w:rPr>
        <w:t>classe responsável pela comunic</w:t>
      </w:r>
      <w:r w:rsidR="00BE4165">
        <w:rPr>
          <w:noProof/>
        </w:rPr>
        <w:t>ação e rea</w:t>
      </w:r>
      <w:r w:rsidR="00653921">
        <w:rPr>
          <w:noProof/>
        </w:rPr>
        <w:t>lização de impressão de imagem em uma impressora</w:t>
      </w:r>
      <w:r w:rsidR="00C70888">
        <w:rPr>
          <w:noProof/>
        </w:rPr>
        <w:t>;</w:t>
      </w:r>
    </w:p>
    <w:p w14:paraId="0271EC92" w14:textId="394D372B" w:rsidR="00C70888" w:rsidRDefault="00B83A02" w:rsidP="00C70888">
      <w:pPr>
        <w:pStyle w:val="TF-ALNEA"/>
        <w:numPr>
          <w:ilvl w:val="0"/>
          <w:numId w:val="21"/>
        </w:numPr>
        <w:rPr>
          <w:noProof/>
        </w:rPr>
      </w:pPr>
      <w:r>
        <w:rPr>
          <w:rStyle w:val="TF-COURIER10"/>
          <w:noProof/>
        </w:rPr>
        <w:t>Product</w:t>
      </w:r>
      <w:r w:rsidR="00C70888" w:rsidRPr="00525E65">
        <w:rPr>
          <w:rFonts w:ascii="Courier New" w:hAnsi="Courier New" w:cs="Courier New"/>
          <w:noProof/>
          <w:sz w:val="20"/>
        </w:rPr>
        <w:t xml:space="preserve">: </w:t>
      </w:r>
      <w:r w:rsidR="00686A66">
        <w:t>classe responsável pelo gerenciamento de produtos no sistema, com interação direta com a tabela correspondente no banco de dados</w:t>
      </w:r>
      <w:r w:rsidR="00C70888">
        <w:rPr>
          <w:noProof/>
        </w:rPr>
        <w:t>;</w:t>
      </w:r>
    </w:p>
    <w:p w14:paraId="3CF31F2F" w14:textId="60F71C04" w:rsidR="00C70888" w:rsidRDefault="00C50024" w:rsidP="00C70888">
      <w:pPr>
        <w:pStyle w:val="TF-ALNEA"/>
        <w:numPr>
          <w:ilvl w:val="0"/>
          <w:numId w:val="21"/>
        </w:numPr>
        <w:rPr>
          <w:noProof/>
        </w:rPr>
      </w:pPr>
      <w:r>
        <w:rPr>
          <w:rStyle w:val="TF-COURIER10"/>
          <w:noProof/>
        </w:rPr>
        <w:lastRenderedPageBreak/>
        <w:t>ProductService</w:t>
      </w:r>
      <w:r w:rsidR="00C70888" w:rsidRPr="00525E65">
        <w:rPr>
          <w:rFonts w:ascii="Courier New" w:hAnsi="Courier New" w:cs="Courier New"/>
          <w:noProof/>
          <w:sz w:val="20"/>
        </w:rPr>
        <w:t xml:space="preserve">: </w:t>
      </w:r>
      <w:r w:rsidR="00653921">
        <w:t>classe de serviço responsável pela manipulação de entidades de produtos</w:t>
      </w:r>
      <w:r w:rsidR="00C70888">
        <w:rPr>
          <w:noProof/>
        </w:rPr>
        <w:t>;</w:t>
      </w:r>
    </w:p>
    <w:p w14:paraId="2A1F025C" w14:textId="53601D2D" w:rsidR="00C50024" w:rsidRDefault="00A909A0" w:rsidP="00C50024">
      <w:pPr>
        <w:pStyle w:val="TF-ALNEA"/>
        <w:numPr>
          <w:ilvl w:val="0"/>
          <w:numId w:val="21"/>
        </w:numPr>
        <w:rPr>
          <w:noProof/>
        </w:rPr>
      </w:pPr>
      <w:r>
        <w:rPr>
          <w:rStyle w:val="TF-COURIER10"/>
          <w:noProof/>
        </w:rPr>
        <w:t>SafeSaver</w:t>
      </w:r>
      <w:r w:rsidR="00C50024" w:rsidRPr="00525E65">
        <w:rPr>
          <w:rFonts w:ascii="Courier New" w:hAnsi="Courier New" w:cs="Courier New"/>
          <w:noProof/>
          <w:sz w:val="20"/>
        </w:rPr>
        <w:t xml:space="preserve">: </w:t>
      </w:r>
      <w:r w:rsidR="00C50024">
        <w:rPr>
          <w:noProof/>
        </w:rPr>
        <w:t xml:space="preserve">classe </w:t>
      </w:r>
      <w:r w:rsidR="006C3E28">
        <w:rPr>
          <w:noProof/>
        </w:rPr>
        <w:t>responsável pela</w:t>
      </w:r>
      <w:r w:rsidR="00F02D63">
        <w:rPr>
          <w:noProof/>
        </w:rPr>
        <w:t>s tentativas repetidas de salvamento</w:t>
      </w:r>
      <w:r w:rsidR="00641F78">
        <w:rPr>
          <w:noProof/>
        </w:rPr>
        <w:t xml:space="preserve"> ao banco de dados em casos de falhas</w:t>
      </w:r>
      <w:r w:rsidR="00C50024">
        <w:rPr>
          <w:noProof/>
        </w:rPr>
        <w:t>;</w:t>
      </w:r>
    </w:p>
    <w:p w14:paraId="7E90D0FC" w14:textId="14CABF09" w:rsidR="00A909A0" w:rsidRDefault="00A909A0" w:rsidP="00A909A0">
      <w:pPr>
        <w:pStyle w:val="TF-ALNEA"/>
        <w:numPr>
          <w:ilvl w:val="0"/>
          <w:numId w:val="21"/>
        </w:numPr>
        <w:rPr>
          <w:noProof/>
        </w:rPr>
      </w:pPr>
      <w:r>
        <w:rPr>
          <w:rStyle w:val="TF-COURIER10"/>
          <w:noProof/>
        </w:rPr>
        <w:t>SalesService</w:t>
      </w:r>
      <w:r w:rsidRPr="00525E65">
        <w:rPr>
          <w:rFonts w:ascii="Courier New" w:hAnsi="Courier New" w:cs="Courier New"/>
          <w:noProof/>
          <w:sz w:val="20"/>
        </w:rPr>
        <w:t xml:space="preserve">: </w:t>
      </w:r>
      <w:r w:rsidR="00641F78">
        <w:t>classe de serviço responsável pela manipulação de entidades de vendas</w:t>
      </w:r>
      <w:r>
        <w:rPr>
          <w:noProof/>
        </w:rPr>
        <w:t>;</w:t>
      </w:r>
    </w:p>
    <w:p w14:paraId="22D99EAC" w14:textId="279B818D" w:rsidR="00A909A0" w:rsidRDefault="00A909A0" w:rsidP="00A909A0">
      <w:pPr>
        <w:pStyle w:val="TF-ALNEA"/>
        <w:numPr>
          <w:ilvl w:val="0"/>
          <w:numId w:val="21"/>
        </w:numPr>
        <w:rPr>
          <w:noProof/>
        </w:rPr>
      </w:pPr>
      <w:r>
        <w:rPr>
          <w:rStyle w:val="TF-COURIER10"/>
          <w:noProof/>
        </w:rPr>
        <w:t>Sizes</w:t>
      </w:r>
      <w:r w:rsidRPr="00525E65">
        <w:rPr>
          <w:rFonts w:ascii="Courier New" w:hAnsi="Courier New" w:cs="Courier New"/>
          <w:noProof/>
          <w:sz w:val="20"/>
        </w:rPr>
        <w:t xml:space="preserve">: </w:t>
      </w:r>
      <w:r w:rsidR="00686A66">
        <w:t>classe responsável pelo gerenciamento de tamanhos no sistema, com interação direta com a tabela correspondente no banco de dados</w:t>
      </w:r>
      <w:r>
        <w:rPr>
          <w:noProof/>
        </w:rPr>
        <w:t>;</w:t>
      </w:r>
    </w:p>
    <w:p w14:paraId="4506BC7A" w14:textId="748E9749" w:rsidR="00A909A0" w:rsidRDefault="00A909A0" w:rsidP="00A909A0">
      <w:pPr>
        <w:pStyle w:val="TF-ALNEA"/>
        <w:numPr>
          <w:ilvl w:val="0"/>
          <w:numId w:val="21"/>
        </w:numPr>
        <w:rPr>
          <w:noProof/>
        </w:rPr>
      </w:pPr>
      <w:r>
        <w:rPr>
          <w:rStyle w:val="TF-COURIER10"/>
          <w:noProof/>
        </w:rPr>
        <w:t>SoldStorageNameAndPrice</w:t>
      </w:r>
      <w:r w:rsidRPr="00525E65">
        <w:rPr>
          <w:rFonts w:ascii="Courier New" w:hAnsi="Courier New" w:cs="Courier New"/>
          <w:noProof/>
          <w:sz w:val="20"/>
        </w:rPr>
        <w:t xml:space="preserve">: </w:t>
      </w:r>
      <w:r w:rsidR="00453F58">
        <w:t xml:space="preserve">classe de validação utilizada para garantir a integridade dos dados ao realizar </w:t>
      </w:r>
      <w:r w:rsidR="007F15EA">
        <w:t>vendas</w:t>
      </w:r>
      <w:r>
        <w:rPr>
          <w:noProof/>
        </w:rPr>
        <w:t>;</w:t>
      </w:r>
    </w:p>
    <w:p w14:paraId="11CD4EDF" w14:textId="0DFCC0AA" w:rsidR="00A909A0" w:rsidRDefault="00A909A0" w:rsidP="00A909A0">
      <w:pPr>
        <w:pStyle w:val="TF-ALNEA"/>
        <w:numPr>
          <w:ilvl w:val="0"/>
          <w:numId w:val="21"/>
        </w:numPr>
        <w:rPr>
          <w:noProof/>
        </w:rPr>
      </w:pPr>
      <w:r>
        <w:rPr>
          <w:rStyle w:val="TF-COURIER10"/>
          <w:noProof/>
        </w:rPr>
        <w:t>StorageConfig</w:t>
      </w:r>
      <w:r w:rsidRPr="00525E65">
        <w:rPr>
          <w:rFonts w:ascii="Courier New" w:hAnsi="Courier New" w:cs="Courier New"/>
          <w:noProof/>
          <w:sz w:val="20"/>
        </w:rPr>
        <w:t xml:space="preserve">: </w:t>
      </w:r>
      <w:r>
        <w:rPr>
          <w:noProof/>
        </w:rPr>
        <w:t xml:space="preserve">classe </w:t>
      </w:r>
      <w:r w:rsidR="00364D86">
        <w:rPr>
          <w:noProof/>
        </w:rPr>
        <w:t>responsável por ler e utilizar variáveis de ambiente</w:t>
      </w:r>
      <w:r>
        <w:rPr>
          <w:noProof/>
        </w:rPr>
        <w:t>;</w:t>
      </w:r>
    </w:p>
    <w:p w14:paraId="2E5BF853" w14:textId="624A3945" w:rsidR="00A909A0" w:rsidRDefault="00A909A0" w:rsidP="00A909A0">
      <w:pPr>
        <w:pStyle w:val="TF-ALNEA"/>
        <w:numPr>
          <w:ilvl w:val="0"/>
          <w:numId w:val="21"/>
        </w:numPr>
        <w:rPr>
          <w:noProof/>
        </w:rPr>
      </w:pPr>
      <w:r>
        <w:rPr>
          <w:rStyle w:val="TF-COURIER10"/>
          <w:noProof/>
        </w:rPr>
        <w:t>StorageSales</w:t>
      </w:r>
      <w:r w:rsidRPr="00525E65">
        <w:rPr>
          <w:rFonts w:ascii="Courier New" w:hAnsi="Courier New" w:cs="Courier New"/>
          <w:noProof/>
          <w:sz w:val="20"/>
        </w:rPr>
        <w:t xml:space="preserve">: </w:t>
      </w:r>
      <w:r w:rsidR="00D942A0">
        <w:t>classe responsável pelo gerenciamento de vendas no sistema, com interação direta com a tabela correspondente no banco de dados</w:t>
      </w:r>
      <w:r>
        <w:rPr>
          <w:noProof/>
        </w:rPr>
        <w:t>;</w:t>
      </w:r>
    </w:p>
    <w:p w14:paraId="4A3E19F8" w14:textId="77F0F8CE" w:rsidR="00A909A0" w:rsidRDefault="00A909A0" w:rsidP="00A909A0">
      <w:pPr>
        <w:pStyle w:val="TF-ALNEA"/>
        <w:numPr>
          <w:ilvl w:val="0"/>
          <w:numId w:val="21"/>
        </w:numPr>
        <w:rPr>
          <w:noProof/>
        </w:rPr>
      </w:pPr>
      <w:r>
        <w:rPr>
          <w:rStyle w:val="TF-COURIER10"/>
          <w:noProof/>
        </w:rPr>
        <w:t>Tag</w:t>
      </w:r>
      <w:r w:rsidRPr="00525E65">
        <w:rPr>
          <w:rFonts w:ascii="Courier New" w:hAnsi="Courier New" w:cs="Courier New"/>
          <w:noProof/>
          <w:sz w:val="20"/>
        </w:rPr>
        <w:t xml:space="preserve">: </w:t>
      </w:r>
      <w:r w:rsidR="005153C7">
        <w:rPr>
          <w:noProof/>
        </w:rPr>
        <w:t>classe responsável pela criação de imagem de etiqueta para impressão</w:t>
      </w:r>
      <w:r>
        <w:rPr>
          <w:noProof/>
        </w:rPr>
        <w:t>;</w:t>
      </w:r>
    </w:p>
    <w:p w14:paraId="1EC14021" w14:textId="23F9CDC4" w:rsidR="00A909A0" w:rsidRDefault="00A909A0" w:rsidP="00A909A0">
      <w:pPr>
        <w:pStyle w:val="TF-ALNEA"/>
        <w:numPr>
          <w:ilvl w:val="0"/>
          <w:numId w:val="21"/>
        </w:numPr>
        <w:rPr>
          <w:noProof/>
        </w:rPr>
      </w:pPr>
      <w:r>
        <w:rPr>
          <w:rStyle w:val="TF-COURIER10"/>
          <w:noProof/>
        </w:rPr>
        <w:t>UnauthorizedException</w:t>
      </w:r>
      <w:r w:rsidRPr="00525E65">
        <w:rPr>
          <w:rFonts w:ascii="Courier New" w:hAnsi="Courier New" w:cs="Courier New"/>
          <w:noProof/>
          <w:sz w:val="20"/>
        </w:rPr>
        <w:t xml:space="preserve">: </w:t>
      </w:r>
      <w:r w:rsidR="00AB22E4">
        <w:t xml:space="preserve">classe que representa uma exceção de </w:t>
      </w:r>
      <w:r w:rsidR="00AD0769">
        <w:t>não autorização</w:t>
      </w:r>
      <w:r>
        <w:rPr>
          <w:noProof/>
        </w:rPr>
        <w:t>;</w:t>
      </w:r>
    </w:p>
    <w:p w14:paraId="57A10E26" w14:textId="614D933B" w:rsidR="00A909A0" w:rsidRDefault="00A909A0" w:rsidP="00A909A0">
      <w:pPr>
        <w:pStyle w:val="TF-ALNEA"/>
        <w:numPr>
          <w:ilvl w:val="0"/>
          <w:numId w:val="21"/>
        </w:numPr>
        <w:rPr>
          <w:noProof/>
        </w:rPr>
      </w:pPr>
      <w:r>
        <w:rPr>
          <w:rStyle w:val="TF-COURIER10"/>
          <w:noProof/>
        </w:rPr>
        <w:t>UnavailableException</w:t>
      </w:r>
      <w:r w:rsidRPr="00525E65">
        <w:rPr>
          <w:rFonts w:ascii="Courier New" w:hAnsi="Courier New" w:cs="Courier New"/>
          <w:noProof/>
          <w:sz w:val="20"/>
        </w:rPr>
        <w:t xml:space="preserve">: </w:t>
      </w:r>
      <w:r>
        <w:rPr>
          <w:noProof/>
        </w:rPr>
        <w:t xml:space="preserve">classe que representa </w:t>
      </w:r>
      <w:r w:rsidR="00AD0769">
        <w:rPr>
          <w:noProof/>
        </w:rPr>
        <w:t>exceção de indisponibilidade</w:t>
      </w:r>
      <w:r>
        <w:rPr>
          <w:noProof/>
        </w:rPr>
        <w:t>;</w:t>
      </w:r>
    </w:p>
    <w:p w14:paraId="16938585" w14:textId="7A83AAE0" w:rsidR="00A909A0" w:rsidRDefault="00A909A0" w:rsidP="00A909A0">
      <w:pPr>
        <w:pStyle w:val="TF-ALNEA"/>
        <w:numPr>
          <w:ilvl w:val="0"/>
          <w:numId w:val="21"/>
        </w:numPr>
        <w:rPr>
          <w:noProof/>
        </w:rPr>
      </w:pPr>
      <w:r>
        <w:rPr>
          <w:rStyle w:val="TF-COURIER10"/>
          <w:noProof/>
        </w:rPr>
        <w:t>UpdateColorValidator</w:t>
      </w:r>
      <w:r w:rsidRPr="00525E65">
        <w:rPr>
          <w:rFonts w:ascii="Courier New" w:hAnsi="Courier New" w:cs="Courier New"/>
          <w:noProof/>
          <w:sz w:val="20"/>
        </w:rPr>
        <w:t xml:space="preserve">: </w:t>
      </w:r>
      <w:r w:rsidR="005153C7">
        <w:t>classe de validação utilizada para garantir a integridade dos dados ao atualizar uma cor</w:t>
      </w:r>
      <w:r>
        <w:rPr>
          <w:noProof/>
        </w:rPr>
        <w:t>;</w:t>
      </w:r>
    </w:p>
    <w:p w14:paraId="10E160B3" w14:textId="61920E3C" w:rsidR="00A909A0" w:rsidRDefault="00A909A0" w:rsidP="00A909A0">
      <w:pPr>
        <w:pStyle w:val="TF-ALNEA"/>
        <w:numPr>
          <w:ilvl w:val="0"/>
          <w:numId w:val="21"/>
        </w:numPr>
        <w:rPr>
          <w:noProof/>
        </w:rPr>
      </w:pPr>
      <w:r>
        <w:rPr>
          <w:rStyle w:val="TF-COURIER10"/>
          <w:noProof/>
        </w:rPr>
        <w:t>UpdateUserValidator</w:t>
      </w:r>
      <w:r w:rsidRPr="00525E65">
        <w:rPr>
          <w:rFonts w:ascii="Courier New" w:hAnsi="Courier New" w:cs="Courier New"/>
          <w:noProof/>
          <w:sz w:val="20"/>
        </w:rPr>
        <w:t xml:space="preserve">: </w:t>
      </w:r>
      <w:r w:rsidR="005153C7">
        <w:t>classe de validação utilizada para garantir a integridade dos dados ao atualizar um usuário</w:t>
      </w:r>
      <w:r>
        <w:rPr>
          <w:noProof/>
        </w:rPr>
        <w:t>;</w:t>
      </w:r>
    </w:p>
    <w:p w14:paraId="028B7A1D" w14:textId="1922DE76" w:rsidR="00A909A0" w:rsidRDefault="00A909A0" w:rsidP="00A909A0">
      <w:pPr>
        <w:pStyle w:val="TF-ALNEA"/>
        <w:numPr>
          <w:ilvl w:val="0"/>
          <w:numId w:val="21"/>
        </w:numPr>
        <w:rPr>
          <w:noProof/>
        </w:rPr>
      </w:pPr>
      <w:r>
        <w:rPr>
          <w:rStyle w:val="TF-COURIER10"/>
          <w:noProof/>
        </w:rPr>
        <w:t>User</w:t>
      </w:r>
      <w:r w:rsidRPr="00525E65">
        <w:rPr>
          <w:rFonts w:ascii="Courier New" w:hAnsi="Courier New" w:cs="Courier New"/>
          <w:noProof/>
          <w:sz w:val="20"/>
        </w:rPr>
        <w:t xml:space="preserve">: </w:t>
      </w:r>
      <w:r w:rsidR="00686A66">
        <w:t>classe responsável pelo gerenciamento de usuários no sistema, com interação direta com a tabela correspondente no banco de dados.</w:t>
      </w:r>
      <w:r>
        <w:rPr>
          <w:noProof/>
        </w:rPr>
        <w:t>;</w:t>
      </w:r>
    </w:p>
    <w:p w14:paraId="5E8FE82A" w14:textId="4F18B547" w:rsidR="00C70888" w:rsidRDefault="00A909A0" w:rsidP="00A909A0">
      <w:pPr>
        <w:pStyle w:val="TF-ALNEA"/>
        <w:numPr>
          <w:ilvl w:val="0"/>
          <w:numId w:val="21"/>
        </w:numPr>
        <w:rPr>
          <w:noProof/>
        </w:rPr>
      </w:pPr>
      <w:r>
        <w:rPr>
          <w:rStyle w:val="TF-COURIER10"/>
          <w:noProof/>
        </w:rPr>
        <w:t>UserService</w:t>
      </w:r>
      <w:r w:rsidRPr="00525E65">
        <w:rPr>
          <w:rFonts w:ascii="Courier New" w:hAnsi="Courier New" w:cs="Courier New"/>
          <w:noProof/>
          <w:sz w:val="20"/>
        </w:rPr>
        <w:t xml:space="preserve">: </w:t>
      </w:r>
      <w:r w:rsidR="005153C7">
        <w:t>classe de serviço responsável pela manipulação de entidades de usuário</w:t>
      </w:r>
      <w:r>
        <w:rPr>
          <w:noProof/>
        </w:rPr>
        <w:t>;</w:t>
      </w:r>
    </w:p>
    <w:p w14:paraId="2B594497" w14:textId="0D1FABD4" w:rsidR="009927CE" w:rsidRDefault="00D334E3" w:rsidP="005F602A">
      <w:pPr>
        <w:pStyle w:val="Ttulo3"/>
      </w:pPr>
      <w:bookmarkStart w:id="130" w:name="_Ref151402670"/>
      <w:bookmarkStart w:id="131" w:name="_Toc152532632"/>
      <w:bookmarkStart w:id="132" w:name="_Toc169372006"/>
      <w:r>
        <w:t xml:space="preserve">Visualização de Documentos </w:t>
      </w:r>
      <w:proofErr w:type="spellStart"/>
      <w:r>
        <w:t>NoSQL</w:t>
      </w:r>
      <w:bookmarkEnd w:id="130"/>
      <w:bookmarkEnd w:id="131"/>
      <w:bookmarkEnd w:id="132"/>
      <w:proofErr w:type="spellEnd"/>
    </w:p>
    <w:p w14:paraId="718612C4" w14:textId="495ED1CF" w:rsidR="00C70888" w:rsidRDefault="00EA2979" w:rsidP="00501A91">
      <w:pPr>
        <w:pStyle w:val="TF-TEXTO"/>
      </w:pPr>
      <w:r>
        <w:t xml:space="preserve">Esta subseção apresenta a estrutura dos documentos do sistema. O banco de dados não relacional utilizado foi o </w:t>
      </w:r>
      <w:proofErr w:type="spellStart"/>
      <w:r>
        <w:t>MongoDB</w:t>
      </w:r>
      <w:proofErr w:type="spellEnd"/>
      <w:r>
        <w:t xml:space="preserve">, e a modelagem de documentos é demonstrada na </w:t>
      </w:r>
      <w:r w:rsidR="009927CE">
        <w:rPr>
          <w:sz w:val="23"/>
          <w:szCs w:val="23"/>
        </w:rPr>
        <w:fldChar w:fldCharType="begin"/>
      </w:r>
      <w:r w:rsidR="009927CE">
        <w:rPr>
          <w:sz w:val="23"/>
          <w:szCs w:val="23"/>
        </w:rPr>
        <w:instrText xml:space="preserve"> REF _Ref151404905 \h </w:instrText>
      </w:r>
      <w:r w:rsidR="009927CE">
        <w:rPr>
          <w:sz w:val="23"/>
          <w:szCs w:val="23"/>
        </w:rPr>
      </w:r>
      <w:r w:rsidR="009927CE">
        <w:rPr>
          <w:sz w:val="23"/>
          <w:szCs w:val="23"/>
        </w:rPr>
        <w:fldChar w:fldCharType="separate"/>
      </w:r>
      <w:r w:rsidR="009927CE">
        <w:t xml:space="preserve">Figura </w:t>
      </w:r>
      <w:r w:rsidR="00C27328">
        <w:rPr>
          <w:noProof/>
        </w:rPr>
        <w:t>8</w:t>
      </w:r>
      <w:r w:rsidR="009927CE">
        <w:rPr>
          <w:sz w:val="23"/>
          <w:szCs w:val="23"/>
        </w:rPr>
        <w:fldChar w:fldCharType="end"/>
      </w:r>
      <w:r w:rsidR="009927CE">
        <w:rPr>
          <w:sz w:val="23"/>
          <w:szCs w:val="23"/>
        </w:rPr>
        <w:t xml:space="preserve">. </w:t>
      </w:r>
      <w:r w:rsidR="00603DA6">
        <w:t>Esta visualização ilustra as coleções onde as informações do sistema são armazenadas, além de mostrar as relações entre elas. Apesar de ser um banco de dados não relacional, foram estabelecidas relações entre modelos e produtos, bem como entre vendas e produtos, utilizando documentos embutidos. Isso permite que os dados de produtos sejam armazenados diretamente dentro dos documentos de modelos e vendas, facilitando o acesso e a manipulação das informações.</w:t>
      </w:r>
    </w:p>
    <w:p w14:paraId="4FA402F7" w14:textId="50D16FC0" w:rsidR="00D72E26" w:rsidRDefault="00D72E26" w:rsidP="004C6FB4">
      <w:pPr>
        <w:pStyle w:val="TF-LEGENDA"/>
      </w:pPr>
      <w:bookmarkStart w:id="133" w:name="_Ref151404905"/>
      <w:bookmarkStart w:id="134" w:name="_Toc169379562"/>
      <w:r>
        <w:lastRenderedPageBreak/>
        <w:t xml:space="preserve">Figura </w:t>
      </w:r>
      <w:fldSimple w:instr=" SEQ Figura \* ARABIC ">
        <w:r w:rsidR="00C27328">
          <w:rPr>
            <w:noProof/>
          </w:rPr>
          <w:t>8</w:t>
        </w:r>
      </w:fldSimple>
      <w:bookmarkEnd w:id="133"/>
      <w:r>
        <w:t xml:space="preserve"> </w:t>
      </w:r>
      <w:r w:rsidRPr="00170619">
        <w:t xml:space="preserve">– </w:t>
      </w:r>
      <w:r w:rsidR="00EC695D">
        <w:t>Estrutura de documentos por coleção</w:t>
      </w:r>
      <w:bookmarkEnd w:id="134"/>
    </w:p>
    <w:p w14:paraId="0E945354" w14:textId="588A5DB1" w:rsidR="004C6FB4" w:rsidRPr="00727CC2" w:rsidRDefault="004C6FB4" w:rsidP="00D72E26">
      <w:pPr>
        <w:pStyle w:val="TF-FIGURA"/>
      </w:pPr>
      <w:r>
        <w:rPr>
          <w:noProof/>
        </w:rPr>
        <w:drawing>
          <wp:inline distT="0" distB="0" distL="0" distR="0" wp14:anchorId="57FE984E" wp14:editId="427F6A30">
            <wp:extent cx="5760720" cy="6099175"/>
            <wp:effectExtent l="0" t="0" r="0" b="0"/>
            <wp:docPr id="193573718" name="Imagem 10"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3718" name="Imagem 10" descr="Linha do temp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099175"/>
                    </a:xfrm>
                    <a:prstGeom prst="rect">
                      <a:avLst/>
                    </a:prstGeom>
                    <a:noFill/>
                    <a:ln>
                      <a:noFill/>
                    </a:ln>
                  </pic:spPr>
                </pic:pic>
              </a:graphicData>
            </a:graphic>
          </wp:inline>
        </w:drawing>
      </w:r>
    </w:p>
    <w:p w14:paraId="6212935F" w14:textId="5BD1BD25" w:rsidR="00D72E26" w:rsidRDefault="00D72E26" w:rsidP="00D72E26">
      <w:pPr>
        <w:pStyle w:val="TF-FONTE"/>
      </w:pPr>
      <w:r>
        <w:t>Fonte: elaborada pelos autores</w:t>
      </w:r>
      <w:r w:rsidR="005A390A">
        <w:t xml:space="preserve"> (2024)</w:t>
      </w:r>
      <w:r>
        <w:t>.</w:t>
      </w:r>
    </w:p>
    <w:p w14:paraId="7DAC94F3" w14:textId="3E33D089" w:rsidR="00D72E26" w:rsidRDefault="00D72E26" w:rsidP="00D72E26">
      <w:pPr>
        <w:pStyle w:val="TF-TEXTO"/>
        <w:rPr>
          <w:sz w:val="23"/>
          <w:szCs w:val="23"/>
        </w:rPr>
      </w:pPr>
      <w:r>
        <w:rPr>
          <w:sz w:val="23"/>
          <w:szCs w:val="23"/>
        </w:rPr>
        <w:t xml:space="preserve">Segue a descrição de cada </w:t>
      </w:r>
      <w:r w:rsidR="00CA6C8F">
        <w:rPr>
          <w:sz w:val="23"/>
          <w:szCs w:val="23"/>
        </w:rPr>
        <w:t xml:space="preserve">coleção </w:t>
      </w:r>
      <w:r>
        <w:rPr>
          <w:sz w:val="23"/>
          <w:szCs w:val="23"/>
        </w:rPr>
        <w:t>criada:</w:t>
      </w:r>
    </w:p>
    <w:p w14:paraId="60DB2EA1" w14:textId="67C47916" w:rsidR="00D72E26" w:rsidRPr="00B61D5D" w:rsidRDefault="008B54A2" w:rsidP="00D72E26">
      <w:pPr>
        <w:pStyle w:val="TF-ALNEA"/>
        <w:numPr>
          <w:ilvl w:val="0"/>
          <w:numId w:val="22"/>
        </w:numPr>
        <w:rPr>
          <w:noProof/>
        </w:rPr>
      </w:pPr>
      <w:r>
        <w:rPr>
          <w:rStyle w:val="TF-COURIER10"/>
          <w:noProof/>
        </w:rPr>
        <w:t>c</w:t>
      </w:r>
      <w:r w:rsidR="00CA6C8F">
        <w:rPr>
          <w:rStyle w:val="TF-COURIER10"/>
          <w:noProof/>
        </w:rPr>
        <w:t>loth_colors</w:t>
      </w:r>
      <w:r w:rsidR="00D72E26" w:rsidRPr="00B61D5D">
        <w:rPr>
          <w:noProof/>
        </w:rPr>
        <w:t>:</w:t>
      </w:r>
      <w:r w:rsidR="00D72E26">
        <w:rPr>
          <w:noProof/>
        </w:rPr>
        <w:t xml:space="preserve"> entidade que</w:t>
      </w:r>
      <w:r>
        <w:rPr>
          <w:noProof/>
        </w:rPr>
        <w:t xml:space="preserve"> armazena</w:t>
      </w:r>
      <w:r w:rsidR="00D72E26">
        <w:rPr>
          <w:noProof/>
        </w:rPr>
        <w:t xml:space="preserve"> </w:t>
      </w:r>
      <w:r>
        <w:rPr>
          <w:noProof/>
        </w:rPr>
        <w:t>as cores</w:t>
      </w:r>
      <w:r w:rsidR="00D72E26">
        <w:rPr>
          <w:noProof/>
        </w:rPr>
        <w:t>;</w:t>
      </w:r>
    </w:p>
    <w:p w14:paraId="5398B62C" w14:textId="06A27CFC" w:rsidR="00D72E26" w:rsidRDefault="008B54A2" w:rsidP="00D72E26">
      <w:pPr>
        <w:pStyle w:val="TF-ALNEA"/>
        <w:numPr>
          <w:ilvl w:val="0"/>
          <w:numId w:val="22"/>
        </w:numPr>
        <w:rPr>
          <w:noProof/>
        </w:rPr>
      </w:pPr>
      <w:r>
        <w:rPr>
          <w:rStyle w:val="TF-COURIER10"/>
          <w:noProof/>
        </w:rPr>
        <w:t>sizes</w:t>
      </w:r>
      <w:r w:rsidR="00D72E26" w:rsidRPr="00B61D5D">
        <w:rPr>
          <w:noProof/>
        </w:rPr>
        <w:t>:</w:t>
      </w:r>
      <w:r w:rsidR="00D72E26">
        <w:rPr>
          <w:noProof/>
        </w:rPr>
        <w:t xml:space="preserve"> entidade qu</w:t>
      </w:r>
      <w:r>
        <w:rPr>
          <w:noProof/>
        </w:rPr>
        <w:t>e</w:t>
      </w:r>
      <w:r w:rsidR="00D72E26">
        <w:rPr>
          <w:noProof/>
        </w:rPr>
        <w:t xml:space="preserve"> armazena </w:t>
      </w:r>
      <w:r>
        <w:rPr>
          <w:noProof/>
        </w:rPr>
        <w:t>os tamanhos</w:t>
      </w:r>
      <w:r w:rsidR="00D72E26">
        <w:rPr>
          <w:noProof/>
        </w:rPr>
        <w:t>;</w:t>
      </w:r>
    </w:p>
    <w:p w14:paraId="24918E1A" w14:textId="6B0D2796" w:rsidR="00D72E26" w:rsidRDefault="008B54A2" w:rsidP="00D72E26">
      <w:pPr>
        <w:pStyle w:val="TF-ALNEA"/>
        <w:numPr>
          <w:ilvl w:val="0"/>
          <w:numId w:val="22"/>
        </w:numPr>
        <w:rPr>
          <w:noProof/>
        </w:rPr>
      </w:pPr>
      <w:r>
        <w:rPr>
          <w:rStyle w:val="TF-COURIER10"/>
          <w:noProof/>
        </w:rPr>
        <w:t>storage_control_users</w:t>
      </w:r>
      <w:r w:rsidR="00D72E26" w:rsidRPr="00B61D5D">
        <w:rPr>
          <w:noProof/>
        </w:rPr>
        <w:t>:</w:t>
      </w:r>
      <w:r w:rsidR="00D72E26">
        <w:rPr>
          <w:noProof/>
        </w:rPr>
        <w:t xml:space="preserve"> entidade que armazena os </w:t>
      </w:r>
      <w:r w:rsidR="006E0FEE">
        <w:rPr>
          <w:noProof/>
        </w:rPr>
        <w:t>dados de usuário</w:t>
      </w:r>
      <w:r w:rsidR="00D72E26">
        <w:rPr>
          <w:noProof/>
        </w:rPr>
        <w:t>;</w:t>
      </w:r>
    </w:p>
    <w:p w14:paraId="7F05464C" w14:textId="2B35B26D" w:rsidR="00D72E26" w:rsidRDefault="006E0FEE" w:rsidP="00D72E26">
      <w:pPr>
        <w:pStyle w:val="TF-ALNEA"/>
        <w:numPr>
          <w:ilvl w:val="0"/>
          <w:numId w:val="22"/>
        </w:numPr>
        <w:rPr>
          <w:noProof/>
        </w:rPr>
      </w:pPr>
      <w:r>
        <w:rPr>
          <w:rStyle w:val="TF-COURIER10"/>
          <w:noProof/>
        </w:rPr>
        <w:t>storage_model</w:t>
      </w:r>
      <w:r w:rsidR="00D72E26" w:rsidRPr="00B61D5D">
        <w:rPr>
          <w:noProof/>
        </w:rPr>
        <w:t>:</w:t>
      </w:r>
      <w:r w:rsidR="00D72E26">
        <w:rPr>
          <w:noProof/>
        </w:rPr>
        <w:t xml:space="preserve"> entidade que armazena </w:t>
      </w:r>
      <w:r>
        <w:rPr>
          <w:noProof/>
        </w:rPr>
        <w:t>os dados de modelos</w:t>
      </w:r>
      <w:r w:rsidR="005F6ED5">
        <w:rPr>
          <w:noProof/>
        </w:rPr>
        <w:t xml:space="preserve"> e produtos dentro da chave </w:t>
      </w:r>
      <w:r w:rsidR="005F6ED5">
        <w:rPr>
          <w:rStyle w:val="TF-COURIER10"/>
          <w:noProof/>
        </w:rPr>
        <w:t>quantity</w:t>
      </w:r>
      <w:r w:rsidR="00D72E26">
        <w:rPr>
          <w:noProof/>
        </w:rPr>
        <w:t>;</w:t>
      </w:r>
    </w:p>
    <w:p w14:paraId="70AAF5B5" w14:textId="12526641" w:rsidR="006E0FEE" w:rsidRPr="00B61D5D" w:rsidRDefault="006E0FEE" w:rsidP="006E0FEE">
      <w:pPr>
        <w:pStyle w:val="TF-ALNEA"/>
        <w:numPr>
          <w:ilvl w:val="0"/>
          <w:numId w:val="22"/>
        </w:numPr>
        <w:rPr>
          <w:noProof/>
        </w:rPr>
      </w:pPr>
      <w:r>
        <w:rPr>
          <w:rStyle w:val="TF-COURIER10"/>
          <w:noProof/>
        </w:rPr>
        <w:t>storage_sales</w:t>
      </w:r>
      <w:r w:rsidRPr="00B61D5D">
        <w:rPr>
          <w:noProof/>
        </w:rPr>
        <w:t>:</w:t>
      </w:r>
      <w:r>
        <w:rPr>
          <w:noProof/>
        </w:rPr>
        <w:t xml:space="preserve"> entidade que armazena os dados de vendas</w:t>
      </w:r>
      <w:r w:rsidR="005F6ED5">
        <w:rPr>
          <w:noProof/>
        </w:rPr>
        <w:t xml:space="preserve"> e produtos dentro da chave </w:t>
      </w:r>
      <w:r w:rsidR="005F6ED5">
        <w:rPr>
          <w:rStyle w:val="TF-COURIER10"/>
          <w:noProof/>
        </w:rPr>
        <w:t>items</w:t>
      </w:r>
      <w:r>
        <w:rPr>
          <w:noProof/>
        </w:rPr>
        <w:t>;</w:t>
      </w:r>
    </w:p>
    <w:p w14:paraId="1B56D6B9" w14:textId="424087A6" w:rsidR="00DB2537" w:rsidRDefault="00DB2537" w:rsidP="00DB2537">
      <w:pPr>
        <w:pStyle w:val="Ttulo2"/>
      </w:pPr>
      <w:bookmarkStart w:id="135" w:name="_Toc54164917"/>
      <w:bookmarkStart w:id="136" w:name="_Toc54165671"/>
      <w:bookmarkStart w:id="137" w:name="_Toc54169329"/>
      <w:bookmarkStart w:id="138" w:name="_Toc96347435"/>
      <w:bookmarkStart w:id="139" w:name="_Toc96357719"/>
      <w:bookmarkStart w:id="140" w:name="_Toc96491862"/>
      <w:bookmarkStart w:id="141" w:name="_Ref147051725"/>
      <w:bookmarkStart w:id="142" w:name="_Toc152532633"/>
      <w:bookmarkStart w:id="143" w:name="_Toc54164921"/>
      <w:bookmarkStart w:id="144" w:name="_Toc54165675"/>
      <w:bookmarkStart w:id="145" w:name="_Toc54169333"/>
      <w:bookmarkStart w:id="146" w:name="_Toc96347439"/>
      <w:bookmarkStart w:id="147" w:name="_Toc96357723"/>
      <w:bookmarkStart w:id="148" w:name="_Toc96491866"/>
      <w:bookmarkStart w:id="149" w:name="_Toc152532642"/>
      <w:bookmarkStart w:id="150" w:name="_Toc169372007"/>
      <w:r>
        <w:lastRenderedPageBreak/>
        <w:t>IMPLEMENTAÇÃO</w:t>
      </w:r>
      <w:bookmarkEnd w:id="135"/>
      <w:bookmarkEnd w:id="136"/>
      <w:bookmarkEnd w:id="137"/>
      <w:bookmarkEnd w:id="138"/>
      <w:bookmarkEnd w:id="139"/>
      <w:bookmarkEnd w:id="140"/>
      <w:bookmarkEnd w:id="141"/>
      <w:bookmarkEnd w:id="142"/>
      <w:bookmarkEnd w:id="150"/>
    </w:p>
    <w:p w14:paraId="6D783F23" w14:textId="78CE4267" w:rsidR="00DB2537" w:rsidRDefault="00B83CCF" w:rsidP="00DB2537">
      <w:pPr>
        <w:pStyle w:val="TF-TEXTO"/>
      </w:pPr>
      <w:r>
        <w:t xml:space="preserve">Na seção de implementação, são delineados os métodos e recursos empregados no desenvolvimento do sistema, organizados da seguinte maneira: a subseção </w:t>
      </w:r>
      <w:r w:rsidR="00DB2537">
        <w:rPr>
          <w:sz w:val="23"/>
          <w:szCs w:val="23"/>
        </w:rPr>
        <w:fldChar w:fldCharType="begin"/>
      </w:r>
      <w:r w:rsidR="00DB2537">
        <w:rPr>
          <w:sz w:val="23"/>
          <w:szCs w:val="23"/>
        </w:rPr>
        <w:instrText xml:space="preserve"> REF _Ref151405090 \r \h </w:instrText>
      </w:r>
      <w:r w:rsidR="00DB2537">
        <w:rPr>
          <w:sz w:val="23"/>
          <w:szCs w:val="23"/>
        </w:rPr>
      </w:r>
      <w:r w:rsidR="00DB2537">
        <w:rPr>
          <w:sz w:val="23"/>
          <w:szCs w:val="23"/>
        </w:rPr>
        <w:fldChar w:fldCharType="separate"/>
      </w:r>
      <w:r w:rsidR="00DB2537">
        <w:rPr>
          <w:sz w:val="23"/>
          <w:szCs w:val="23"/>
        </w:rPr>
        <w:t>3.3.1</w:t>
      </w:r>
      <w:r w:rsidR="00DB2537">
        <w:rPr>
          <w:sz w:val="23"/>
          <w:szCs w:val="23"/>
        </w:rPr>
        <w:fldChar w:fldCharType="end"/>
      </w:r>
      <w:r w:rsidR="00DB2537">
        <w:rPr>
          <w:sz w:val="23"/>
          <w:szCs w:val="23"/>
        </w:rPr>
        <w:t xml:space="preserve"> </w:t>
      </w:r>
      <w:r w:rsidR="0031250C">
        <w:t xml:space="preserve">detalha as técnicas e ferramentas utilizadas, juntamente com o conjunto de tecnologias aplicadas; a subseção </w:t>
      </w:r>
      <w:r w:rsidR="00DB2537">
        <w:rPr>
          <w:sz w:val="23"/>
          <w:szCs w:val="23"/>
        </w:rPr>
        <w:fldChar w:fldCharType="begin"/>
      </w:r>
      <w:r w:rsidR="00DB2537">
        <w:rPr>
          <w:sz w:val="23"/>
          <w:szCs w:val="23"/>
        </w:rPr>
        <w:instrText xml:space="preserve"> REF _Ref151405103 \r \h </w:instrText>
      </w:r>
      <w:r w:rsidR="00DB2537">
        <w:rPr>
          <w:sz w:val="23"/>
          <w:szCs w:val="23"/>
        </w:rPr>
      </w:r>
      <w:r w:rsidR="00DB2537">
        <w:rPr>
          <w:sz w:val="23"/>
          <w:szCs w:val="23"/>
        </w:rPr>
        <w:fldChar w:fldCharType="separate"/>
      </w:r>
      <w:r w:rsidR="00DB2537">
        <w:rPr>
          <w:sz w:val="23"/>
          <w:szCs w:val="23"/>
        </w:rPr>
        <w:t>3.3.2</w:t>
      </w:r>
      <w:r w:rsidR="00DB2537">
        <w:rPr>
          <w:sz w:val="23"/>
          <w:szCs w:val="23"/>
        </w:rPr>
        <w:fldChar w:fldCharType="end"/>
      </w:r>
      <w:r w:rsidR="00DB2537">
        <w:rPr>
          <w:sz w:val="23"/>
          <w:szCs w:val="23"/>
        </w:rPr>
        <w:t xml:space="preserve"> </w:t>
      </w:r>
      <w:r w:rsidR="0031250C">
        <w:t>apresenta o diagrama de implantação; a subseção</w:t>
      </w:r>
      <w:r w:rsidR="00DB2537">
        <w:rPr>
          <w:sz w:val="23"/>
          <w:szCs w:val="23"/>
        </w:rPr>
        <w:fldChar w:fldCharType="begin"/>
      </w:r>
      <w:r w:rsidR="00DB2537">
        <w:rPr>
          <w:sz w:val="23"/>
          <w:szCs w:val="23"/>
        </w:rPr>
        <w:instrText xml:space="preserve"> REF _Ref151405118 \r \h </w:instrText>
      </w:r>
      <w:r w:rsidR="00DB2537">
        <w:rPr>
          <w:sz w:val="23"/>
          <w:szCs w:val="23"/>
        </w:rPr>
      </w:r>
      <w:r w:rsidR="00DB2537">
        <w:rPr>
          <w:sz w:val="23"/>
          <w:szCs w:val="23"/>
        </w:rPr>
        <w:fldChar w:fldCharType="separate"/>
      </w:r>
      <w:r w:rsidR="00DB2537">
        <w:rPr>
          <w:sz w:val="23"/>
          <w:szCs w:val="23"/>
        </w:rPr>
        <w:t>3.3.3</w:t>
      </w:r>
      <w:r w:rsidR="00DB2537">
        <w:rPr>
          <w:sz w:val="23"/>
          <w:szCs w:val="23"/>
        </w:rPr>
        <w:fldChar w:fldCharType="end"/>
      </w:r>
      <w:r w:rsidR="00DB2537">
        <w:rPr>
          <w:sz w:val="23"/>
          <w:szCs w:val="23"/>
        </w:rPr>
        <w:t xml:space="preserve"> descreve a codificação do sistema e por fim, a subseção </w:t>
      </w:r>
      <w:r w:rsidR="00DB2537">
        <w:rPr>
          <w:sz w:val="23"/>
          <w:szCs w:val="23"/>
        </w:rPr>
        <w:fldChar w:fldCharType="begin"/>
      </w:r>
      <w:r w:rsidR="00DB2537">
        <w:rPr>
          <w:sz w:val="23"/>
          <w:szCs w:val="23"/>
        </w:rPr>
        <w:instrText xml:space="preserve"> REF _Ref151405150 \r \h </w:instrText>
      </w:r>
      <w:r w:rsidR="00DB2537">
        <w:rPr>
          <w:sz w:val="23"/>
          <w:szCs w:val="23"/>
        </w:rPr>
      </w:r>
      <w:r w:rsidR="00DB2537">
        <w:rPr>
          <w:sz w:val="23"/>
          <w:szCs w:val="23"/>
        </w:rPr>
        <w:fldChar w:fldCharType="separate"/>
      </w:r>
      <w:r w:rsidR="00DB2537">
        <w:rPr>
          <w:sz w:val="23"/>
          <w:szCs w:val="23"/>
        </w:rPr>
        <w:t>3.3.4</w:t>
      </w:r>
      <w:r w:rsidR="00DB2537">
        <w:rPr>
          <w:sz w:val="23"/>
          <w:szCs w:val="23"/>
        </w:rPr>
        <w:fldChar w:fldCharType="end"/>
      </w:r>
      <w:r w:rsidR="00DB2537">
        <w:rPr>
          <w:sz w:val="23"/>
          <w:szCs w:val="23"/>
        </w:rPr>
        <w:t xml:space="preserve"> </w:t>
      </w:r>
      <w:r w:rsidR="00CB1DE7">
        <w:t>aborda a operacionalidade da implementação.</w:t>
      </w:r>
    </w:p>
    <w:p w14:paraId="42DB95B0" w14:textId="77777777" w:rsidR="00E351E8" w:rsidRDefault="00E351E8" w:rsidP="005F602A">
      <w:pPr>
        <w:pStyle w:val="Ttulo3"/>
      </w:pPr>
      <w:bookmarkStart w:id="151" w:name="_Toc54164918"/>
      <w:bookmarkStart w:id="152" w:name="_Toc54165672"/>
      <w:bookmarkStart w:id="153" w:name="_Toc54169330"/>
      <w:bookmarkStart w:id="154" w:name="_Toc96347436"/>
      <w:bookmarkStart w:id="155" w:name="_Toc96357720"/>
      <w:bookmarkStart w:id="156" w:name="_Toc96491863"/>
      <w:bookmarkStart w:id="157" w:name="_Ref151405090"/>
      <w:bookmarkStart w:id="158" w:name="_Toc152532634"/>
      <w:bookmarkStart w:id="159" w:name="_Toc169372008"/>
      <w:r>
        <w:t>Técnicas e ferramentas utilizadas</w:t>
      </w:r>
      <w:bookmarkEnd w:id="151"/>
      <w:bookmarkEnd w:id="152"/>
      <w:bookmarkEnd w:id="153"/>
      <w:bookmarkEnd w:id="154"/>
      <w:bookmarkEnd w:id="155"/>
      <w:bookmarkEnd w:id="156"/>
      <w:bookmarkEnd w:id="157"/>
      <w:bookmarkEnd w:id="158"/>
      <w:bookmarkEnd w:id="159"/>
    </w:p>
    <w:p w14:paraId="7D0A5B86" w14:textId="39D38A8C" w:rsidR="00E351E8" w:rsidRDefault="00C326ED" w:rsidP="00E351E8">
      <w:pPr>
        <w:pStyle w:val="TF-TEXTO"/>
      </w:pPr>
      <w:r>
        <w:t xml:space="preserve">Nesta subseção são delineadas as técnicas e ferramentas empregadas na implementação do sistema desenvolvido, aplicadas em diferentes fases ao longo deste trabalho. Inicialmente, foi realizado um estudo aprofundado da literatura sobre os temas abordados na fundamentação teórica: Sistemas de Gestão de Financeira e Estoque </w:t>
      </w:r>
      <w:r w:rsidR="00E351E8">
        <w:t xml:space="preserve">(seção </w:t>
      </w:r>
      <w:r w:rsidR="00E351E8">
        <w:fldChar w:fldCharType="begin"/>
      </w:r>
      <w:r w:rsidR="00E351E8">
        <w:instrText xml:space="preserve"> REF _Ref147049723 \r \h </w:instrText>
      </w:r>
      <w:r w:rsidR="00E351E8">
        <w:fldChar w:fldCharType="separate"/>
      </w:r>
      <w:r w:rsidR="00E351E8">
        <w:t>2.</w:t>
      </w:r>
      <w:bookmarkStart w:id="160" w:name="_Hlt169299788"/>
      <w:r w:rsidR="00E351E8">
        <w:t>1</w:t>
      </w:r>
      <w:bookmarkEnd w:id="160"/>
      <w:r w:rsidR="00E351E8">
        <w:fldChar w:fldCharType="end"/>
      </w:r>
      <w:r w:rsidR="00E351E8">
        <w:t>);</w:t>
      </w:r>
      <w:r w:rsidR="00E351E8" w:rsidRPr="00DE2C7A">
        <w:t xml:space="preserve"> Business </w:t>
      </w:r>
      <w:proofErr w:type="spellStart"/>
      <w:r w:rsidR="00E351E8" w:rsidRPr="00DE2C7A">
        <w:t>Process</w:t>
      </w:r>
      <w:proofErr w:type="spellEnd"/>
      <w:r w:rsidR="00E351E8" w:rsidRPr="00DE2C7A">
        <w:t xml:space="preserve"> Management </w:t>
      </w:r>
      <w:r w:rsidR="00E351E8">
        <w:t>e</w:t>
      </w:r>
      <w:r w:rsidR="00E351E8" w:rsidRPr="00DE2C7A">
        <w:t xml:space="preserve"> </w:t>
      </w:r>
      <w:r w:rsidR="00E351E8">
        <w:t>as</w:t>
      </w:r>
      <w:r w:rsidR="00E351E8" w:rsidRPr="00DE2C7A">
        <w:t xml:space="preserve"> Etapas AS-IS/TO-BE</w:t>
      </w:r>
      <w:r w:rsidR="00E351E8">
        <w:t xml:space="preserve"> (seção </w:t>
      </w:r>
      <w:r w:rsidR="00E351E8">
        <w:fldChar w:fldCharType="begin"/>
      </w:r>
      <w:r w:rsidR="00E351E8">
        <w:instrText xml:space="preserve"> REF _Ref147049755 \r \h </w:instrText>
      </w:r>
      <w:r w:rsidR="00E351E8">
        <w:fldChar w:fldCharType="separate"/>
      </w:r>
      <w:r w:rsidR="00E351E8">
        <w:t>2.2</w:t>
      </w:r>
      <w:r w:rsidR="00E351E8">
        <w:fldChar w:fldCharType="end"/>
      </w:r>
      <w:r w:rsidR="00E351E8">
        <w:t xml:space="preserve">); </w:t>
      </w:r>
      <w:r w:rsidR="005A7D12">
        <w:t>Design</w:t>
      </w:r>
      <w:r w:rsidR="00E351E8">
        <w:t xml:space="preserve">, </w:t>
      </w:r>
      <w:r w:rsidR="005A7D12">
        <w:t>Interfaces Amigáveis e o Material Design</w:t>
      </w:r>
      <w:r w:rsidR="00E351E8">
        <w:t xml:space="preserve"> (seção </w:t>
      </w:r>
      <w:r w:rsidR="00E351E8">
        <w:fldChar w:fldCharType="begin"/>
      </w:r>
      <w:r w:rsidR="00E351E8">
        <w:instrText xml:space="preserve"> REF _Ref147049811 \r \h </w:instrText>
      </w:r>
      <w:r w:rsidR="00E351E8">
        <w:fldChar w:fldCharType="separate"/>
      </w:r>
      <w:r w:rsidR="00E351E8">
        <w:t>2.3</w:t>
      </w:r>
      <w:r w:rsidR="00E351E8">
        <w:fldChar w:fldCharType="end"/>
      </w:r>
      <w:r w:rsidR="00E351E8">
        <w:t xml:space="preserve">); </w:t>
      </w:r>
      <w:r w:rsidR="005E0481">
        <w:t>além de outros temas correlatos</w:t>
      </w:r>
      <w:r w:rsidR="005E0481" w:rsidRPr="005E0481">
        <w:t xml:space="preserve"> </w:t>
      </w:r>
      <w:r w:rsidR="00CE6AE4">
        <w:t>que</w:t>
      </w:r>
      <w:r w:rsidR="005E0481">
        <w:t xml:space="preserve"> envolveu pesquisa detalhada, seleção de trabalhos relevantes e escolha de ferramentas adequadas para cada etapa do desenvolvimento</w:t>
      </w:r>
      <w:r w:rsidR="00742E5E">
        <w:t xml:space="preserve"> (seção </w:t>
      </w:r>
      <w:r w:rsidR="00742E5E">
        <w:fldChar w:fldCharType="begin"/>
      </w:r>
      <w:r w:rsidR="00742E5E">
        <w:instrText xml:space="preserve"> REF _Ref151405312 \r \h </w:instrText>
      </w:r>
      <w:r w:rsidR="00742E5E">
        <w:fldChar w:fldCharType="separate"/>
      </w:r>
      <w:r w:rsidR="00742E5E">
        <w:t>2.4</w:t>
      </w:r>
      <w:r w:rsidR="00742E5E">
        <w:fldChar w:fldCharType="end"/>
      </w:r>
      <w:r w:rsidR="00742E5E">
        <w:t>).</w:t>
      </w:r>
    </w:p>
    <w:p w14:paraId="613466D9" w14:textId="686E0013" w:rsidR="00E351E8" w:rsidRDefault="001A4F36" w:rsidP="00DB2537">
      <w:pPr>
        <w:pStyle w:val="TF-TEXTO"/>
      </w:pPr>
      <w:r>
        <w:t xml:space="preserve">Após estudos, foi realizado o levantamento de informações (seção </w:t>
      </w:r>
      <w:r>
        <w:fldChar w:fldCharType="begin"/>
      </w:r>
      <w:r>
        <w:instrText xml:space="preserve"> REF _Ref147051399 \r \h </w:instrText>
      </w:r>
      <w:r>
        <w:fldChar w:fldCharType="separate"/>
      </w:r>
      <w:r>
        <w:t>3.1</w:t>
      </w:r>
      <w:r>
        <w:fldChar w:fldCharType="end"/>
      </w:r>
      <w:r>
        <w:t>), que iniciou pelo processo de entrevistas</w:t>
      </w:r>
      <w:r w:rsidR="007F0471">
        <w:t xml:space="preserve"> </w:t>
      </w:r>
      <w:r>
        <w:t xml:space="preserve">(subseção </w:t>
      </w:r>
      <w:r>
        <w:fldChar w:fldCharType="begin"/>
      </w:r>
      <w:r>
        <w:instrText xml:space="preserve"> REF _Ref147052891 \r \h </w:instrText>
      </w:r>
      <w:r>
        <w:fldChar w:fldCharType="separate"/>
      </w:r>
      <w:r>
        <w:t>3.1.1</w:t>
      </w:r>
      <w:r>
        <w:fldChar w:fldCharType="end"/>
      </w:r>
      <w:r>
        <w:t xml:space="preserve">), </w:t>
      </w:r>
      <w:r w:rsidR="00F900D6">
        <w:t>e segui</w:t>
      </w:r>
      <w:r>
        <w:t xml:space="preserve"> </w:t>
      </w:r>
      <w:r w:rsidR="00667657">
        <w:t xml:space="preserve">com a </w:t>
      </w:r>
      <w:r>
        <w:t xml:space="preserve">criação de personas baseadas </w:t>
      </w:r>
      <w:r w:rsidR="00667657">
        <w:t>nessa coleta de informações</w:t>
      </w:r>
      <w:r>
        <w:t xml:space="preserve"> (subseção </w:t>
      </w:r>
      <w:r>
        <w:fldChar w:fldCharType="begin"/>
      </w:r>
      <w:r>
        <w:instrText xml:space="preserve"> REF _Ref151405413 \r \h </w:instrText>
      </w:r>
      <w:r>
        <w:fldChar w:fldCharType="separate"/>
      </w:r>
      <w:r>
        <w:t>3</w:t>
      </w:r>
      <w:bookmarkStart w:id="161" w:name="_Hlt169300628"/>
      <w:r>
        <w:t>.</w:t>
      </w:r>
      <w:bookmarkStart w:id="162" w:name="_Hlt169301040"/>
      <w:bookmarkEnd w:id="161"/>
      <w:r>
        <w:t>1</w:t>
      </w:r>
      <w:bookmarkEnd w:id="162"/>
      <w:r>
        <w:t>.2</w:t>
      </w:r>
      <w:r>
        <w:fldChar w:fldCharType="end"/>
      </w:r>
      <w:r>
        <w:t xml:space="preserve">). A partir disso foi possível realizar o mapeamento da situação atual, etapa AS-IS do BPM (capítulo </w:t>
      </w:r>
      <w:r>
        <w:fldChar w:fldCharType="begin"/>
      </w:r>
      <w:r>
        <w:instrText xml:space="preserve"> REF _Ref152490499 \r \h </w:instrText>
      </w:r>
      <w:r>
        <w:fldChar w:fldCharType="separate"/>
      </w:r>
      <w:r>
        <w:t>1</w:t>
      </w:r>
      <w:r>
        <w:fldChar w:fldCharType="end"/>
      </w:r>
      <w:r>
        <w:t>), por meio d</w:t>
      </w:r>
      <w:r w:rsidR="00520743">
        <w:t>o site draw.io</w:t>
      </w:r>
      <w:r>
        <w:t xml:space="preserve">. </w:t>
      </w:r>
    </w:p>
    <w:bookmarkEnd w:id="143"/>
    <w:bookmarkEnd w:id="144"/>
    <w:bookmarkEnd w:id="145"/>
    <w:bookmarkEnd w:id="146"/>
    <w:bookmarkEnd w:id="147"/>
    <w:bookmarkEnd w:id="148"/>
    <w:bookmarkEnd w:id="149"/>
    <w:p w14:paraId="2528C13D" w14:textId="77777777" w:rsidR="009B4C19" w:rsidRDefault="009F21E6" w:rsidP="009B4C19">
      <w:pPr>
        <w:pStyle w:val="TF-TEXTO"/>
      </w:pPr>
      <w:r>
        <w:t>A análise</w:t>
      </w:r>
      <w:r w:rsidR="00095CCC">
        <w:t xml:space="preserve"> das especificações do sistema (seção </w:t>
      </w:r>
      <w:r w:rsidR="00095CCC">
        <w:fldChar w:fldCharType="begin"/>
      </w:r>
      <w:r w:rsidR="00095CCC">
        <w:instrText xml:space="preserve"> REF _Ref151405470 \r \h </w:instrText>
      </w:r>
      <w:r w:rsidR="00095CCC">
        <w:fldChar w:fldCharType="separate"/>
      </w:r>
      <w:r w:rsidR="00095CCC">
        <w:t>3.2</w:t>
      </w:r>
      <w:r w:rsidR="00095CCC">
        <w:fldChar w:fldCharType="end"/>
      </w:r>
      <w:r w:rsidR="00095CCC">
        <w:t>),</w:t>
      </w:r>
      <w:r w:rsidR="007055CD">
        <w:t xml:space="preserve"> ocorreu com a</w:t>
      </w:r>
      <w:r w:rsidR="00F8292F">
        <w:t xml:space="preserve"> definição dos requisitos, do diagrama de caso de </w:t>
      </w:r>
      <w:r w:rsidR="005A23FE">
        <w:t>uso juntamente</w:t>
      </w:r>
      <w:r w:rsidR="007F6622">
        <w:t xml:space="preserve"> com a matriz de </w:t>
      </w:r>
      <w:r w:rsidR="00757A6F" w:rsidRPr="00871B12">
        <w:t>rastreabilidade</w:t>
      </w:r>
      <w:r w:rsidR="00757A6F">
        <w:t xml:space="preserve">, esta que </w:t>
      </w:r>
      <w:r w:rsidR="00211617">
        <w:t>se deu</w:t>
      </w:r>
      <w:r w:rsidR="00757A6F">
        <w:t xml:space="preserve"> </w:t>
      </w:r>
      <w:r w:rsidR="00F77200">
        <w:t xml:space="preserve">entre a relação dos UCs e </w:t>
      </w:r>
      <w:proofErr w:type="spellStart"/>
      <w:r w:rsidR="00F77200">
        <w:t>RFs</w:t>
      </w:r>
      <w:proofErr w:type="spellEnd"/>
      <w:r w:rsidR="00A260C8">
        <w:t xml:space="preserve"> e </w:t>
      </w:r>
      <w:proofErr w:type="spellStart"/>
      <w:r w:rsidR="00A260C8">
        <w:t>por</w:t>
      </w:r>
      <w:proofErr w:type="spellEnd"/>
      <w:r w:rsidR="00A260C8">
        <w:t xml:space="preserve"> fim a etapa foi finalizada estipulando as coleções necessárias.</w:t>
      </w:r>
      <w:r w:rsidR="009B4C19" w:rsidRPr="009B4C19">
        <w:t xml:space="preserve"> </w:t>
      </w:r>
    </w:p>
    <w:p w14:paraId="6CAD4ACB" w14:textId="77374F3A" w:rsidR="00DB2DC6" w:rsidRDefault="00CD3930" w:rsidP="002E20FE">
      <w:pPr>
        <w:pStyle w:val="TF-TEXTO"/>
      </w:pPr>
      <w:r>
        <w:t xml:space="preserve">O sistema </w:t>
      </w:r>
      <w:proofErr w:type="spellStart"/>
      <w:r w:rsidRPr="00CD3930">
        <w:rPr>
          <w:i/>
          <w:iCs/>
        </w:rPr>
        <w:t>backend</w:t>
      </w:r>
      <w:proofErr w:type="spellEnd"/>
      <w:r>
        <w:t xml:space="preserve"> foi desenvolvido com Python como linguagem principal, utilizando o </w:t>
      </w:r>
      <w:r w:rsidRPr="0019507A">
        <w:rPr>
          <w:i/>
        </w:rPr>
        <w:t>framework</w:t>
      </w:r>
      <w:r>
        <w:t xml:space="preserve"> </w:t>
      </w:r>
      <w:proofErr w:type="spellStart"/>
      <w:r>
        <w:t>FastAPI</w:t>
      </w:r>
      <w:proofErr w:type="spellEnd"/>
      <w:r>
        <w:t xml:space="preserve"> para a construção da </w:t>
      </w:r>
      <w:proofErr w:type="spellStart"/>
      <w:r>
        <w:t>Application</w:t>
      </w:r>
      <w:proofErr w:type="spellEnd"/>
      <w:r>
        <w:t xml:space="preserve"> </w:t>
      </w:r>
      <w:proofErr w:type="spellStart"/>
      <w:r>
        <w:t>Programming</w:t>
      </w:r>
      <w:proofErr w:type="spellEnd"/>
      <w:r>
        <w:t xml:space="preserve"> Interface (API)</w:t>
      </w:r>
      <w:r w:rsidR="0077214D">
        <w:t xml:space="preserve">. </w:t>
      </w:r>
      <w:r w:rsidR="009B4C19">
        <w:t xml:space="preserve">Para </w:t>
      </w:r>
      <w:r w:rsidR="0077214D">
        <w:t xml:space="preserve">o armazenamento de dados foi utilizado o banco não relacional </w:t>
      </w:r>
      <w:proofErr w:type="spellStart"/>
      <w:r w:rsidR="0077214D">
        <w:t>MongoDb</w:t>
      </w:r>
      <w:proofErr w:type="spellEnd"/>
      <w:r w:rsidR="0077214D">
        <w:t xml:space="preserve"> e para manipulação </w:t>
      </w:r>
      <w:r w:rsidR="00CA2CAA">
        <w:t xml:space="preserve">de documentos </w:t>
      </w:r>
      <w:r w:rsidR="009B4C19">
        <w:t xml:space="preserve">foi adotado o </w:t>
      </w:r>
      <w:proofErr w:type="spellStart"/>
      <w:r w:rsidR="009B4C19">
        <w:t>MongoEngine</w:t>
      </w:r>
      <w:proofErr w:type="spellEnd"/>
      <w:r w:rsidR="009B4C19">
        <w:t xml:space="preserve">. Para garantir a segurança das transações, </w:t>
      </w:r>
      <w:r w:rsidR="00A02C57">
        <w:t xml:space="preserve">foi </w:t>
      </w:r>
      <w:r w:rsidR="009B4C19">
        <w:t>implement</w:t>
      </w:r>
      <w:r w:rsidR="00A02C57">
        <w:t>ado</w:t>
      </w:r>
      <w:r w:rsidR="009B4C19">
        <w:t xml:space="preserve"> autenticação baseada em tokens</w:t>
      </w:r>
      <w:r w:rsidR="00E8107D">
        <w:t xml:space="preserve"> JSON Web Tokens</w:t>
      </w:r>
      <w:r w:rsidR="009B4C19">
        <w:t xml:space="preserve"> (</w:t>
      </w:r>
      <w:r w:rsidR="00E8107D">
        <w:t>JWT</w:t>
      </w:r>
      <w:r w:rsidR="009B4C19">
        <w:t xml:space="preserve">). A manipulação de imagens dentro do sistema foi viabilizada pela biblioteca </w:t>
      </w:r>
      <w:proofErr w:type="spellStart"/>
      <w:r w:rsidR="009B4C19">
        <w:t>Pillow</w:t>
      </w:r>
      <w:proofErr w:type="spellEnd"/>
      <w:r w:rsidR="009B4C19">
        <w:t>, enquanto a geração de códigos de barras</w:t>
      </w:r>
      <w:r w:rsidR="00DF4A4C">
        <w:t xml:space="preserve"> no padrão</w:t>
      </w:r>
      <w:r w:rsidR="009B4C19">
        <w:t xml:space="preserve"> EAN13 foi realizada com a biblioteca Python-</w:t>
      </w:r>
      <w:proofErr w:type="spellStart"/>
      <w:r w:rsidR="009B4C19">
        <w:t>Barcode</w:t>
      </w:r>
      <w:proofErr w:type="spellEnd"/>
      <w:r w:rsidR="009B4C19">
        <w:t xml:space="preserve">. Por fim, o Docker foi empregado para a criação e gerenciamento do ambiente do banco de dados </w:t>
      </w:r>
      <w:proofErr w:type="spellStart"/>
      <w:r w:rsidR="009B4C19">
        <w:t>MongoDB</w:t>
      </w:r>
      <w:proofErr w:type="spellEnd"/>
      <w:r w:rsidR="009B4C19">
        <w:t xml:space="preserve"> em um cont</w:t>
      </w:r>
      <w:r w:rsidR="005A111F">
        <w:t>ê</w:t>
      </w:r>
      <w:r w:rsidR="009B4C19">
        <w:t>iner isolado</w:t>
      </w:r>
      <w:r w:rsidR="00BF5B13">
        <w:t xml:space="preserve"> e para criação de mais dois contêiners, o </w:t>
      </w:r>
      <w:r w:rsidR="006201F5">
        <w:t xml:space="preserve">de </w:t>
      </w:r>
      <w:proofErr w:type="spellStart"/>
      <w:r w:rsidR="006201F5" w:rsidRPr="006201F5">
        <w:rPr>
          <w:i/>
          <w:iCs/>
        </w:rPr>
        <w:t>frontend</w:t>
      </w:r>
      <w:proofErr w:type="spellEnd"/>
      <w:r w:rsidR="006201F5">
        <w:t xml:space="preserve"> e o de backup do banco de dados</w:t>
      </w:r>
      <w:r w:rsidR="009B4C19">
        <w:t>.</w:t>
      </w:r>
      <w:r w:rsidR="003F48A7">
        <w:t xml:space="preserve"> </w:t>
      </w:r>
      <w:r w:rsidR="00E83057">
        <w:t xml:space="preserve">Para o </w:t>
      </w:r>
      <w:proofErr w:type="spellStart"/>
      <w:r w:rsidR="00E83057" w:rsidRPr="00E83057">
        <w:rPr>
          <w:i/>
          <w:iCs/>
        </w:rPr>
        <w:t>frontend</w:t>
      </w:r>
      <w:proofErr w:type="spellEnd"/>
      <w:r w:rsidR="00E83057">
        <w:t xml:space="preserve">, foi utilizado Next.js, um </w:t>
      </w:r>
      <w:r w:rsidR="00E83057" w:rsidRPr="00C8294A">
        <w:rPr>
          <w:i/>
          <w:iCs/>
        </w:rPr>
        <w:t>framework</w:t>
      </w:r>
      <w:r w:rsidR="00E83057">
        <w:t xml:space="preserve"> para </w:t>
      </w:r>
      <w:proofErr w:type="spellStart"/>
      <w:r w:rsidR="00E83057">
        <w:t>React</w:t>
      </w:r>
      <w:proofErr w:type="spellEnd"/>
      <w:r w:rsidR="00E83057">
        <w:t xml:space="preserve">. A estilização </w:t>
      </w:r>
      <w:r w:rsidR="00E83057">
        <w:lastRenderedPageBreak/>
        <w:t xml:space="preserve">e os componentes de interface foram desenvolvidos utilizando a biblioteca </w:t>
      </w:r>
      <w:proofErr w:type="spellStart"/>
      <w:r w:rsidR="00E83057">
        <w:t>shadcn</w:t>
      </w:r>
      <w:proofErr w:type="spellEnd"/>
      <w:r w:rsidR="00E83057">
        <w:t xml:space="preserve">/ui, que fornece um conjunto de componentes </w:t>
      </w:r>
      <w:proofErr w:type="spellStart"/>
      <w:r w:rsidR="00E83057">
        <w:t>React</w:t>
      </w:r>
      <w:proofErr w:type="spellEnd"/>
      <w:r w:rsidR="00E83057">
        <w:t xml:space="preserve"> que seguem os princípios do Material Design (MD)</w:t>
      </w:r>
    </w:p>
    <w:p w14:paraId="6E232952" w14:textId="47430CF9" w:rsidR="003F48A7" w:rsidRDefault="005A0120" w:rsidP="002E20FE">
      <w:pPr>
        <w:pStyle w:val="TF-TEXTO"/>
      </w:pPr>
      <w:r>
        <w:t>Os ambientes de desenvolvimento utilizados foram</w:t>
      </w:r>
      <w:r w:rsidR="004231ED">
        <w:t xml:space="preserve"> as </w:t>
      </w:r>
      <w:r w:rsidR="00FB553C">
        <w:t xml:space="preserve">Interfaces de Desenvolvimento </w:t>
      </w:r>
      <w:proofErr w:type="gramStart"/>
      <w:r w:rsidR="00FB553C">
        <w:t xml:space="preserve">( </w:t>
      </w:r>
      <w:proofErr w:type="spellStart"/>
      <w:r w:rsidR="00FB553C">
        <w:t>Integrated</w:t>
      </w:r>
      <w:proofErr w:type="spellEnd"/>
      <w:proofErr w:type="gramEnd"/>
      <w:r w:rsidR="00FB553C">
        <w:t xml:space="preserve"> </w:t>
      </w:r>
      <w:proofErr w:type="spellStart"/>
      <w:r w:rsidR="00FB553C">
        <w:t>Development</w:t>
      </w:r>
      <w:proofErr w:type="spellEnd"/>
      <w:r w:rsidR="00FB553C">
        <w:t xml:space="preserve"> </w:t>
      </w:r>
      <w:proofErr w:type="spellStart"/>
      <w:r w:rsidR="00FB553C">
        <w:t>Environment</w:t>
      </w:r>
      <w:proofErr w:type="spellEnd"/>
      <w:r w:rsidR="00FB553C">
        <w:t xml:space="preserve"> – </w:t>
      </w:r>
      <w:proofErr w:type="spellStart"/>
      <w:r w:rsidR="00FB553C">
        <w:t>IDEs</w:t>
      </w:r>
      <w:proofErr w:type="spellEnd"/>
      <w:r w:rsidR="00FB553C">
        <w:t xml:space="preserve"> ) </w:t>
      </w:r>
      <w:proofErr w:type="spellStart"/>
      <w:r w:rsidR="00FB553C">
        <w:t>Pycharm</w:t>
      </w:r>
      <w:proofErr w:type="spellEnd"/>
      <w:r w:rsidR="00FB553C">
        <w:t xml:space="preserve"> </w:t>
      </w:r>
      <w:r w:rsidR="000B3B45">
        <w:t>e</w:t>
      </w:r>
      <w:r w:rsidR="006F072F">
        <w:t xml:space="preserve"> </w:t>
      </w:r>
      <w:proofErr w:type="spellStart"/>
      <w:r w:rsidR="006F072F">
        <w:t>IntelliJ</w:t>
      </w:r>
      <w:proofErr w:type="spellEnd"/>
      <w:r w:rsidR="006F072F">
        <w:t xml:space="preserve"> IDEA</w:t>
      </w:r>
      <w:r w:rsidR="00105288">
        <w:t xml:space="preserve">. </w:t>
      </w:r>
      <w:r w:rsidR="00C02105">
        <w:t>O GitHub</w:t>
      </w:r>
      <w:r w:rsidR="00A01895">
        <w:t xml:space="preserve"> foi utilizado </w:t>
      </w:r>
      <w:r w:rsidR="003B06E9">
        <w:t xml:space="preserve">no </w:t>
      </w:r>
      <w:proofErr w:type="spellStart"/>
      <w:r w:rsidR="003B06E9" w:rsidRPr="00D8082E">
        <w:rPr>
          <w:i/>
          <w:iCs/>
        </w:rPr>
        <w:t>frontend</w:t>
      </w:r>
      <w:proofErr w:type="spellEnd"/>
      <w:r w:rsidR="003B06E9">
        <w:t xml:space="preserve"> e </w:t>
      </w:r>
      <w:proofErr w:type="spellStart"/>
      <w:r w:rsidR="003B06E9" w:rsidRPr="00D8082E">
        <w:rPr>
          <w:i/>
          <w:iCs/>
        </w:rPr>
        <w:t>backend</w:t>
      </w:r>
      <w:proofErr w:type="spellEnd"/>
      <w:r w:rsidR="003B06E9">
        <w:t xml:space="preserve"> </w:t>
      </w:r>
      <w:r w:rsidR="00D8082E">
        <w:t>para controle de versão.</w:t>
      </w:r>
    </w:p>
    <w:p w14:paraId="3308F77D" w14:textId="3FE3127C" w:rsidR="00A563D8" w:rsidRPr="004313F2" w:rsidRDefault="00B055C8" w:rsidP="00137D11">
      <w:pPr>
        <w:pStyle w:val="TF-TEXTO"/>
      </w:pPr>
      <w:r>
        <w:t>Para o</w:t>
      </w:r>
      <w:r w:rsidR="00802859">
        <w:t xml:space="preserve"> desenvolvimento do </w:t>
      </w:r>
      <w:proofErr w:type="spellStart"/>
      <w:r w:rsidR="00802859" w:rsidRPr="00B055C8">
        <w:rPr>
          <w:i/>
          <w:iCs/>
        </w:rPr>
        <w:t>frontend</w:t>
      </w:r>
      <w:proofErr w:type="spellEnd"/>
      <w:r w:rsidR="00802859">
        <w:t xml:space="preserve"> </w:t>
      </w:r>
      <w:r w:rsidR="006B7B61">
        <w:t>e seus</w:t>
      </w:r>
      <w:r w:rsidR="006B7B61" w:rsidRPr="00AC352C">
        <w:rPr>
          <w:color w:val="000000" w:themeColor="text1"/>
        </w:rPr>
        <w:t xml:space="preserve"> componentes do sistema, como cartões, botões, menus e campos de texto, foram desenvolvidos com base nas diretrizes do Material Design.</w:t>
      </w:r>
      <w:r w:rsidR="003C164C" w:rsidRPr="003C164C">
        <w:rPr>
          <w:color w:val="000000" w:themeColor="text1"/>
        </w:rPr>
        <w:t xml:space="preserve"> </w:t>
      </w:r>
      <w:r w:rsidR="003C164C" w:rsidRPr="00AC352C">
        <w:rPr>
          <w:color w:val="000000" w:themeColor="text1"/>
        </w:rPr>
        <w:t>Os cartões são divididos em três tipos: elevado, preenchido e delineado. No sistema, foi utilizado o tipo elevado, que possui bordas elevadas, proporcionando um maior contraste com o ambiente e destacando o conteúdo de forma eficiente</w:t>
      </w:r>
      <w:r w:rsidR="003C164C">
        <w:rPr>
          <w:color w:val="000000" w:themeColor="text1"/>
        </w:rPr>
        <w:t>, conforme a</w:t>
      </w:r>
      <w:r w:rsidR="003E4C51">
        <w:rPr>
          <w:color w:val="000000" w:themeColor="text1"/>
        </w:rPr>
        <w:t xml:space="preserve"> </w:t>
      </w:r>
      <w:r w:rsidR="00C27328">
        <w:fldChar w:fldCharType="begin"/>
      </w:r>
      <w:r w:rsidR="00C27328">
        <w:instrText xml:space="preserve"> REF  _Ref151406043 \h  \* MERGEFORMAT </w:instrText>
      </w:r>
      <w:r w:rsidR="00C27328">
        <w:fldChar w:fldCharType="separate"/>
      </w:r>
      <w:r w:rsidR="00C27328">
        <w:t xml:space="preserve">Figura </w:t>
      </w:r>
      <w:r w:rsidR="001933B0">
        <w:rPr>
          <w:noProof/>
        </w:rPr>
        <w:t>9</w:t>
      </w:r>
      <w:r w:rsidR="00C27328">
        <w:fldChar w:fldCharType="end"/>
      </w:r>
      <w:r w:rsidR="003E4C51">
        <w:rPr>
          <w:color w:val="000000" w:themeColor="text1"/>
        </w:rPr>
        <w:t>.</w:t>
      </w:r>
    </w:p>
    <w:p w14:paraId="1FEA0F3A" w14:textId="4E3E4B05" w:rsidR="00A563D8" w:rsidRDefault="00A563D8" w:rsidP="00C34592">
      <w:pPr>
        <w:pStyle w:val="TF-LEGENDA"/>
      </w:pPr>
      <w:bookmarkStart w:id="163" w:name="_Ref151405740"/>
      <w:bookmarkStart w:id="164" w:name="_Toc169379563"/>
      <w:r>
        <w:t xml:space="preserve">Figura </w:t>
      </w:r>
      <w:fldSimple w:instr=" SEQ Figura \* ARABIC ">
        <w:r w:rsidR="00C27328">
          <w:rPr>
            <w:noProof/>
          </w:rPr>
          <w:t>9</w:t>
        </w:r>
      </w:fldSimple>
      <w:bookmarkEnd w:id="163"/>
      <w:r>
        <w:t xml:space="preserve"> </w:t>
      </w:r>
      <w:r w:rsidRPr="00C03C53">
        <w:t xml:space="preserve">– </w:t>
      </w:r>
      <w:r w:rsidR="00FB1EE2">
        <w:t>Cartão</w:t>
      </w:r>
      <w:bookmarkEnd w:id="164"/>
    </w:p>
    <w:p w14:paraId="6AC58331" w14:textId="6430429C" w:rsidR="00C34592" w:rsidRDefault="00C34592" w:rsidP="00A563D8">
      <w:pPr>
        <w:pStyle w:val="TF-FIGURA"/>
        <w:rPr>
          <w:noProof/>
        </w:rPr>
      </w:pPr>
      <w:r w:rsidRPr="00DA0685">
        <w:rPr>
          <w:noProof/>
          <w:color w:val="000000" w:themeColor="text1"/>
        </w:rPr>
        <w:drawing>
          <wp:inline distT="0" distB="0" distL="0" distR="0" wp14:anchorId="2A7849DE" wp14:editId="63B69267">
            <wp:extent cx="5191850" cy="1324160"/>
            <wp:effectExtent l="0" t="0" r="8890" b="9525"/>
            <wp:docPr id="91050317"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0317" name="Imagem 1" descr="Interface gráfica do usuário, Aplicativo&#10;&#10;Descrição gerada automaticamente"/>
                    <pic:cNvPicPr/>
                  </pic:nvPicPr>
                  <pic:blipFill>
                    <a:blip r:embed="rId27"/>
                    <a:stretch>
                      <a:fillRect/>
                    </a:stretch>
                  </pic:blipFill>
                  <pic:spPr>
                    <a:xfrm>
                      <a:off x="0" y="0"/>
                      <a:ext cx="5191850" cy="1324160"/>
                    </a:xfrm>
                    <a:prstGeom prst="rect">
                      <a:avLst/>
                    </a:prstGeom>
                  </pic:spPr>
                </pic:pic>
              </a:graphicData>
            </a:graphic>
          </wp:inline>
        </w:drawing>
      </w:r>
    </w:p>
    <w:p w14:paraId="68D8D943" w14:textId="542CDFEC" w:rsidR="003E36BD" w:rsidRDefault="003E36BD" w:rsidP="003E36BD">
      <w:pPr>
        <w:pStyle w:val="TF-FONTE"/>
      </w:pPr>
      <w:r>
        <w:t>Fonte: elaborado pelos autores</w:t>
      </w:r>
      <w:r w:rsidR="007D6F32">
        <w:t xml:space="preserve"> (2024).</w:t>
      </w:r>
    </w:p>
    <w:p w14:paraId="279F758C" w14:textId="02376B95" w:rsidR="006B7B61" w:rsidRDefault="00DE01D6" w:rsidP="003E36BD">
      <w:pPr>
        <w:pStyle w:val="TF-TEXTO"/>
      </w:pPr>
      <w:r w:rsidRPr="00AC352C">
        <w:rPr>
          <w:color w:val="000000" w:themeColor="text1"/>
        </w:rPr>
        <w:t>Os botões, essenciais para a interatividade, foram implementados em dois estilos principais. Os botões preenchidos, que apresentam a cor principal do sistema, são usados para destacar a ação principal e chamar a atenção do usuário. O outro estilo adotado foi o delineado, ideal para ações secundárias como cancelar ou fechar janelas, oferecendo um contraste sutil sem competir com os botões preenchidos</w:t>
      </w:r>
      <w:r>
        <w:rPr>
          <w:color w:val="000000" w:themeColor="text1"/>
        </w:rPr>
        <w:t xml:space="preserve">, conforme a </w:t>
      </w:r>
      <w:r w:rsidR="00D03D6F">
        <w:fldChar w:fldCharType="begin"/>
      </w:r>
      <w:r w:rsidR="00D03D6F">
        <w:instrText xml:space="preserve"> REF  _Ref151406043 \h  \* MERGEFORMAT </w:instrText>
      </w:r>
      <w:r w:rsidR="00D03D6F">
        <w:fldChar w:fldCharType="separate"/>
      </w:r>
      <w:r w:rsidR="00707098">
        <w:t xml:space="preserve">Figura </w:t>
      </w:r>
      <w:r w:rsidR="00707098">
        <w:rPr>
          <w:noProof/>
        </w:rPr>
        <w:t>10</w:t>
      </w:r>
      <w:r w:rsidR="00D03D6F">
        <w:fldChar w:fldCharType="end"/>
      </w:r>
      <w:r w:rsidR="00EC36F4">
        <w:rPr>
          <w:color w:val="000000" w:themeColor="text1"/>
        </w:rPr>
        <w:t>.</w:t>
      </w:r>
    </w:p>
    <w:p w14:paraId="4320F41A" w14:textId="2F7338C0" w:rsidR="00EC36F4" w:rsidRDefault="00EC36F4" w:rsidP="00EC36F4">
      <w:pPr>
        <w:pStyle w:val="TF-LEGENDA"/>
      </w:pPr>
      <w:bookmarkStart w:id="165" w:name="_Ref151406043"/>
      <w:bookmarkStart w:id="166" w:name="_Toc169379564"/>
      <w:r>
        <w:t xml:space="preserve">Figura </w:t>
      </w:r>
      <w:fldSimple w:instr=" SEQ Figura \* ARABIC ">
        <w:r w:rsidR="0038572D">
          <w:rPr>
            <w:noProof/>
          </w:rPr>
          <w:t>10</w:t>
        </w:r>
      </w:fldSimple>
      <w:bookmarkEnd w:id="165"/>
      <w:r>
        <w:t xml:space="preserve"> </w:t>
      </w:r>
      <w:r w:rsidRPr="00DD46DC">
        <w:t xml:space="preserve">– </w:t>
      </w:r>
      <w:r w:rsidR="00EC73EA">
        <w:t>Botões</w:t>
      </w:r>
      <w:bookmarkEnd w:id="166"/>
    </w:p>
    <w:p w14:paraId="62417065" w14:textId="29492267" w:rsidR="00EC36F4" w:rsidRDefault="00324D2A" w:rsidP="00324D2A">
      <w:pPr>
        <w:jc w:val="center"/>
        <w:rPr>
          <w:noProof/>
        </w:rPr>
      </w:pPr>
      <w:r>
        <w:rPr>
          <w:noProof/>
        </w:rPr>
        <w:drawing>
          <wp:inline distT="0" distB="0" distL="0" distR="0" wp14:anchorId="4613CEF1" wp14:editId="00F6D81C">
            <wp:extent cx="3752381" cy="552381"/>
            <wp:effectExtent l="0" t="0" r="635" b="635"/>
            <wp:docPr id="1995666879"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66879" name="Imagem 1" descr="Ícone&#10;&#10;Descrição gerada automaticamente"/>
                    <pic:cNvPicPr/>
                  </pic:nvPicPr>
                  <pic:blipFill>
                    <a:blip r:embed="rId28"/>
                    <a:stretch>
                      <a:fillRect/>
                    </a:stretch>
                  </pic:blipFill>
                  <pic:spPr>
                    <a:xfrm>
                      <a:off x="0" y="0"/>
                      <a:ext cx="3752381" cy="552381"/>
                    </a:xfrm>
                    <a:prstGeom prst="rect">
                      <a:avLst/>
                    </a:prstGeom>
                  </pic:spPr>
                </pic:pic>
              </a:graphicData>
            </a:graphic>
          </wp:inline>
        </w:drawing>
      </w:r>
    </w:p>
    <w:p w14:paraId="0381C290" w14:textId="2A62C0F7" w:rsidR="00EC36F4" w:rsidRDefault="00EC36F4" w:rsidP="00EC36F4">
      <w:pPr>
        <w:pStyle w:val="TF-FONTE"/>
      </w:pPr>
      <w:r>
        <w:t>Fonte: elaborada pelos autores</w:t>
      </w:r>
      <w:r w:rsidR="007D6F32">
        <w:t xml:space="preserve"> (2024).</w:t>
      </w:r>
    </w:p>
    <w:p w14:paraId="26243B12" w14:textId="35934C8C" w:rsidR="0006607E" w:rsidRDefault="0006607E" w:rsidP="0006607E">
      <w:pPr>
        <w:spacing w:line="360" w:lineRule="auto"/>
        <w:ind w:firstLine="360"/>
        <w:jc w:val="both"/>
        <w:rPr>
          <w:color w:val="000000" w:themeColor="text1"/>
        </w:rPr>
      </w:pPr>
      <w:r w:rsidRPr="00AC352C">
        <w:rPr>
          <w:color w:val="000000" w:themeColor="text1"/>
        </w:rPr>
        <w:lastRenderedPageBreak/>
        <w:t>Os menus foram projetados para abrir de forma intuitiva, ocupando apenas o espaço necessário para exibir as informações sem sobrecarregar a tela. Isso facilita a navegação e melhora a experiência do usuário ao acessar diferentes opções</w:t>
      </w:r>
      <w:r>
        <w:rPr>
          <w:color w:val="000000" w:themeColor="text1"/>
        </w:rPr>
        <w:t xml:space="preserve">, conforme </w:t>
      </w:r>
      <w:r w:rsidR="001933B0">
        <w:fldChar w:fldCharType="begin"/>
      </w:r>
      <w:r w:rsidR="001933B0">
        <w:instrText xml:space="preserve"> REF  _Ref151406043 \h  \* MERGEFORMAT </w:instrText>
      </w:r>
      <w:r w:rsidR="001933B0">
        <w:fldChar w:fldCharType="separate"/>
      </w:r>
      <w:r w:rsidR="00707098">
        <w:t xml:space="preserve">Figura </w:t>
      </w:r>
      <w:r w:rsidR="00707098">
        <w:rPr>
          <w:noProof/>
        </w:rPr>
        <w:t>11</w:t>
      </w:r>
      <w:r w:rsidR="001933B0">
        <w:fldChar w:fldCharType="end"/>
      </w:r>
      <w:r w:rsidR="001933B0">
        <w:t xml:space="preserve"> </w:t>
      </w:r>
      <w:r>
        <w:rPr>
          <w:color w:val="000000" w:themeColor="text1"/>
        </w:rPr>
        <w:t>a seguir</w:t>
      </w:r>
      <w:r w:rsidRPr="00AC352C">
        <w:rPr>
          <w:color w:val="000000" w:themeColor="text1"/>
        </w:rPr>
        <w:t>.</w:t>
      </w:r>
    </w:p>
    <w:p w14:paraId="02D76F0A" w14:textId="52702AAC" w:rsidR="0038572D" w:rsidRDefault="0038572D" w:rsidP="0038572D">
      <w:pPr>
        <w:pStyle w:val="TF-LEGENDA"/>
      </w:pPr>
      <w:bookmarkStart w:id="167" w:name="_Toc169379565"/>
      <w:r>
        <w:t xml:space="preserve">Figura </w:t>
      </w:r>
      <w:fldSimple w:instr=" SEQ Figura \* ARABIC ">
        <w:r w:rsidR="00707098">
          <w:rPr>
            <w:noProof/>
          </w:rPr>
          <w:t>11</w:t>
        </w:r>
      </w:fldSimple>
      <w:r>
        <w:t xml:space="preserve"> </w:t>
      </w:r>
      <w:r w:rsidRPr="00DD46DC">
        <w:t xml:space="preserve">– </w:t>
      </w:r>
      <w:r>
        <w:t>Menu</w:t>
      </w:r>
      <w:bookmarkEnd w:id="167"/>
    </w:p>
    <w:p w14:paraId="1DCB7283" w14:textId="3723BC73" w:rsidR="0038572D" w:rsidRDefault="007C0F11" w:rsidP="0038572D">
      <w:pPr>
        <w:jc w:val="center"/>
        <w:rPr>
          <w:noProof/>
        </w:rPr>
      </w:pPr>
      <w:r>
        <w:rPr>
          <w:noProof/>
        </w:rPr>
        <w:drawing>
          <wp:inline distT="0" distB="0" distL="0" distR="0" wp14:anchorId="71016369" wp14:editId="5D4FB8F7">
            <wp:extent cx="3142857" cy="4247619"/>
            <wp:effectExtent l="0" t="0" r="635" b="635"/>
            <wp:docPr id="102856262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50407" name="Imagem 1" descr="Interface gráfica do usuário&#10;&#10;Descrição gerada automaticamente"/>
                    <pic:cNvPicPr/>
                  </pic:nvPicPr>
                  <pic:blipFill>
                    <a:blip r:embed="rId29"/>
                    <a:stretch>
                      <a:fillRect/>
                    </a:stretch>
                  </pic:blipFill>
                  <pic:spPr>
                    <a:xfrm>
                      <a:off x="0" y="0"/>
                      <a:ext cx="3142857" cy="4247619"/>
                    </a:xfrm>
                    <a:prstGeom prst="rect">
                      <a:avLst/>
                    </a:prstGeom>
                  </pic:spPr>
                </pic:pic>
              </a:graphicData>
            </a:graphic>
          </wp:inline>
        </w:drawing>
      </w:r>
    </w:p>
    <w:p w14:paraId="20F4D5AD" w14:textId="0E84FF69" w:rsidR="0038572D" w:rsidRDefault="0038572D" w:rsidP="0038572D">
      <w:pPr>
        <w:pStyle w:val="TF-FONTE"/>
      </w:pPr>
      <w:r>
        <w:t>Fonte: elaborada pelos autores</w:t>
      </w:r>
      <w:r w:rsidR="007D6F32">
        <w:t xml:space="preserve"> (2024).</w:t>
      </w:r>
    </w:p>
    <w:p w14:paraId="657D55AF" w14:textId="0D7FC47B" w:rsidR="00802859" w:rsidRDefault="00D07CDB" w:rsidP="002E20FE">
      <w:pPr>
        <w:pStyle w:val="TF-TEXTO"/>
      </w:pPr>
      <w:r w:rsidRPr="00AC352C">
        <w:rPr>
          <w:color w:val="000000" w:themeColor="text1"/>
        </w:rPr>
        <w:t>Os campos de texto seguem um padrão arredondado, com animações suaves nas bordas que aprimoram a interação visual. Além disso, possuem texto auxiliar de identificação que se anima de forma clara quando o campo é focado, ajudando o usuário a entender rapidamente a função de cada campo</w:t>
      </w:r>
      <w:r>
        <w:rPr>
          <w:color w:val="000000" w:themeColor="text1"/>
        </w:rPr>
        <w:t xml:space="preserve">, conforme a </w:t>
      </w:r>
      <w:r w:rsidR="00852893">
        <w:fldChar w:fldCharType="begin"/>
      </w:r>
      <w:r w:rsidR="00852893">
        <w:instrText xml:space="preserve"> REF  _Ref151406043 \h  \* MERGEFORMAT </w:instrText>
      </w:r>
      <w:r w:rsidR="00852893">
        <w:fldChar w:fldCharType="separate"/>
      </w:r>
      <w:r w:rsidR="00707098">
        <w:t xml:space="preserve">Figura </w:t>
      </w:r>
      <w:r w:rsidR="00707098">
        <w:rPr>
          <w:noProof/>
        </w:rPr>
        <w:t>12</w:t>
      </w:r>
      <w:r w:rsidR="00852893">
        <w:fldChar w:fldCharType="end"/>
      </w:r>
      <w:r w:rsidR="00852893">
        <w:t>.</w:t>
      </w:r>
    </w:p>
    <w:p w14:paraId="4832F020" w14:textId="5553BBE2" w:rsidR="00DA3FB7" w:rsidRDefault="00DA3FB7" w:rsidP="00DA3FB7">
      <w:pPr>
        <w:pStyle w:val="TF-LEGENDA"/>
      </w:pPr>
      <w:bookmarkStart w:id="168" w:name="_Toc169379566"/>
      <w:r>
        <w:t xml:space="preserve">Figura </w:t>
      </w:r>
      <w:fldSimple w:instr=" SEQ Figura \* ARABIC ">
        <w:r w:rsidR="00B610AC">
          <w:rPr>
            <w:noProof/>
          </w:rPr>
          <w:t>12</w:t>
        </w:r>
      </w:fldSimple>
      <w:r>
        <w:t xml:space="preserve"> </w:t>
      </w:r>
      <w:r w:rsidRPr="00DD46DC">
        <w:t xml:space="preserve">– </w:t>
      </w:r>
      <w:r w:rsidR="00C85494">
        <w:t>Campo de textos</w:t>
      </w:r>
      <w:bookmarkEnd w:id="168"/>
    </w:p>
    <w:p w14:paraId="6532D576" w14:textId="5C1EE3B0" w:rsidR="00DA3FB7" w:rsidRDefault="00DA749D" w:rsidP="00DA3FB7">
      <w:pPr>
        <w:jc w:val="center"/>
        <w:rPr>
          <w:noProof/>
        </w:rPr>
      </w:pPr>
      <w:r>
        <w:rPr>
          <w:noProof/>
        </w:rPr>
        <w:drawing>
          <wp:inline distT="0" distB="0" distL="0" distR="0" wp14:anchorId="2811D0D9" wp14:editId="4E85DC9D">
            <wp:extent cx="3647619" cy="561905"/>
            <wp:effectExtent l="0" t="0" r="0" b="0"/>
            <wp:docPr id="228308840" name="Imagem 1" descr="Text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08840" name="Imagem 1" descr="Texto, Ícone&#10;&#10;Descrição gerada automaticamente"/>
                    <pic:cNvPicPr/>
                  </pic:nvPicPr>
                  <pic:blipFill>
                    <a:blip r:embed="rId30"/>
                    <a:stretch>
                      <a:fillRect/>
                    </a:stretch>
                  </pic:blipFill>
                  <pic:spPr>
                    <a:xfrm>
                      <a:off x="0" y="0"/>
                      <a:ext cx="3647619" cy="561905"/>
                    </a:xfrm>
                    <a:prstGeom prst="rect">
                      <a:avLst/>
                    </a:prstGeom>
                  </pic:spPr>
                </pic:pic>
              </a:graphicData>
            </a:graphic>
          </wp:inline>
        </w:drawing>
      </w:r>
    </w:p>
    <w:p w14:paraId="6A3407E6" w14:textId="3826D858" w:rsidR="00DA3FB7" w:rsidRDefault="00DA3FB7" w:rsidP="00DA3FB7">
      <w:pPr>
        <w:pStyle w:val="TF-FONTE"/>
      </w:pPr>
      <w:r>
        <w:t>Fonte: elaborada pelos autores</w:t>
      </w:r>
      <w:r w:rsidR="007D6F32">
        <w:t xml:space="preserve"> (2024).</w:t>
      </w:r>
    </w:p>
    <w:p w14:paraId="003F27B0" w14:textId="4E71E68B" w:rsidR="005705E8" w:rsidRPr="005705E8" w:rsidRDefault="008A34AF" w:rsidP="008A34AF">
      <w:pPr>
        <w:spacing w:line="360" w:lineRule="auto"/>
        <w:ind w:firstLine="709"/>
        <w:jc w:val="both"/>
      </w:pPr>
      <w:r w:rsidRPr="008A34AF">
        <w:lastRenderedPageBreak/>
        <w:t>Nosso sistema foi desenvolvido com base nas heurísticas de usabilidade de Nielsen, garantindo uma experiência de usuário intuitiva e eficiente. A seguir, destacamos como cada uma dessas heurísticas foi aplicada:</w:t>
      </w:r>
    </w:p>
    <w:p w14:paraId="56797897" w14:textId="421C689B" w:rsidR="005705E8" w:rsidRPr="005705E8" w:rsidRDefault="005705E8" w:rsidP="005705E8">
      <w:pPr>
        <w:pStyle w:val="TF-LEGENDA"/>
      </w:pPr>
      <w:bookmarkStart w:id="169" w:name="_Ref165400814"/>
      <w:bookmarkStart w:id="170" w:name="_Toc167459005"/>
      <w:r>
        <w:t xml:space="preserve">Quadro 4 </w:t>
      </w:r>
      <w:r w:rsidRPr="00ED1AEC">
        <w:t xml:space="preserve">– </w:t>
      </w:r>
      <w:r>
        <w:t>Como as Heurísticas de Nielsen foram aplicadas</w:t>
      </w:r>
    </w:p>
    <w:tbl>
      <w:tblPr>
        <w:tblW w:w="9230" w:type="dxa"/>
        <w:tblInd w:w="80" w:type="dxa"/>
        <w:tblCellMar>
          <w:left w:w="70" w:type="dxa"/>
          <w:right w:w="70" w:type="dxa"/>
        </w:tblCellMar>
        <w:tblLook w:val="04A0" w:firstRow="1" w:lastRow="0" w:firstColumn="1" w:lastColumn="0" w:noHBand="0" w:noVBand="1"/>
      </w:tblPr>
      <w:tblGrid>
        <w:gridCol w:w="1454"/>
        <w:gridCol w:w="7776"/>
      </w:tblGrid>
      <w:tr w:rsidR="005705E8" w:rsidRPr="00327C2A" w14:paraId="62A36DF8" w14:textId="77777777" w:rsidTr="006A66BF">
        <w:trPr>
          <w:trHeight w:val="293"/>
        </w:trPr>
        <w:tc>
          <w:tcPr>
            <w:tcW w:w="1454" w:type="dxa"/>
            <w:tcBorders>
              <w:top w:val="single" w:sz="8" w:space="0" w:color="000000"/>
              <w:left w:val="single" w:sz="8" w:space="0" w:color="000000"/>
              <w:bottom w:val="nil"/>
              <w:right w:val="single" w:sz="8" w:space="0" w:color="000000"/>
            </w:tcBorders>
            <w:shd w:val="clear" w:color="000000" w:fill="A6A6A6"/>
            <w:vAlign w:val="center"/>
            <w:hideMark/>
          </w:tcPr>
          <w:p w14:paraId="3455D777" w14:textId="77777777" w:rsidR="005705E8" w:rsidRPr="00327C2A" w:rsidRDefault="005705E8" w:rsidP="006A66BF">
            <w:pPr>
              <w:jc w:val="center"/>
              <w:rPr>
                <w:b/>
                <w:bCs/>
                <w:color w:val="000000"/>
                <w:sz w:val="20"/>
                <w:szCs w:val="20"/>
              </w:rPr>
            </w:pPr>
            <w:r>
              <w:rPr>
                <w:b/>
                <w:bCs/>
                <w:color w:val="000000" w:themeColor="text1"/>
                <w:sz w:val="20"/>
                <w:szCs w:val="20"/>
              </w:rPr>
              <w:t>HN</w:t>
            </w:r>
          </w:p>
        </w:tc>
        <w:tc>
          <w:tcPr>
            <w:tcW w:w="7776" w:type="dxa"/>
            <w:tcBorders>
              <w:top w:val="single" w:sz="8" w:space="0" w:color="000000"/>
              <w:left w:val="nil"/>
              <w:bottom w:val="nil"/>
              <w:right w:val="single" w:sz="8" w:space="0" w:color="000000"/>
            </w:tcBorders>
            <w:shd w:val="clear" w:color="000000" w:fill="A6A6A6"/>
            <w:vAlign w:val="center"/>
            <w:hideMark/>
          </w:tcPr>
          <w:p w14:paraId="5C37C593" w14:textId="77777777" w:rsidR="005705E8" w:rsidRPr="00327C2A" w:rsidRDefault="005705E8" w:rsidP="006A66BF">
            <w:pPr>
              <w:jc w:val="both"/>
              <w:rPr>
                <w:b/>
                <w:bCs/>
                <w:color w:val="000000"/>
                <w:sz w:val="20"/>
                <w:szCs w:val="20"/>
              </w:rPr>
            </w:pPr>
            <w:r w:rsidRPr="00327C2A">
              <w:rPr>
                <w:b/>
                <w:bCs/>
                <w:color w:val="000000" w:themeColor="text1"/>
                <w:sz w:val="20"/>
                <w:szCs w:val="20"/>
              </w:rPr>
              <w:t xml:space="preserve">Como </w:t>
            </w:r>
            <w:r>
              <w:rPr>
                <w:b/>
                <w:bCs/>
                <w:color w:val="000000" w:themeColor="text1"/>
                <w:sz w:val="20"/>
                <w:szCs w:val="20"/>
              </w:rPr>
              <w:t>as HN foram aplicadas</w:t>
            </w:r>
          </w:p>
        </w:tc>
      </w:tr>
      <w:tr w:rsidR="005705E8" w:rsidRPr="00327C2A" w14:paraId="49BB0B41" w14:textId="77777777" w:rsidTr="006A66BF">
        <w:trPr>
          <w:trHeight w:val="293"/>
        </w:trPr>
        <w:tc>
          <w:tcPr>
            <w:tcW w:w="145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BEAD91" w14:textId="77777777" w:rsidR="005705E8" w:rsidRPr="00327C2A" w:rsidRDefault="005705E8" w:rsidP="006A66BF">
            <w:pPr>
              <w:jc w:val="center"/>
              <w:rPr>
                <w:color w:val="000000"/>
                <w:sz w:val="20"/>
                <w:szCs w:val="20"/>
              </w:rPr>
            </w:pPr>
            <w:r w:rsidRPr="00327C2A">
              <w:rPr>
                <w:color w:val="000000"/>
                <w:sz w:val="20"/>
                <w:szCs w:val="20"/>
              </w:rPr>
              <w:t>H1</w:t>
            </w:r>
          </w:p>
        </w:tc>
        <w:tc>
          <w:tcPr>
            <w:tcW w:w="7776" w:type="dxa"/>
            <w:tcBorders>
              <w:top w:val="single" w:sz="4" w:space="0" w:color="auto"/>
              <w:left w:val="nil"/>
              <w:bottom w:val="single" w:sz="4" w:space="0" w:color="auto"/>
              <w:right w:val="single" w:sz="4" w:space="0" w:color="auto"/>
            </w:tcBorders>
            <w:shd w:val="clear" w:color="auto" w:fill="auto"/>
            <w:noWrap/>
            <w:vAlign w:val="bottom"/>
            <w:hideMark/>
          </w:tcPr>
          <w:p w14:paraId="581571C9" w14:textId="77777777" w:rsidR="005705E8" w:rsidRPr="00327C2A" w:rsidRDefault="005705E8" w:rsidP="006A66BF">
            <w:pPr>
              <w:rPr>
                <w:color w:val="000000"/>
                <w:sz w:val="20"/>
                <w:szCs w:val="20"/>
              </w:rPr>
            </w:pPr>
            <w:r w:rsidRPr="00327C2A">
              <w:rPr>
                <w:color w:val="000000"/>
                <w:sz w:val="20"/>
                <w:szCs w:val="20"/>
              </w:rPr>
              <w:t>Inclusão de títulos em cada página</w:t>
            </w:r>
          </w:p>
        </w:tc>
      </w:tr>
      <w:tr w:rsidR="005705E8" w:rsidRPr="00327C2A" w14:paraId="7532C77E" w14:textId="77777777" w:rsidTr="006A66BF">
        <w:trPr>
          <w:trHeight w:val="293"/>
        </w:trPr>
        <w:tc>
          <w:tcPr>
            <w:tcW w:w="1454" w:type="dxa"/>
            <w:vMerge/>
            <w:tcBorders>
              <w:top w:val="single" w:sz="4" w:space="0" w:color="auto"/>
              <w:left w:val="single" w:sz="4" w:space="0" w:color="auto"/>
              <w:bottom w:val="single" w:sz="4" w:space="0" w:color="auto"/>
              <w:right w:val="single" w:sz="4" w:space="0" w:color="auto"/>
            </w:tcBorders>
            <w:vAlign w:val="center"/>
            <w:hideMark/>
          </w:tcPr>
          <w:p w14:paraId="27AB9149" w14:textId="77777777" w:rsidR="005705E8" w:rsidRPr="00327C2A" w:rsidRDefault="005705E8" w:rsidP="006A66BF">
            <w:pPr>
              <w:rPr>
                <w:color w:val="000000"/>
                <w:sz w:val="20"/>
                <w:szCs w:val="20"/>
              </w:rPr>
            </w:pPr>
          </w:p>
        </w:tc>
        <w:tc>
          <w:tcPr>
            <w:tcW w:w="7776" w:type="dxa"/>
            <w:tcBorders>
              <w:top w:val="nil"/>
              <w:left w:val="nil"/>
              <w:bottom w:val="single" w:sz="4" w:space="0" w:color="auto"/>
              <w:right w:val="single" w:sz="4" w:space="0" w:color="auto"/>
            </w:tcBorders>
            <w:shd w:val="clear" w:color="auto" w:fill="auto"/>
            <w:noWrap/>
            <w:vAlign w:val="bottom"/>
            <w:hideMark/>
          </w:tcPr>
          <w:p w14:paraId="7BF15ABC" w14:textId="77777777" w:rsidR="005705E8" w:rsidRPr="00327C2A" w:rsidRDefault="005705E8" w:rsidP="006A66BF">
            <w:pPr>
              <w:rPr>
                <w:color w:val="000000"/>
                <w:sz w:val="20"/>
                <w:szCs w:val="20"/>
              </w:rPr>
            </w:pPr>
            <w:r w:rsidRPr="00327C2A">
              <w:rPr>
                <w:color w:val="000000"/>
                <w:sz w:val="20"/>
                <w:szCs w:val="20"/>
              </w:rPr>
              <w:t>Mensagens informativas de sucesso/erro</w:t>
            </w:r>
          </w:p>
        </w:tc>
      </w:tr>
      <w:tr w:rsidR="005705E8" w:rsidRPr="00327C2A" w14:paraId="4CFE45B9" w14:textId="77777777" w:rsidTr="006A66BF">
        <w:trPr>
          <w:trHeight w:val="293"/>
        </w:trPr>
        <w:tc>
          <w:tcPr>
            <w:tcW w:w="14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1C2DE0" w14:textId="77777777" w:rsidR="005705E8" w:rsidRPr="00327C2A" w:rsidRDefault="005705E8" w:rsidP="006A66BF">
            <w:pPr>
              <w:jc w:val="center"/>
              <w:rPr>
                <w:color w:val="000000"/>
                <w:sz w:val="20"/>
                <w:szCs w:val="20"/>
              </w:rPr>
            </w:pPr>
            <w:r w:rsidRPr="00327C2A">
              <w:rPr>
                <w:color w:val="000000"/>
                <w:sz w:val="20"/>
                <w:szCs w:val="20"/>
              </w:rPr>
              <w:t>H2</w:t>
            </w:r>
          </w:p>
        </w:tc>
        <w:tc>
          <w:tcPr>
            <w:tcW w:w="7776" w:type="dxa"/>
            <w:tcBorders>
              <w:top w:val="nil"/>
              <w:left w:val="nil"/>
              <w:bottom w:val="single" w:sz="4" w:space="0" w:color="auto"/>
              <w:right w:val="single" w:sz="4" w:space="0" w:color="auto"/>
            </w:tcBorders>
            <w:shd w:val="clear" w:color="auto" w:fill="auto"/>
            <w:noWrap/>
            <w:vAlign w:val="bottom"/>
            <w:hideMark/>
          </w:tcPr>
          <w:p w14:paraId="2C18C304" w14:textId="77777777" w:rsidR="005705E8" w:rsidRPr="00327C2A" w:rsidRDefault="005705E8" w:rsidP="006A66BF">
            <w:pPr>
              <w:rPr>
                <w:color w:val="000000"/>
                <w:sz w:val="20"/>
                <w:szCs w:val="20"/>
              </w:rPr>
            </w:pPr>
            <w:r w:rsidRPr="00327C2A">
              <w:rPr>
                <w:color w:val="000000"/>
                <w:sz w:val="20"/>
                <w:szCs w:val="20"/>
              </w:rPr>
              <w:t>Uso de linguagem simples</w:t>
            </w:r>
          </w:p>
        </w:tc>
      </w:tr>
      <w:tr w:rsidR="005705E8" w:rsidRPr="00327C2A" w14:paraId="77D12AB1" w14:textId="77777777" w:rsidTr="006A66BF">
        <w:trPr>
          <w:trHeight w:val="293"/>
        </w:trPr>
        <w:tc>
          <w:tcPr>
            <w:tcW w:w="1454" w:type="dxa"/>
            <w:vMerge/>
            <w:tcBorders>
              <w:top w:val="nil"/>
              <w:left w:val="single" w:sz="4" w:space="0" w:color="auto"/>
              <w:bottom w:val="single" w:sz="4" w:space="0" w:color="auto"/>
              <w:right w:val="single" w:sz="4" w:space="0" w:color="auto"/>
            </w:tcBorders>
            <w:vAlign w:val="center"/>
            <w:hideMark/>
          </w:tcPr>
          <w:p w14:paraId="51C598CE" w14:textId="77777777" w:rsidR="005705E8" w:rsidRPr="00327C2A" w:rsidRDefault="005705E8" w:rsidP="006A66BF">
            <w:pPr>
              <w:rPr>
                <w:color w:val="000000"/>
                <w:sz w:val="20"/>
                <w:szCs w:val="20"/>
              </w:rPr>
            </w:pPr>
          </w:p>
        </w:tc>
        <w:tc>
          <w:tcPr>
            <w:tcW w:w="7776" w:type="dxa"/>
            <w:tcBorders>
              <w:top w:val="nil"/>
              <w:left w:val="nil"/>
              <w:bottom w:val="single" w:sz="4" w:space="0" w:color="auto"/>
              <w:right w:val="single" w:sz="4" w:space="0" w:color="auto"/>
            </w:tcBorders>
            <w:shd w:val="clear" w:color="auto" w:fill="auto"/>
            <w:noWrap/>
            <w:vAlign w:val="bottom"/>
            <w:hideMark/>
          </w:tcPr>
          <w:p w14:paraId="2484056F" w14:textId="77777777" w:rsidR="005705E8" w:rsidRPr="00327C2A" w:rsidRDefault="005705E8" w:rsidP="006A66BF">
            <w:pPr>
              <w:rPr>
                <w:color w:val="000000"/>
                <w:sz w:val="20"/>
                <w:szCs w:val="20"/>
              </w:rPr>
            </w:pPr>
            <w:r w:rsidRPr="00327C2A">
              <w:rPr>
                <w:color w:val="000000"/>
                <w:sz w:val="20"/>
                <w:szCs w:val="20"/>
              </w:rPr>
              <w:t>Utilização de ícones que remetem a ações do mundo real</w:t>
            </w:r>
          </w:p>
        </w:tc>
      </w:tr>
      <w:tr w:rsidR="005705E8" w:rsidRPr="00327C2A" w14:paraId="56102FE3" w14:textId="77777777" w:rsidTr="006A66BF">
        <w:trPr>
          <w:trHeight w:val="293"/>
        </w:trPr>
        <w:tc>
          <w:tcPr>
            <w:tcW w:w="14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5FD16C" w14:textId="77777777" w:rsidR="005705E8" w:rsidRPr="00327C2A" w:rsidRDefault="005705E8" w:rsidP="006A66BF">
            <w:pPr>
              <w:jc w:val="center"/>
              <w:rPr>
                <w:color w:val="000000"/>
                <w:sz w:val="20"/>
                <w:szCs w:val="20"/>
              </w:rPr>
            </w:pPr>
            <w:r w:rsidRPr="00327C2A">
              <w:rPr>
                <w:color w:val="000000"/>
                <w:sz w:val="20"/>
                <w:szCs w:val="20"/>
              </w:rPr>
              <w:t>H3</w:t>
            </w:r>
          </w:p>
        </w:tc>
        <w:tc>
          <w:tcPr>
            <w:tcW w:w="7776" w:type="dxa"/>
            <w:tcBorders>
              <w:top w:val="nil"/>
              <w:left w:val="nil"/>
              <w:bottom w:val="single" w:sz="4" w:space="0" w:color="auto"/>
              <w:right w:val="single" w:sz="4" w:space="0" w:color="auto"/>
            </w:tcBorders>
            <w:shd w:val="clear" w:color="auto" w:fill="auto"/>
            <w:noWrap/>
            <w:vAlign w:val="bottom"/>
            <w:hideMark/>
          </w:tcPr>
          <w:p w14:paraId="2CF1DF4C" w14:textId="77777777" w:rsidR="005705E8" w:rsidRPr="00327C2A" w:rsidRDefault="005705E8" w:rsidP="006A66BF">
            <w:pPr>
              <w:rPr>
                <w:color w:val="000000"/>
                <w:sz w:val="20"/>
                <w:szCs w:val="20"/>
              </w:rPr>
            </w:pPr>
            <w:r w:rsidRPr="00327C2A">
              <w:rPr>
                <w:color w:val="000000"/>
                <w:sz w:val="20"/>
                <w:szCs w:val="20"/>
              </w:rPr>
              <w:t>Funcionalidades de login/logout</w:t>
            </w:r>
          </w:p>
        </w:tc>
      </w:tr>
      <w:tr w:rsidR="005705E8" w:rsidRPr="00327C2A" w14:paraId="60C01908" w14:textId="77777777" w:rsidTr="006A66BF">
        <w:trPr>
          <w:trHeight w:val="293"/>
        </w:trPr>
        <w:tc>
          <w:tcPr>
            <w:tcW w:w="1454" w:type="dxa"/>
            <w:vMerge/>
            <w:tcBorders>
              <w:top w:val="nil"/>
              <w:left w:val="single" w:sz="4" w:space="0" w:color="auto"/>
              <w:bottom w:val="single" w:sz="4" w:space="0" w:color="auto"/>
              <w:right w:val="single" w:sz="4" w:space="0" w:color="auto"/>
            </w:tcBorders>
            <w:vAlign w:val="center"/>
            <w:hideMark/>
          </w:tcPr>
          <w:p w14:paraId="460A0A08" w14:textId="77777777" w:rsidR="005705E8" w:rsidRPr="00327C2A" w:rsidRDefault="005705E8" w:rsidP="006A66BF">
            <w:pPr>
              <w:rPr>
                <w:color w:val="000000"/>
                <w:sz w:val="20"/>
                <w:szCs w:val="20"/>
              </w:rPr>
            </w:pPr>
          </w:p>
        </w:tc>
        <w:tc>
          <w:tcPr>
            <w:tcW w:w="7776" w:type="dxa"/>
            <w:tcBorders>
              <w:top w:val="nil"/>
              <w:left w:val="nil"/>
              <w:bottom w:val="single" w:sz="4" w:space="0" w:color="auto"/>
              <w:right w:val="single" w:sz="4" w:space="0" w:color="auto"/>
            </w:tcBorders>
            <w:shd w:val="clear" w:color="auto" w:fill="auto"/>
            <w:noWrap/>
            <w:vAlign w:val="bottom"/>
            <w:hideMark/>
          </w:tcPr>
          <w:p w14:paraId="0A2FA455" w14:textId="77777777" w:rsidR="005705E8" w:rsidRPr="00327C2A" w:rsidRDefault="005705E8" w:rsidP="006A66BF">
            <w:pPr>
              <w:rPr>
                <w:color w:val="000000"/>
                <w:sz w:val="20"/>
                <w:szCs w:val="20"/>
              </w:rPr>
            </w:pPr>
            <w:r w:rsidRPr="00327C2A">
              <w:rPr>
                <w:color w:val="000000"/>
                <w:sz w:val="20"/>
                <w:szCs w:val="20"/>
              </w:rPr>
              <w:t>Controle de estoque</w:t>
            </w:r>
          </w:p>
        </w:tc>
      </w:tr>
      <w:tr w:rsidR="005705E8" w:rsidRPr="00327C2A" w14:paraId="269BE158" w14:textId="77777777" w:rsidTr="006A66BF">
        <w:trPr>
          <w:trHeight w:val="293"/>
        </w:trPr>
        <w:tc>
          <w:tcPr>
            <w:tcW w:w="1454" w:type="dxa"/>
            <w:vMerge/>
            <w:tcBorders>
              <w:top w:val="nil"/>
              <w:left w:val="single" w:sz="4" w:space="0" w:color="auto"/>
              <w:bottom w:val="single" w:sz="4" w:space="0" w:color="auto"/>
              <w:right w:val="single" w:sz="4" w:space="0" w:color="auto"/>
            </w:tcBorders>
            <w:vAlign w:val="center"/>
            <w:hideMark/>
          </w:tcPr>
          <w:p w14:paraId="448D4509" w14:textId="77777777" w:rsidR="005705E8" w:rsidRPr="00327C2A" w:rsidRDefault="005705E8" w:rsidP="006A66BF">
            <w:pPr>
              <w:rPr>
                <w:color w:val="000000"/>
                <w:sz w:val="20"/>
                <w:szCs w:val="20"/>
              </w:rPr>
            </w:pPr>
          </w:p>
        </w:tc>
        <w:tc>
          <w:tcPr>
            <w:tcW w:w="7776" w:type="dxa"/>
            <w:tcBorders>
              <w:top w:val="nil"/>
              <w:left w:val="nil"/>
              <w:bottom w:val="single" w:sz="4" w:space="0" w:color="auto"/>
              <w:right w:val="single" w:sz="4" w:space="0" w:color="auto"/>
            </w:tcBorders>
            <w:shd w:val="clear" w:color="auto" w:fill="auto"/>
            <w:noWrap/>
            <w:vAlign w:val="bottom"/>
            <w:hideMark/>
          </w:tcPr>
          <w:p w14:paraId="7A9E5125" w14:textId="77777777" w:rsidR="005705E8" w:rsidRPr="00327C2A" w:rsidRDefault="005705E8" w:rsidP="006A66BF">
            <w:pPr>
              <w:rPr>
                <w:color w:val="000000"/>
                <w:sz w:val="20"/>
                <w:szCs w:val="20"/>
              </w:rPr>
            </w:pPr>
            <w:r w:rsidRPr="00327C2A">
              <w:rPr>
                <w:color w:val="000000"/>
                <w:sz w:val="20"/>
                <w:szCs w:val="20"/>
              </w:rPr>
              <w:t>Controle de vendas</w:t>
            </w:r>
          </w:p>
        </w:tc>
      </w:tr>
      <w:tr w:rsidR="005705E8" w:rsidRPr="00327C2A" w14:paraId="1BC38FC4" w14:textId="77777777" w:rsidTr="006A66BF">
        <w:trPr>
          <w:trHeight w:val="293"/>
        </w:trPr>
        <w:tc>
          <w:tcPr>
            <w:tcW w:w="1454" w:type="dxa"/>
            <w:tcBorders>
              <w:top w:val="nil"/>
              <w:left w:val="single" w:sz="4" w:space="0" w:color="auto"/>
              <w:bottom w:val="single" w:sz="4" w:space="0" w:color="auto"/>
              <w:right w:val="single" w:sz="4" w:space="0" w:color="auto"/>
            </w:tcBorders>
            <w:shd w:val="clear" w:color="auto" w:fill="auto"/>
            <w:noWrap/>
            <w:vAlign w:val="center"/>
            <w:hideMark/>
          </w:tcPr>
          <w:p w14:paraId="4520ABD5" w14:textId="77777777" w:rsidR="005705E8" w:rsidRPr="00327C2A" w:rsidRDefault="005705E8" w:rsidP="006A66BF">
            <w:pPr>
              <w:jc w:val="center"/>
              <w:rPr>
                <w:color w:val="000000"/>
                <w:sz w:val="20"/>
                <w:szCs w:val="20"/>
              </w:rPr>
            </w:pPr>
            <w:r w:rsidRPr="00327C2A">
              <w:rPr>
                <w:color w:val="000000"/>
                <w:sz w:val="20"/>
                <w:szCs w:val="20"/>
              </w:rPr>
              <w:t>H4</w:t>
            </w:r>
          </w:p>
        </w:tc>
        <w:tc>
          <w:tcPr>
            <w:tcW w:w="7776" w:type="dxa"/>
            <w:tcBorders>
              <w:top w:val="nil"/>
              <w:left w:val="nil"/>
              <w:bottom w:val="single" w:sz="4" w:space="0" w:color="auto"/>
              <w:right w:val="single" w:sz="4" w:space="0" w:color="auto"/>
            </w:tcBorders>
            <w:shd w:val="clear" w:color="auto" w:fill="auto"/>
            <w:noWrap/>
            <w:vAlign w:val="bottom"/>
            <w:hideMark/>
          </w:tcPr>
          <w:p w14:paraId="116CF36E" w14:textId="77777777" w:rsidR="005705E8" w:rsidRPr="00327C2A" w:rsidRDefault="005705E8" w:rsidP="006A66BF">
            <w:pPr>
              <w:rPr>
                <w:color w:val="000000"/>
                <w:sz w:val="20"/>
                <w:szCs w:val="20"/>
              </w:rPr>
            </w:pPr>
            <w:r w:rsidRPr="00327C2A">
              <w:rPr>
                <w:color w:val="000000"/>
                <w:sz w:val="20"/>
                <w:szCs w:val="20"/>
              </w:rPr>
              <w:t>Utilização de padrões de interface do Material Design</w:t>
            </w:r>
          </w:p>
        </w:tc>
      </w:tr>
      <w:tr w:rsidR="005705E8" w:rsidRPr="00327C2A" w14:paraId="4E97F052" w14:textId="77777777" w:rsidTr="006A66BF">
        <w:trPr>
          <w:trHeight w:val="293"/>
        </w:trPr>
        <w:tc>
          <w:tcPr>
            <w:tcW w:w="14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6F0CA6" w14:textId="77777777" w:rsidR="005705E8" w:rsidRPr="00327C2A" w:rsidRDefault="005705E8" w:rsidP="006A66BF">
            <w:pPr>
              <w:jc w:val="center"/>
              <w:rPr>
                <w:color w:val="000000"/>
                <w:sz w:val="20"/>
                <w:szCs w:val="20"/>
              </w:rPr>
            </w:pPr>
            <w:r w:rsidRPr="00327C2A">
              <w:rPr>
                <w:color w:val="000000"/>
                <w:sz w:val="20"/>
                <w:szCs w:val="20"/>
              </w:rPr>
              <w:t>H5</w:t>
            </w:r>
          </w:p>
        </w:tc>
        <w:tc>
          <w:tcPr>
            <w:tcW w:w="7776" w:type="dxa"/>
            <w:tcBorders>
              <w:top w:val="nil"/>
              <w:left w:val="nil"/>
              <w:bottom w:val="single" w:sz="4" w:space="0" w:color="auto"/>
              <w:right w:val="single" w:sz="4" w:space="0" w:color="auto"/>
            </w:tcBorders>
            <w:shd w:val="clear" w:color="auto" w:fill="auto"/>
            <w:noWrap/>
            <w:vAlign w:val="bottom"/>
            <w:hideMark/>
          </w:tcPr>
          <w:p w14:paraId="174509DC" w14:textId="77777777" w:rsidR="005705E8" w:rsidRPr="00327C2A" w:rsidRDefault="005705E8" w:rsidP="006A66BF">
            <w:pPr>
              <w:rPr>
                <w:color w:val="000000"/>
                <w:sz w:val="20"/>
                <w:szCs w:val="20"/>
              </w:rPr>
            </w:pPr>
            <w:r w:rsidRPr="00327C2A">
              <w:rPr>
                <w:color w:val="000000"/>
                <w:sz w:val="20"/>
                <w:szCs w:val="20"/>
              </w:rPr>
              <w:t>Validações em formulários</w:t>
            </w:r>
          </w:p>
        </w:tc>
      </w:tr>
      <w:tr w:rsidR="005705E8" w:rsidRPr="00327C2A" w14:paraId="7BBA4D63" w14:textId="77777777" w:rsidTr="006A66BF">
        <w:trPr>
          <w:trHeight w:val="293"/>
        </w:trPr>
        <w:tc>
          <w:tcPr>
            <w:tcW w:w="1454" w:type="dxa"/>
            <w:vMerge/>
            <w:tcBorders>
              <w:top w:val="nil"/>
              <w:left w:val="single" w:sz="4" w:space="0" w:color="auto"/>
              <w:bottom w:val="single" w:sz="4" w:space="0" w:color="auto"/>
              <w:right w:val="single" w:sz="4" w:space="0" w:color="auto"/>
            </w:tcBorders>
            <w:vAlign w:val="center"/>
            <w:hideMark/>
          </w:tcPr>
          <w:p w14:paraId="35EB6ADB" w14:textId="77777777" w:rsidR="005705E8" w:rsidRPr="00327C2A" w:rsidRDefault="005705E8" w:rsidP="006A66BF">
            <w:pPr>
              <w:rPr>
                <w:color w:val="000000"/>
                <w:sz w:val="20"/>
                <w:szCs w:val="20"/>
              </w:rPr>
            </w:pPr>
          </w:p>
        </w:tc>
        <w:tc>
          <w:tcPr>
            <w:tcW w:w="7776" w:type="dxa"/>
            <w:tcBorders>
              <w:top w:val="nil"/>
              <w:left w:val="nil"/>
              <w:bottom w:val="single" w:sz="4" w:space="0" w:color="auto"/>
              <w:right w:val="single" w:sz="4" w:space="0" w:color="auto"/>
            </w:tcBorders>
            <w:shd w:val="clear" w:color="auto" w:fill="auto"/>
            <w:noWrap/>
            <w:vAlign w:val="bottom"/>
            <w:hideMark/>
          </w:tcPr>
          <w:p w14:paraId="236F3112" w14:textId="77777777" w:rsidR="005705E8" w:rsidRPr="00327C2A" w:rsidRDefault="005705E8" w:rsidP="006A66BF">
            <w:pPr>
              <w:rPr>
                <w:color w:val="000000"/>
                <w:sz w:val="20"/>
                <w:szCs w:val="20"/>
              </w:rPr>
            </w:pPr>
            <w:r w:rsidRPr="00327C2A">
              <w:rPr>
                <w:color w:val="000000"/>
                <w:sz w:val="20"/>
                <w:szCs w:val="20"/>
              </w:rPr>
              <w:t>Mensagens de erro explicativas</w:t>
            </w:r>
          </w:p>
        </w:tc>
      </w:tr>
      <w:tr w:rsidR="005705E8" w:rsidRPr="00327C2A" w14:paraId="7DEB61CA" w14:textId="77777777" w:rsidTr="006A66BF">
        <w:trPr>
          <w:trHeight w:val="293"/>
        </w:trPr>
        <w:tc>
          <w:tcPr>
            <w:tcW w:w="1454" w:type="dxa"/>
            <w:vMerge/>
            <w:tcBorders>
              <w:top w:val="nil"/>
              <w:left w:val="single" w:sz="4" w:space="0" w:color="auto"/>
              <w:bottom w:val="single" w:sz="4" w:space="0" w:color="auto"/>
              <w:right w:val="single" w:sz="4" w:space="0" w:color="auto"/>
            </w:tcBorders>
            <w:vAlign w:val="center"/>
            <w:hideMark/>
          </w:tcPr>
          <w:p w14:paraId="3537C49A" w14:textId="77777777" w:rsidR="005705E8" w:rsidRPr="00327C2A" w:rsidRDefault="005705E8" w:rsidP="006A66BF">
            <w:pPr>
              <w:rPr>
                <w:color w:val="000000"/>
                <w:sz w:val="20"/>
                <w:szCs w:val="20"/>
              </w:rPr>
            </w:pPr>
          </w:p>
        </w:tc>
        <w:tc>
          <w:tcPr>
            <w:tcW w:w="7776" w:type="dxa"/>
            <w:tcBorders>
              <w:top w:val="nil"/>
              <w:left w:val="nil"/>
              <w:bottom w:val="single" w:sz="4" w:space="0" w:color="auto"/>
              <w:right w:val="single" w:sz="4" w:space="0" w:color="auto"/>
            </w:tcBorders>
            <w:shd w:val="clear" w:color="auto" w:fill="auto"/>
            <w:noWrap/>
            <w:vAlign w:val="bottom"/>
            <w:hideMark/>
          </w:tcPr>
          <w:p w14:paraId="377E28AE" w14:textId="77777777" w:rsidR="005705E8" w:rsidRPr="00327C2A" w:rsidRDefault="005705E8" w:rsidP="006A66BF">
            <w:pPr>
              <w:rPr>
                <w:color w:val="000000"/>
                <w:sz w:val="20"/>
                <w:szCs w:val="20"/>
              </w:rPr>
            </w:pPr>
            <w:r w:rsidRPr="00327C2A">
              <w:rPr>
                <w:color w:val="000000"/>
                <w:sz w:val="20"/>
                <w:szCs w:val="20"/>
              </w:rPr>
              <w:t>Destaque nos campos com erro nos formulários</w:t>
            </w:r>
          </w:p>
        </w:tc>
      </w:tr>
      <w:tr w:rsidR="005705E8" w:rsidRPr="00327C2A" w14:paraId="0556089E" w14:textId="77777777" w:rsidTr="006A66BF">
        <w:trPr>
          <w:trHeight w:val="293"/>
        </w:trPr>
        <w:tc>
          <w:tcPr>
            <w:tcW w:w="14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1386A2" w14:textId="77777777" w:rsidR="005705E8" w:rsidRPr="00327C2A" w:rsidRDefault="005705E8" w:rsidP="006A66BF">
            <w:pPr>
              <w:jc w:val="center"/>
              <w:rPr>
                <w:color w:val="000000"/>
                <w:sz w:val="20"/>
                <w:szCs w:val="20"/>
              </w:rPr>
            </w:pPr>
            <w:r w:rsidRPr="00327C2A">
              <w:rPr>
                <w:color w:val="000000"/>
                <w:sz w:val="20"/>
                <w:szCs w:val="20"/>
              </w:rPr>
              <w:t>H6</w:t>
            </w:r>
          </w:p>
        </w:tc>
        <w:tc>
          <w:tcPr>
            <w:tcW w:w="7776" w:type="dxa"/>
            <w:tcBorders>
              <w:top w:val="nil"/>
              <w:left w:val="nil"/>
              <w:bottom w:val="single" w:sz="4" w:space="0" w:color="auto"/>
              <w:right w:val="single" w:sz="4" w:space="0" w:color="auto"/>
            </w:tcBorders>
            <w:shd w:val="clear" w:color="auto" w:fill="auto"/>
            <w:noWrap/>
            <w:vAlign w:val="bottom"/>
            <w:hideMark/>
          </w:tcPr>
          <w:p w14:paraId="6A20BF41" w14:textId="77777777" w:rsidR="005705E8" w:rsidRPr="00327C2A" w:rsidRDefault="005705E8" w:rsidP="006A66BF">
            <w:pPr>
              <w:rPr>
                <w:color w:val="000000"/>
                <w:sz w:val="20"/>
                <w:szCs w:val="20"/>
              </w:rPr>
            </w:pPr>
            <w:r w:rsidRPr="00327C2A">
              <w:rPr>
                <w:color w:val="000000"/>
                <w:sz w:val="20"/>
                <w:szCs w:val="20"/>
              </w:rPr>
              <w:t>Objetos, ações e opções claramente visíveis</w:t>
            </w:r>
          </w:p>
        </w:tc>
      </w:tr>
      <w:tr w:rsidR="005705E8" w:rsidRPr="00327C2A" w14:paraId="6978F630" w14:textId="77777777" w:rsidTr="006A66BF">
        <w:trPr>
          <w:trHeight w:val="293"/>
        </w:trPr>
        <w:tc>
          <w:tcPr>
            <w:tcW w:w="1454" w:type="dxa"/>
            <w:vMerge/>
            <w:tcBorders>
              <w:top w:val="nil"/>
              <w:left w:val="single" w:sz="4" w:space="0" w:color="auto"/>
              <w:bottom w:val="single" w:sz="4" w:space="0" w:color="auto"/>
              <w:right w:val="single" w:sz="4" w:space="0" w:color="auto"/>
            </w:tcBorders>
            <w:vAlign w:val="center"/>
            <w:hideMark/>
          </w:tcPr>
          <w:p w14:paraId="50954D5F" w14:textId="77777777" w:rsidR="005705E8" w:rsidRPr="00327C2A" w:rsidRDefault="005705E8" w:rsidP="006A66BF">
            <w:pPr>
              <w:rPr>
                <w:color w:val="000000"/>
                <w:sz w:val="20"/>
                <w:szCs w:val="20"/>
              </w:rPr>
            </w:pPr>
          </w:p>
        </w:tc>
        <w:tc>
          <w:tcPr>
            <w:tcW w:w="7776" w:type="dxa"/>
            <w:tcBorders>
              <w:top w:val="nil"/>
              <w:left w:val="nil"/>
              <w:bottom w:val="single" w:sz="4" w:space="0" w:color="auto"/>
              <w:right w:val="single" w:sz="4" w:space="0" w:color="auto"/>
            </w:tcBorders>
            <w:shd w:val="clear" w:color="auto" w:fill="auto"/>
            <w:noWrap/>
            <w:vAlign w:val="bottom"/>
            <w:hideMark/>
          </w:tcPr>
          <w:p w14:paraId="0AC6034A" w14:textId="77777777" w:rsidR="005705E8" w:rsidRPr="00327C2A" w:rsidRDefault="005705E8" w:rsidP="006A66BF">
            <w:pPr>
              <w:rPr>
                <w:color w:val="000000"/>
                <w:sz w:val="20"/>
                <w:szCs w:val="20"/>
              </w:rPr>
            </w:pPr>
            <w:r w:rsidRPr="00327C2A">
              <w:rPr>
                <w:color w:val="000000"/>
                <w:sz w:val="20"/>
                <w:szCs w:val="20"/>
              </w:rPr>
              <w:t>Instruções de uso evidentes e acessíveis</w:t>
            </w:r>
          </w:p>
        </w:tc>
      </w:tr>
      <w:tr w:rsidR="005705E8" w:rsidRPr="00327C2A" w14:paraId="794C9AC3" w14:textId="77777777" w:rsidTr="006A66BF">
        <w:trPr>
          <w:trHeight w:val="293"/>
        </w:trPr>
        <w:tc>
          <w:tcPr>
            <w:tcW w:w="1454" w:type="dxa"/>
            <w:tcBorders>
              <w:top w:val="nil"/>
              <w:left w:val="single" w:sz="4" w:space="0" w:color="auto"/>
              <w:bottom w:val="single" w:sz="4" w:space="0" w:color="auto"/>
              <w:right w:val="single" w:sz="4" w:space="0" w:color="auto"/>
            </w:tcBorders>
            <w:shd w:val="clear" w:color="auto" w:fill="auto"/>
            <w:noWrap/>
            <w:vAlign w:val="center"/>
            <w:hideMark/>
          </w:tcPr>
          <w:p w14:paraId="60897424" w14:textId="77777777" w:rsidR="005705E8" w:rsidRPr="00327C2A" w:rsidRDefault="005705E8" w:rsidP="006A66BF">
            <w:pPr>
              <w:jc w:val="center"/>
              <w:rPr>
                <w:color w:val="000000"/>
                <w:sz w:val="20"/>
                <w:szCs w:val="20"/>
              </w:rPr>
            </w:pPr>
            <w:r w:rsidRPr="00327C2A">
              <w:rPr>
                <w:color w:val="000000"/>
                <w:sz w:val="20"/>
                <w:szCs w:val="20"/>
              </w:rPr>
              <w:t>H7</w:t>
            </w:r>
          </w:p>
        </w:tc>
        <w:tc>
          <w:tcPr>
            <w:tcW w:w="7776" w:type="dxa"/>
            <w:tcBorders>
              <w:top w:val="nil"/>
              <w:left w:val="nil"/>
              <w:bottom w:val="single" w:sz="4" w:space="0" w:color="auto"/>
              <w:right w:val="single" w:sz="4" w:space="0" w:color="auto"/>
            </w:tcBorders>
            <w:shd w:val="clear" w:color="auto" w:fill="auto"/>
            <w:noWrap/>
            <w:vAlign w:val="bottom"/>
            <w:hideMark/>
          </w:tcPr>
          <w:p w14:paraId="143967B7" w14:textId="77777777" w:rsidR="005705E8" w:rsidRPr="00327C2A" w:rsidRDefault="005705E8" w:rsidP="006A66BF">
            <w:pPr>
              <w:rPr>
                <w:color w:val="000000"/>
                <w:sz w:val="20"/>
                <w:szCs w:val="20"/>
              </w:rPr>
            </w:pPr>
            <w:r w:rsidRPr="00327C2A">
              <w:rPr>
                <w:color w:val="000000"/>
                <w:sz w:val="20"/>
                <w:szCs w:val="20"/>
              </w:rPr>
              <w:t>Modo Claro/Escuro</w:t>
            </w:r>
          </w:p>
        </w:tc>
      </w:tr>
      <w:tr w:rsidR="005705E8" w:rsidRPr="00327C2A" w14:paraId="3D13550A" w14:textId="77777777" w:rsidTr="006A66BF">
        <w:trPr>
          <w:trHeight w:val="293"/>
        </w:trPr>
        <w:tc>
          <w:tcPr>
            <w:tcW w:w="1454" w:type="dxa"/>
            <w:tcBorders>
              <w:top w:val="nil"/>
              <w:left w:val="single" w:sz="4" w:space="0" w:color="auto"/>
              <w:bottom w:val="single" w:sz="4" w:space="0" w:color="auto"/>
              <w:right w:val="single" w:sz="4" w:space="0" w:color="auto"/>
            </w:tcBorders>
            <w:shd w:val="clear" w:color="auto" w:fill="auto"/>
            <w:noWrap/>
            <w:vAlign w:val="bottom"/>
            <w:hideMark/>
          </w:tcPr>
          <w:p w14:paraId="0ADA2F64" w14:textId="77777777" w:rsidR="005705E8" w:rsidRPr="00327C2A" w:rsidRDefault="005705E8" w:rsidP="006A66BF">
            <w:pPr>
              <w:jc w:val="center"/>
              <w:rPr>
                <w:color w:val="000000"/>
                <w:sz w:val="20"/>
                <w:szCs w:val="20"/>
              </w:rPr>
            </w:pPr>
            <w:r w:rsidRPr="00327C2A">
              <w:rPr>
                <w:color w:val="000000"/>
                <w:sz w:val="20"/>
                <w:szCs w:val="20"/>
              </w:rPr>
              <w:t>H8</w:t>
            </w:r>
          </w:p>
        </w:tc>
        <w:tc>
          <w:tcPr>
            <w:tcW w:w="7776" w:type="dxa"/>
            <w:tcBorders>
              <w:top w:val="nil"/>
              <w:left w:val="nil"/>
              <w:bottom w:val="single" w:sz="4" w:space="0" w:color="auto"/>
              <w:right w:val="single" w:sz="4" w:space="0" w:color="auto"/>
            </w:tcBorders>
            <w:shd w:val="clear" w:color="auto" w:fill="auto"/>
            <w:noWrap/>
            <w:vAlign w:val="bottom"/>
            <w:hideMark/>
          </w:tcPr>
          <w:p w14:paraId="6F58CF3D" w14:textId="77777777" w:rsidR="005705E8" w:rsidRPr="00327C2A" w:rsidRDefault="005705E8" w:rsidP="006A66BF">
            <w:pPr>
              <w:rPr>
                <w:color w:val="000000"/>
                <w:sz w:val="20"/>
                <w:szCs w:val="20"/>
              </w:rPr>
            </w:pPr>
            <w:r>
              <w:rPr>
                <w:color w:val="000000"/>
                <w:sz w:val="20"/>
                <w:szCs w:val="20"/>
              </w:rPr>
              <w:t>L</w:t>
            </w:r>
            <w:r w:rsidRPr="00432D28">
              <w:rPr>
                <w:sz w:val="20"/>
              </w:rPr>
              <w:t>eiaute</w:t>
            </w:r>
            <w:r>
              <w:rPr>
                <w:sz w:val="20"/>
              </w:rPr>
              <w:t xml:space="preserve"> simples e informações relevantes</w:t>
            </w:r>
          </w:p>
        </w:tc>
      </w:tr>
      <w:tr w:rsidR="005705E8" w:rsidRPr="00327C2A" w14:paraId="1B37E222" w14:textId="77777777" w:rsidTr="006A66BF">
        <w:trPr>
          <w:trHeight w:val="293"/>
        </w:trPr>
        <w:tc>
          <w:tcPr>
            <w:tcW w:w="1454" w:type="dxa"/>
            <w:tcBorders>
              <w:top w:val="nil"/>
              <w:left w:val="single" w:sz="4" w:space="0" w:color="auto"/>
              <w:bottom w:val="single" w:sz="4" w:space="0" w:color="auto"/>
              <w:right w:val="single" w:sz="4" w:space="0" w:color="auto"/>
            </w:tcBorders>
            <w:shd w:val="clear" w:color="auto" w:fill="auto"/>
            <w:noWrap/>
            <w:vAlign w:val="bottom"/>
            <w:hideMark/>
          </w:tcPr>
          <w:p w14:paraId="29B24078" w14:textId="77777777" w:rsidR="005705E8" w:rsidRPr="00327C2A" w:rsidRDefault="005705E8" w:rsidP="006A66BF">
            <w:pPr>
              <w:jc w:val="center"/>
              <w:rPr>
                <w:color w:val="000000"/>
                <w:sz w:val="20"/>
                <w:szCs w:val="20"/>
              </w:rPr>
            </w:pPr>
            <w:r w:rsidRPr="00327C2A">
              <w:rPr>
                <w:color w:val="000000"/>
                <w:sz w:val="20"/>
                <w:szCs w:val="20"/>
              </w:rPr>
              <w:t>H9</w:t>
            </w:r>
          </w:p>
        </w:tc>
        <w:tc>
          <w:tcPr>
            <w:tcW w:w="7776" w:type="dxa"/>
            <w:tcBorders>
              <w:top w:val="nil"/>
              <w:left w:val="nil"/>
              <w:bottom w:val="single" w:sz="4" w:space="0" w:color="auto"/>
              <w:right w:val="single" w:sz="4" w:space="0" w:color="auto"/>
            </w:tcBorders>
            <w:shd w:val="clear" w:color="auto" w:fill="auto"/>
            <w:noWrap/>
            <w:vAlign w:val="bottom"/>
            <w:hideMark/>
          </w:tcPr>
          <w:p w14:paraId="365FFB49" w14:textId="77777777" w:rsidR="005705E8" w:rsidRPr="00327C2A" w:rsidRDefault="005705E8" w:rsidP="006A66BF">
            <w:pPr>
              <w:rPr>
                <w:color w:val="000000"/>
                <w:sz w:val="20"/>
                <w:szCs w:val="20"/>
              </w:rPr>
            </w:pPr>
            <w:r w:rsidRPr="00327C2A">
              <w:rPr>
                <w:color w:val="000000"/>
                <w:sz w:val="20"/>
                <w:szCs w:val="20"/>
              </w:rPr>
              <w:t>Mensagens de erro simples e precisas</w:t>
            </w:r>
          </w:p>
        </w:tc>
      </w:tr>
      <w:tr w:rsidR="005705E8" w:rsidRPr="00327C2A" w14:paraId="717FDB89" w14:textId="77777777" w:rsidTr="006A66BF">
        <w:trPr>
          <w:trHeight w:val="293"/>
        </w:trPr>
        <w:tc>
          <w:tcPr>
            <w:tcW w:w="14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EAF82F" w14:textId="77777777" w:rsidR="005705E8" w:rsidRPr="00327C2A" w:rsidRDefault="005705E8" w:rsidP="006A66BF">
            <w:pPr>
              <w:jc w:val="center"/>
              <w:rPr>
                <w:color w:val="000000"/>
                <w:sz w:val="20"/>
                <w:szCs w:val="20"/>
              </w:rPr>
            </w:pPr>
            <w:r w:rsidRPr="00327C2A">
              <w:rPr>
                <w:color w:val="000000"/>
                <w:sz w:val="20"/>
                <w:szCs w:val="20"/>
              </w:rPr>
              <w:t>H10</w:t>
            </w:r>
          </w:p>
        </w:tc>
        <w:tc>
          <w:tcPr>
            <w:tcW w:w="7776" w:type="dxa"/>
            <w:tcBorders>
              <w:top w:val="nil"/>
              <w:left w:val="nil"/>
              <w:bottom w:val="single" w:sz="4" w:space="0" w:color="auto"/>
              <w:right w:val="single" w:sz="4" w:space="0" w:color="auto"/>
            </w:tcBorders>
            <w:shd w:val="clear" w:color="auto" w:fill="auto"/>
            <w:noWrap/>
            <w:vAlign w:val="bottom"/>
            <w:hideMark/>
          </w:tcPr>
          <w:p w14:paraId="56400800" w14:textId="77777777" w:rsidR="005705E8" w:rsidRPr="00327C2A" w:rsidRDefault="005705E8" w:rsidP="006A66BF">
            <w:pPr>
              <w:rPr>
                <w:color w:val="000000"/>
                <w:sz w:val="20"/>
                <w:szCs w:val="20"/>
              </w:rPr>
            </w:pPr>
            <w:r w:rsidRPr="00327C2A">
              <w:rPr>
                <w:color w:val="000000"/>
                <w:sz w:val="20"/>
                <w:szCs w:val="20"/>
              </w:rPr>
              <w:t xml:space="preserve">Orientações claras e simples para os usuários </w:t>
            </w:r>
          </w:p>
        </w:tc>
      </w:tr>
      <w:tr w:rsidR="005705E8" w:rsidRPr="00327C2A" w14:paraId="20935239" w14:textId="77777777" w:rsidTr="006A66BF">
        <w:trPr>
          <w:trHeight w:val="293"/>
        </w:trPr>
        <w:tc>
          <w:tcPr>
            <w:tcW w:w="1454" w:type="dxa"/>
            <w:vMerge/>
            <w:tcBorders>
              <w:top w:val="nil"/>
              <w:left w:val="single" w:sz="4" w:space="0" w:color="auto"/>
              <w:bottom w:val="single" w:sz="4" w:space="0" w:color="auto"/>
              <w:right w:val="single" w:sz="4" w:space="0" w:color="auto"/>
            </w:tcBorders>
            <w:vAlign w:val="center"/>
            <w:hideMark/>
          </w:tcPr>
          <w:p w14:paraId="51161A6B" w14:textId="77777777" w:rsidR="005705E8" w:rsidRPr="00327C2A" w:rsidRDefault="005705E8" w:rsidP="006A66BF">
            <w:pPr>
              <w:rPr>
                <w:color w:val="000000"/>
                <w:sz w:val="20"/>
                <w:szCs w:val="20"/>
              </w:rPr>
            </w:pPr>
          </w:p>
        </w:tc>
        <w:tc>
          <w:tcPr>
            <w:tcW w:w="7776" w:type="dxa"/>
            <w:tcBorders>
              <w:top w:val="nil"/>
              <w:left w:val="nil"/>
              <w:bottom w:val="single" w:sz="4" w:space="0" w:color="auto"/>
              <w:right w:val="single" w:sz="4" w:space="0" w:color="auto"/>
            </w:tcBorders>
            <w:shd w:val="clear" w:color="auto" w:fill="auto"/>
            <w:noWrap/>
            <w:vAlign w:val="bottom"/>
            <w:hideMark/>
          </w:tcPr>
          <w:p w14:paraId="58005A41" w14:textId="77777777" w:rsidR="005705E8" w:rsidRPr="00327C2A" w:rsidRDefault="005705E8" w:rsidP="006A66BF">
            <w:pPr>
              <w:rPr>
                <w:color w:val="000000"/>
                <w:sz w:val="20"/>
                <w:szCs w:val="20"/>
              </w:rPr>
            </w:pPr>
            <w:r w:rsidRPr="00327C2A">
              <w:rPr>
                <w:color w:val="000000"/>
                <w:sz w:val="20"/>
                <w:szCs w:val="20"/>
              </w:rPr>
              <w:t>Linguagem simples e clara, sem uso de termos técnicos</w:t>
            </w:r>
          </w:p>
        </w:tc>
      </w:tr>
    </w:tbl>
    <w:p w14:paraId="71006820" w14:textId="06788AC4" w:rsidR="005705E8" w:rsidRDefault="005705E8" w:rsidP="005705E8">
      <w:pPr>
        <w:pStyle w:val="TF-FONTE"/>
      </w:pPr>
      <w:r>
        <w:t>Fonte: elaborado pelos autores</w:t>
      </w:r>
      <w:r w:rsidR="007D6F32">
        <w:t xml:space="preserve"> (2024).</w:t>
      </w:r>
    </w:p>
    <w:p w14:paraId="3EF6D229" w14:textId="77777777" w:rsidR="00904242" w:rsidRDefault="00904242" w:rsidP="00904242"/>
    <w:p w14:paraId="17E059C2" w14:textId="635DB0DA" w:rsidR="00904242" w:rsidRDefault="00904242" w:rsidP="002E2EE7">
      <w:pPr>
        <w:spacing w:line="360" w:lineRule="auto"/>
        <w:ind w:firstLine="284"/>
        <w:jc w:val="both"/>
      </w:pPr>
      <w:r w:rsidRPr="00904242">
        <w:t xml:space="preserve">A última etapa envolve a verificação e validação do sistema. Nesta etapa buscou-se avaliar e analisar a usabilidade, a comunicabilidade e a experiência do usuário nas interfaces desenvolvidas e em suas funcionalidades pelo Método </w:t>
      </w:r>
      <w:proofErr w:type="spellStart"/>
      <w:r w:rsidRPr="00904242">
        <w:t>Relationship</w:t>
      </w:r>
      <w:proofErr w:type="spellEnd"/>
      <w:r w:rsidRPr="00904242">
        <w:t xml:space="preserve"> </w:t>
      </w:r>
      <w:proofErr w:type="spellStart"/>
      <w:r w:rsidRPr="00904242">
        <w:t>of</w:t>
      </w:r>
      <w:proofErr w:type="spellEnd"/>
      <w:r w:rsidRPr="00904242">
        <w:t xml:space="preserve"> M3C </w:t>
      </w:r>
      <w:proofErr w:type="spellStart"/>
      <w:r w:rsidRPr="00904242">
        <w:t>with</w:t>
      </w:r>
      <w:proofErr w:type="spellEnd"/>
      <w:r w:rsidRPr="00904242">
        <w:t xml:space="preserve"> </w:t>
      </w:r>
      <w:proofErr w:type="spellStart"/>
      <w:r w:rsidRPr="00904242">
        <w:t>User</w:t>
      </w:r>
      <w:proofErr w:type="spellEnd"/>
      <w:r w:rsidRPr="00904242">
        <w:t xml:space="preserve"> </w:t>
      </w:r>
      <w:proofErr w:type="spellStart"/>
      <w:r w:rsidRPr="00904242">
        <w:t>Requirements</w:t>
      </w:r>
      <w:proofErr w:type="spellEnd"/>
      <w:r w:rsidRPr="00904242">
        <w:t xml:space="preserve"> </w:t>
      </w:r>
      <w:proofErr w:type="spellStart"/>
      <w:r w:rsidRPr="00904242">
        <w:t>and</w:t>
      </w:r>
      <w:proofErr w:type="spellEnd"/>
      <w:r w:rsidRPr="00904242">
        <w:t xml:space="preserve"> </w:t>
      </w:r>
      <w:proofErr w:type="spellStart"/>
      <w:r w:rsidRPr="00904242">
        <w:t>Usability</w:t>
      </w:r>
      <w:proofErr w:type="spellEnd"/>
      <w:r w:rsidRPr="00904242">
        <w:t xml:space="preserve"> </w:t>
      </w:r>
      <w:proofErr w:type="spellStart"/>
      <w:r w:rsidRPr="00904242">
        <w:t>and</w:t>
      </w:r>
      <w:proofErr w:type="spellEnd"/>
      <w:r w:rsidRPr="00904242">
        <w:t xml:space="preserve"> </w:t>
      </w:r>
      <w:proofErr w:type="spellStart"/>
      <w:r w:rsidRPr="00904242">
        <w:t>Communicability</w:t>
      </w:r>
      <w:proofErr w:type="spellEnd"/>
      <w:r w:rsidRPr="00904242">
        <w:t xml:space="preserve"> Assessment in </w:t>
      </w:r>
      <w:proofErr w:type="spellStart"/>
      <w:r w:rsidRPr="00904242">
        <w:t>groupware</w:t>
      </w:r>
      <w:proofErr w:type="spellEnd"/>
      <w:r w:rsidRPr="00904242">
        <w:t xml:space="preserve"> (</w:t>
      </w:r>
      <w:proofErr w:type="spellStart"/>
      <w:r w:rsidRPr="00904242">
        <w:t>RURUCAg</w:t>
      </w:r>
      <w:proofErr w:type="spellEnd"/>
      <w:r w:rsidRPr="00904242">
        <w:t xml:space="preserve">). Para tal finalidade, foi criado um protocolo de avaliação na ferramenta Google </w:t>
      </w:r>
      <w:proofErr w:type="spellStart"/>
      <w:r w:rsidRPr="00904242">
        <w:t>Forms</w:t>
      </w:r>
      <w:proofErr w:type="spellEnd"/>
      <w:r w:rsidRPr="00904242">
        <w:t xml:space="preserve">, contendo termos de aceite necessários, roteiro das tarefas pré-definidas e um questionário para avaliar o sistema desenvolvido. O formulário foi encaminhado </w:t>
      </w:r>
      <w:r w:rsidR="00404600">
        <w:t xml:space="preserve">para a administradora e a funcionária </w:t>
      </w:r>
      <w:r w:rsidRPr="00904242">
        <w:t xml:space="preserve">da loja </w:t>
      </w:r>
      <w:r w:rsidR="00404600">
        <w:t>Autêntica Store</w:t>
      </w:r>
      <w:r w:rsidRPr="00904242">
        <w:t xml:space="preserve"> para que pudessem avaliar o sistema</w:t>
      </w:r>
      <w:r w:rsidR="00404600">
        <w:t>.</w:t>
      </w:r>
    </w:p>
    <w:p w14:paraId="1CE78CFB" w14:textId="3BD4E09F" w:rsidR="008871D0" w:rsidRDefault="00E81F62" w:rsidP="005F602A">
      <w:pPr>
        <w:pStyle w:val="Ttulo3"/>
      </w:pPr>
      <w:bookmarkStart w:id="171" w:name="_Toc169372009"/>
      <w:r>
        <w:t>Diagrama de implantação</w:t>
      </w:r>
      <w:bookmarkEnd w:id="171"/>
    </w:p>
    <w:p w14:paraId="553699B4" w14:textId="7C371AE3" w:rsidR="00B2425C" w:rsidRPr="007300E3" w:rsidRDefault="00B2425C" w:rsidP="00B2425C">
      <w:pPr>
        <w:pStyle w:val="TF-TEXTO"/>
      </w:pPr>
      <w:r>
        <w:t>Nesta subseção é mostrado o diagrama de implantação (</w:t>
      </w:r>
      <w:r>
        <w:fldChar w:fldCharType="begin"/>
      </w:r>
      <w:r>
        <w:instrText xml:space="preserve"> REF  _Ref151406043 \h  \* MERGEFORMAT </w:instrText>
      </w:r>
      <w:r>
        <w:fldChar w:fldCharType="separate"/>
      </w:r>
      <w:r>
        <w:t xml:space="preserve">Figura </w:t>
      </w:r>
      <w:r>
        <w:fldChar w:fldCharType="end"/>
      </w:r>
      <w:r>
        <w:t xml:space="preserve">) do sistema. </w:t>
      </w:r>
      <w:r>
        <w:br/>
        <w:t xml:space="preserve">O nó </w:t>
      </w:r>
      <w:r w:rsidRPr="00AB6A99">
        <w:rPr>
          <w:rFonts w:ascii="Courier New" w:hAnsi="Courier New" w:cs="Courier New"/>
          <w:sz w:val="20"/>
        </w:rPr>
        <w:t>&lt;&lt;dispositivo&gt;&gt; Computador Autêntica Store</w:t>
      </w:r>
      <w:r>
        <w:t xml:space="preserve"> representa o dispositivo físico que hospeda o sistema da Autêntica Store. Dentro deste nó, encontra-se o </w:t>
      </w:r>
      <w:r w:rsidRPr="00AB6A99">
        <w:rPr>
          <w:rFonts w:ascii="Courier New" w:hAnsi="Courier New" w:cs="Courier New"/>
          <w:sz w:val="20"/>
        </w:rPr>
        <w:t>&lt;&lt;host&gt;&gt; Docker host</w:t>
      </w:r>
      <w:r>
        <w:t xml:space="preserve">, que gerencia os contêineres e volumes de dados necessários para o funcionamento do sistema. O nó </w:t>
      </w:r>
      <w:r w:rsidRPr="00F266B0">
        <w:rPr>
          <w:rFonts w:ascii="Courier New" w:hAnsi="Courier New" w:cs="Courier New"/>
          <w:sz w:val="20"/>
        </w:rPr>
        <w:t xml:space="preserve">&lt;&lt;serviço&gt;&gt; </w:t>
      </w:r>
      <w:proofErr w:type="spellStart"/>
      <w:r w:rsidRPr="00F266B0">
        <w:rPr>
          <w:rFonts w:ascii="Courier New" w:hAnsi="Courier New" w:cs="Courier New"/>
          <w:sz w:val="20"/>
        </w:rPr>
        <w:t>frontend_storage_container</w:t>
      </w:r>
      <w:proofErr w:type="spellEnd"/>
      <w:r>
        <w:t xml:space="preserve"> contém a imagem </w:t>
      </w:r>
      <w:r w:rsidRPr="00F266B0">
        <w:rPr>
          <w:rFonts w:ascii="Courier New" w:hAnsi="Courier New" w:cs="Courier New"/>
          <w:sz w:val="20"/>
        </w:rPr>
        <w:t>&lt;&lt;</w:t>
      </w:r>
      <w:proofErr w:type="spellStart"/>
      <w:r w:rsidRPr="00F266B0">
        <w:rPr>
          <w:rFonts w:ascii="Courier New" w:hAnsi="Courier New" w:cs="Courier New"/>
          <w:sz w:val="20"/>
        </w:rPr>
        <w:t>image</w:t>
      </w:r>
      <w:proofErr w:type="spellEnd"/>
      <w:r w:rsidRPr="00F266B0">
        <w:rPr>
          <w:rFonts w:ascii="Courier New" w:hAnsi="Courier New" w:cs="Courier New"/>
          <w:sz w:val="20"/>
        </w:rPr>
        <w:t xml:space="preserve">&gt;&gt; </w:t>
      </w:r>
      <w:proofErr w:type="spellStart"/>
      <w:r w:rsidRPr="00F266B0">
        <w:rPr>
          <w:rFonts w:ascii="Courier New" w:hAnsi="Courier New" w:cs="Courier New"/>
          <w:sz w:val="20"/>
        </w:rPr>
        <w:lastRenderedPageBreak/>
        <w:t>frontend_storage</w:t>
      </w:r>
      <w:proofErr w:type="spellEnd"/>
      <w:r>
        <w:t xml:space="preserve">, que é responsável pelo armazenamento e gerenciamento das funcionalidades de </w:t>
      </w:r>
      <w:proofErr w:type="spellStart"/>
      <w:r w:rsidRPr="00F266B0">
        <w:rPr>
          <w:i/>
          <w:iCs/>
        </w:rPr>
        <w:t>frontend</w:t>
      </w:r>
      <w:proofErr w:type="spellEnd"/>
      <w:r>
        <w:t xml:space="preserve"> do sistema. Este nó se comunica com o nó </w:t>
      </w:r>
      <w:r w:rsidRPr="00F266B0">
        <w:rPr>
          <w:rFonts w:ascii="Courier New" w:hAnsi="Courier New" w:cs="Courier New"/>
          <w:sz w:val="20"/>
        </w:rPr>
        <w:t>&lt;&lt;Navegador Web&gt;&gt; Site Autêntica Store</w:t>
      </w:r>
      <w:r>
        <w:t xml:space="preserve">, que representa a interface web acessível aos usuários, utilizando o </w:t>
      </w:r>
      <w:r w:rsidRPr="00F266B0">
        <w:rPr>
          <w:rFonts w:ascii="Courier New" w:hAnsi="Courier New" w:cs="Courier New"/>
          <w:sz w:val="20"/>
        </w:rPr>
        <w:t>protocolo HTTP</w:t>
      </w:r>
      <w:r>
        <w:t xml:space="preserve">. O nó </w:t>
      </w:r>
      <w:r w:rsidRPr="00F266B0">
        <w:rPr>
          <w:rFonts w:ascii="Courier New" w:hAnsi="Courier New" w:cs="Courier New"/>
          <w:sz w:val="20"/>
        </w:rPr>
        <w:t xml:space="preserve">&lt;&lt;serviço&gt;&gt; </w:t>
      </w:r>
      <w:proofErr w:type="spellStart"/>
      <w:r w:rsidRPr="00F266B0">
        <w:rPr>
          <w:rFonts w:ascii="Courier New" w:hAnsi="Courier New" w:cs="Courier New"/>
          <w:sz w:val="20"/>
        </w:rPr>
        <w:t>storage_backend_container</w:t>
      </w:r>
      <w:proofErr w:type="spellEnd"/>
      <w:r>
        <w:t xml:space="preserve"> hospeda a imagem </w:t>
      </w:r>
      <w:r w:rsidRPr="00F266B0">
        <w:rPr>
          <w:rFonts w:ascii="Courier New" w:hAnsi="Courier New" w:cs="Courier New"/>
          <w:sz w:val="20"/>
        </w:rPr>
        <w:t>&lt;&lt;</w:t>
      </w:r>
      <w:proofErr w:type="spellStart"/>
      <w:r w:rsidRPr="00F266B0">
        <w:rPr>
          <w:rFonts w:ascii="Courier New" w:hAnsi="Courier New" w:cs="Courier New"/>
          <w:sz w:val="20"/>
        </w:rPr>
        <w:t>image</w:t>
      </w:r>
      <w:proofErr w:type="spellEnd"/>
      <w:r w:rsidRPr="00F266B0">
        <w:rPr>
          <w:rFonts w:ascii="Courier New" w:hAnsi="Courier New" w:cs="Courier New"/>
          <w:sz w:val="20"/>
        </w:rPr>
        <w:t xml:space="preserve">&gt;&gt; </w:t>
      </w:r>
      <w:proofErr w:type="spellStart"/>
      <w:r w:rsidRPr="00F266B0">
        <w:rPr>
          <w:rFonts w:ascii="Courier New" w:hAnsi="Courier New" w:cs="Courier New"/>
          <w:sz w:val="20"/>
        </w:rPr>
        <w:t>Storage_backup</w:t>
      </w:r>
      <w:proofErr w:type="spellEnd"/>
      <w:r>
        <w:t xml:space="preserve">, que fornece o serviço de backup do banco de dados. O nó </w:t>
      </w:r>
      <w:r w:rsidRPr="00F266B0">
        <w:rPr>
          <w:rFonts w:ascii="Courier New" w:hAnsi="Courier New" w:cs="Courier New"/>
          <w:sz w:val="20"/>
        </w:rPr>
        <w:t xml:space="preserve">&lt;&lt;serviço&gt;&gt; </w:t>
      </w:r>
      <w:proofErr w:type="spellStart"/>
      <w:r w:rsidRPr="00F266B0">
        <w:rPr>
          <w:rFonts w:ascii="Courier New" w:hAnsi="Courier New" w:cs="Courier New"/>
          <w:sz w:val="20"/>
        </w:rPr>
        <w:t>mongodb</w:t>
      </w:r>
      <w:proofErr w:type="spellEnd"/>
      <w:r>
        <w:t xml:space="preserve"> executa a imagem </w:t>
      </w:r>
      <w:r w:rsidRPr="00F266B0">
        <w:rPr>
          <w:rFonts w:ascii="Courier New" w:hAnsi="Courier New" w:cs="Courier New"/>
          <w:sz w:val="20"/>
        </w:rPr>
        <w:t>&lt;&lt;</w:t>
      </w:r>
      <w:proofErr w:type="spellStart"/>
      <w:r w:rsidRPr="00F266B0">
        <w:rPr>
          <w:rFonts w:ascii="Courier New" w:hAnsi="Courier New" w:cs="Courier New"/>
          <w:sz w:val="20"/>
        </w:rPr>
        <w:t>image</w:t>
      </w:r>
      <w:proofErr w:type="spellEnd"/>
      <w:r w:rsidRPr="00F266B0">
        <w:rPr>
          <w:rFonts w:ascii="Courier New" w:hAnsi="Courier New" w:cs="Courier New"/>
          <w:sz w:val="20"/>
        </w:rPr>
        <w:t>&gt;&gt; mongo:6.0</w:t>
      </w:r>
      <w:r>
        <w:t xml:space="preserve">, que representa o banco de dados </w:t>
      </w:r>
      <w:proofErr w:type="spellStart"/>
      <w:r>
        <w:t>MongoDB</w:t>
      </w:r>
      <w:proofErr w:type="spellEnd"/>
      <w:r>
        <w:t xml:space="preserve"> utilizado para a persistência e gerenciamento de dados. Esse nó está diretamente ligado ao </w:t>
      </w:r>
      <w:r w:rsidRPr="00F266B0">
        <w:rPr>
          <w:rFonts w:ascii="Courier New" w:hAnsi="Courier New" w:cs="Courier New"/>
          <w:sz w:val="20"/>
        </w:rPr>
        <w:t xml:space="preserve">&lt;&lt;volume&gt;&gt; </w:t>
      </w:r>
      <w:r w:rsidRPr="00F266B0">
        <w:rPr>
          <w:rStyle w:val="CdigoHTML"/>
        </w:rPr>
        <w:t>%USERPROFILE%\</w:t>
      </w:r>
      <w:proofErr w:type="spellStart"/>
      <w:r w:rsidRPr="00F266B0">
        <w:rPr>
          <w:rStyle w:val="CdigoHTML"/>
        </w:rPr>
        <w:t>Documents</w:t>
      </w:r>
      <w:proofErr w:type="spellEnd"/>
      <w:r w:rsidRPr="00F266B0">
        <w:rPr>
          <w:rStyle w:val="CdigoHTML"/>
        </w:rPr>
        <w:t>\data\</w:t>
      </w:r>
      <w:proofErr w:type="spellStart"/>
      <w:r w:rsidRPr="00F266B0">
        <w:rPr>
          <w:rStyle w:val="CdigoHTML"/>
        </w:rPr>
        <w:t>db</w:t>
      </w:r>
      <w:proofErr w:type="spellEnd"/>
      <w:r>
        <w:t xml:space="preserve">, o qual proporciona armazenamento persistente para os dados do </w:t>
      </w:r>
      <w:proofErr w:type="spellStart"/>
      <w:r>
        <w:t>MongoDB</w:t>
      </w:r>
      <w:proofErr w:type="spellEnd"/>
      <w:r>
        <w:t>.</w:t>
      </w:r>
      <w:r w:rsidRPr="00F266B0">
        <w:t xml:space="preserve"> </w:t>
      </w:r>
      <w:r>
        <w:t xml:space="preserve">Por fim o nó </w:t>
      </w:r>
      <w:r w:rsidRPr="00F777C3">
        <w:rPr>
          <w:rFonts w:ascii="Courier New" w:hAnsi="Courier New" w:cs="Courier New"/>
          <w:sz w:val="20"/>
        </w:rPr>
        <w:t xml:space="preserve">&lt;&lt;dispositivo&gt;&gt; </w:t>
      </w:r>
      <w:proofErr w:type="spellStart"/>
      <w:r w:rsidRPr="00F777C3">
        <w:rPr>
          <w:rFonts w:ascii="Courier New" w:hAnsi="Courier New" w:cs="Courier New"/>
          <w:sz w:val="20"/>
        </w:rPr>
        <w:t>Application</w:t>
      </w:r>
      <w:proofErr w:type="spellEnd"/>
      <w:r w:rsidRPr="00F777C3">
        <w:rPr>
          <w:rFonts w:ascii="Courier New" w:hAnsi="Courier New" w:cs="Courier New"/>
          <w:sz w:val="20"/>
        </w:rPr>
        <w:t xml:space="preserve"> </w:t>
      </w:r>
      <w:proofErr w:type="spellStart"/>
      <w:r w:rsidRPr="00F777C3">
        <w:rPr>
          <w:rFonts w:ascii="Courier New" w:hAnsi="Courier New" w:cs="Courier New"/>
          <w:sz w:val="20"/>
        </w:rPr>
        <w:t>Programming</w:t>
      </w:r>
      <w:proofErr w:type="spellEnd"/>
      <w:r w:rsidRPr="00F777C3">
        <w:rPr>
          <w:rFonts w:ascii="Courier New" w:hAnsi="Courier New" w:cs="Courier New"/>
          <w:sz w:val="20"/>
        </w:rPr>
        <w:t xml:space="preserve"> Interface (API)</w:t>
      </w:r>
      <w:r>
        <w:t xml:space="preserve"> fornece as informações para a execução do sistema com interação com o nó </w:t>
      </w:r>
      <w:r w:rsidRPr="00F266B0">
        <w:rPr>
          <w:rFonts w:ascii="Courier New" w:hAnsi="Courier New" w:cs="Courier New"/>
          <w:sz w:val="20"/>
        </w:rPr>
        <w:t xml:space="preserve">&lt;&lt;serviço&gt;&gt; </w:t>
      </w:r>
      <w:proofErr w:type="spellStart"/>
      <w:r w:rsidRPr="00F266B0">
        <w:rPr>
          <w:rFonts w:ascii="Courier New" w:hAnsi="Courier New" w:cs="Courier New"/>
          <w:sz w:val="20"/>
        </w:rPr>
        <w:t>frontend_storage_container</w:t>
      </w:r>
      <w:proofErr w:type="spellEnd"/>
      <w:r>
        <w:t xml:space="preserve"> através do </w:t>
      </w:r>
      <w:r w:rsidRPr="00F777C3">
        <w:rPr>
          <w:rFonts w:ascii="Courier New" w:hAnsi="Courier New" w:cs="Courier New"/>
          <w:sz w:val="20"/>
        </w:rPr>
        <w:t>&lt;&lt;protocolo&gt;&gt; HTTP</w:t>
      </w:r>
      <w:r>
        <w:t xml:space="preserve">, enquanto a comunicação com o nó </w:t>
      </w:r>
      <w:r w:rsidRPr="00F266B0">
        <w:rPr>
          <w:rFonts w:ascii="Courier New" w:hAnsi="Courier New" w:cs="Courier New"/>
          <w:sz w:val="20"/>
        </w:rPr>
        <w:t xml:space="preserve">&lt;&lt;serviço&gt;&gt; </w:t>
      </w:r>
      <w:proofErr w:type="spellStart"/>
      <w:r w:rsidRPr="00F266B0">
        <w:rPr>
          <w:rFonts w:ascii="Courier New" w:hAnsi="Courier New" w:cs="Courier New"/>
          <w:sz w:val="20"/>
        </w:rPr>
        <w:t>mongodb</w:t>
      </w:r>
      <w:proofErr w:type="spellEnd"/>
      <w:r>
        <w:t xml:space="preserve"> é realizada via </w:t>
      </w:r>
      <w:r w:rsidRPr="00F777C3">
        <w:rPr>
          <w:rFonts w:ascii="Courier New" w:hAnsi="Courier New" w:cs="Courier New"/>
          <w:sz w:val="20"/>
        </w:rPr>
        <w:t>&lt;&lt;protocolo&gt;&gt;</w:t>
      </w:r>
      <w:r>
        <w:rPr>
          <w:rFonts w:ascii="Courier New" w:hAnsi="Courier New" w:cs="Courier New"/>
          <w:sz w:val="20"/>
        </w:rPr>
        <w:t xml:space="preserve"> </w:t>
      </w:r>
      <w:r w:rsidRPr="00F777C3">
        <w:rPr>
          <w:rFonts w:ascii="Courier New" w:hAnsi="Courier New" w:cs="Courier New"/>
          <w:sz w:val="20"/>
        </w:rPr>
        <w:t>TCP/IP</w:t>
      </w:r>
      <w:r>
        <w:t xml:space="preserve"> para acesso e manipulação eficiente e segura dos dados armazenados.</w:t>
      </w:r>
    </w:p>
    <w:p w14:paraId="2AB3648F" w14:textId="6672D5EA" w:rsidR="00B2425C" w:rsidRDefault="00B2425C" w:rsidP="00B2425C">
      <w:pPr>
        <w:pStyle w:val="TF-LEGENDA"/>
      </w:pPr>
      <w:bookmarkStart w:id="172" w:name="_Ref151406504"/>
      <w:bookmarkStart w:id="173" w:name="_Toc169379567"/>
      <w:r>
        <w:t xml:space="preserve">Figura </w:t>
      </w:r>
      <w:r w:rsidR="00961423">
        <w:t>13</w:t>
      </w:r>
      <w:fldSimple w:instr=" SEQ Figura \* ARABIC "/>
      <w:bookmarkEnd w:id="172"/>
      <w:r>
        <w:t xml:space="preserve"> </w:t>
      </w:r>
      <w:r w:rsidRPr="001A1CC8">
        <w:t>– Diagrama de implantação</w:t>
      </w:r>
      <w:bookmarkEnd w:id="173"/>
    </w:p>
    <w:p w14:paraId="3F259771" w14:textId="77777777" w:rsidR="00B2425C" w:rsidRDefault="00B2425C" w:rsidP="00B2425C">
      <w:pPr>
        <w:pStyle w:val="TF-FIGURA"/>
        <w:rPr>
          <w:lang w:val="en-US"/>
        </w:rPr>
      </w:pPr>
      <w:r>
        <w:rPr>
          <w:noProof/>
        </w:rPr>
        <w:drawing>
          <wp:inline distT="0" distB="0" distL="0" distR="0" wp14:anchorId="602202D1" wp14:editId="75AA1820">
            <wp:extent cx="5760720" cy="3609975"/>
            <wp:effectExtent l="0" t="0" r="0" b="9525"/>
            <wp:docPr id="190457195"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7195" name="Imagem 2" descr="Diagrama&#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609975"/>
                    </a:xfrm>
                    <a:prstGeom prst="rect">
                      <a:avLst/>
                    </a:prstGeom>
                    <a:noFill/>
                    <a:ln>
                      <a:noFill/>
                    </a:ln>
                  </pic:spPr>
                </pic:pic>
              </a:graphicData>
            </a:graphic>
          </wp:inline>
        </w:drawing>
      </w:r>
    </w:p>
    <w:p w14:paraId="3AA7DF84" w14:textId="2B03C572" w:rsidR="00B2425C" w:rsidRPr="00B2425C" w:rsidRDefault="00B2425C" w:rsidP="00B2425C">
      <w:pPr>
        <w:pStyle w:val="TF-FONTE"/>
      </w:pPr>
      <w:r>
        <w:t>Fonte: elaborada pelos autores (2024).</w:t>
      </w:r>
    </w:p>
    <w:p w14:paraId="24FD87A6" w14:textId="4C9CA776" w:rsidR="00DB21DA" w:rsidRDefault="00DB21DA" w:rsidP="005F602A">
      <w:pPr>
        <w:pStyle w:val="Ttulo3"/>
      </w:pPr>
      <w:bookmarkStart w:id="174" w:name="_Toc169372010"/>
      <w:r>
        <w:t>Codificações</w:t>
      </w:r>
      <w:bookmarkEnd w:id="174"/>
    </w:p>
    <w:p w14:paraId="310871A9" w14:textId="61539100" w:rsidR="00BF5B13" w:rsidRDefault="00BF5B13" w:rsidP="00026109">
      <w:pPr>
        <w:pStyle w:val="NormalWeb"/>
        <w:spacing w:line="360" w:lineRule="auto"/>
        <w:jc w:val="both"/>
      </w:pPr>
      <w:r>
        <w:tab/>
        <w:t xml:space="preserve">Esta subseção traz algumas codificações do </w:t>
      </w:r>
      <w:proofErr w:type="spellStart"/>
      <w:r>
        <w:t>backend</w:t>
      </w:r>
      <w:proofErr w:type="spellEnd"/>
      <w:r>
        <w:t xml:space="preserve"> e </w:t>
      </w:r>
      <w:proofErr w:type="spellStart"/>
      <w:r>
        <w:t>frontend</w:t>
      </w:r>
      <w:proofErr w:type="spellEnd"/>
      <w:r>
        <w:t xml:space="preserve"> para ilustrar as funcionalidades do sistema em forma de código. O primeiro trecho de código selecionado </w:t>
      </w:r>
      <w:r>
        <w:lastRenderedPageBreak/>
        <w:t>(</w:t>
      </w:r>
      <w:r>
        <w:fldChar w:fldCharType="begin"/>
      </w:r>
      <w:r>
        <w:instrText xml:space="preserve"> REF _Ref151406602 \h </w:instrText>
      </w:r>
      <w:r w:rsidR="00026109">
        <w:instrText xml:space="preserve"> \* MERGEFORMAT </w:instrText>
      </w:r>
      <w:r>
        <w:fldChar w:fldCharType="separate"/>
      </w:r>
      <w:r>
        <w:t xml:space="preserve">Quadro </w:t>
      </w:r>
      <w:r>
        <w:rPr>
          <w:noProof/>
        </w:rPr>
        <w:t>5</w:t>
      </w:r>
      <w:r>
        <w:fldChar w:fldCharType="end"/>
      </w:r>
      <w:r>
        <w:t xml:space="preserve">) </w:t>
      </w:r>
      <w:proofErr w:type="spellStart"/>
      <w:r>
        <w:t>trás</w:t>
      </w:r>
      <w:proofErr w:type="spellEnd"/>
      <w:r>
        <w:t xml:space="preserve"> a função de </w:t>
      </w:r>
      <w:proofErr w:type="spellStart"/>
      <w:r w:rsidRPr="005C47CC">
        <w:rPr>
          <w:rFonts w:ascii="Courier New" w:hAnsi="Courier New" w:cs="Courier New"/>
          <w:sz w:val="20"/>
          <w:szCs w:val="20"/>
        </w:rPr>
        <w:t>create_user</w:t>
      </w:r>
      <w:proofErr w:type="spellEnd"/>
      <w:r>
        <w:t xml:space="preserve"> na classe </w:t>
      </w:r>
      <w:proofErr w:type="spellStart"/>
      <w:r w:rsidRPr="008E757B">
        <w:rPr>
          <w:rFonts w:ascii="Courier New" w:hAnsi="Courier New" w:cs="Courier New"/>
          <w:sz w:val="20"/>
          <w:szCs w:val="20"/>
        </w:rPr>
        <w:t>UsersService</w:t>
      </w:r>
      <w:proofErr w:type="spellEnd"/>
      <w:r>
        <w:t xml:space="preserve"> que está camada de serviço, garantindo a consistência e a manipulação segura das informações de autenticação. A função </w:t>
      </w:r>
      <w:proofErr w:type="spellStart"/>
      <w:r>
        <w:rPr>
          <w:rStyle w:val="CdigoHTML"/>
        </w:rPr>
        <w:t>create_user</w:t>
      </w:r>
      <w:proofErr w:type="spellEnd"/>
      <w:r>
        <w:t xml:space="preserve"> recebe os parâmetros </w:t>
      </w:r>
      <w:proofErr w:type="spellStart"/>
      <w:r>
        <w:rPr>
          <w:rStyle w:val="CdigoHTML"/>
        </w:rPr>
        <w:t>username</w:t>
      </w:r>
      <w:proofErr w:type="spellEnd"/>
      <w:r>
        <w:t xml:space="preserve">, </w:t>
      </w:r>
      <w:proofErr w:type="spellStart"/>
      <w:r>
        <w:rPr>
          <w:rStyle w:val="CdigoHTML"/>
        </w:rPr>
        <w:t>password</w:t>
      </w:r>
      <w:proofErr w:type="spellEnd"/>
      <w:r>
        <w:t xml:space="preserve">, </w:t>
      </w:r>
      <w:proofErr w:type="spellStart"/>
      <w:r>
        <w:rPr>
          <w:rStyle w:val="CdigoHTML"/>
        </w:rPr>
        <w:t>name</w:t>
      </w:r>
      <w:proofErr w:type="spellEnd"/>
      <w:r>
        <w:t xml:space="preserve"> e </w:t>
      </w:r>
      <w:proofErr w:type="spellStart"/>
      <w:r>
        <w:rPr>
          <w:rStyle w:val="CdigoHTML"/>
        </w:rPr>
        <w:t>permissions</w:t>
      </w:r>
      <w:proofErr w:type="spellEnd"/>
      <w:r>
        <w:t>.</w:t>
      </w:r>
      <w:r w:rsidRPr="005C47CC">
        <w:t xml:space="preserve"> </w:t>
      </w:r>
      <w:r>
        <w:t xml:space="preserve">Primeiramente, o método verifica se já existe um usuário com o mesmo nome de usuário fornecido (linha 03). Caso o usuário já exista, uma exceção do tipo </w:t>
      </w:r>
      <w:proofErr w:type="spellStart"/>
      <w:r>
        <w:rPr>
          <w:rStyle w:val="CdigoHTML"/>
        </w:rPr>
        <w:t>ConflictException</w:t>
      </w:r>
      <w:proofErr w:type="spellEnd"/>
      <w:r>
        <w:t xml:space="preserve"> é lançada (linha 04). Se o usuário já existir, mas estiver marcado como excluído, suas informações são atualizadas: a senha é definida a partir do valor seguro de </w:t>
      </w:r>
      <w:proofErr w:type="spellStart"/>
      <w:r>
        <w:rPr>
          <w:rStyle w:val="CdigoHTML"/>
        </w:rPr>
        <w:t>password</w:t>
      </w:r>
      <w:proofErr w:type="spellEnd"/>
      <w:r>
        <w:t xml:space="preserve"> (linha 07), o nome no estilo de título (linha 08) ou seja, salvo com as primeiras letras em maiúsculo, e as permissões são aplicadas (linha 09). Em seguida, o status do usuário é alterado para ativo e suas informações são salvas de forma segura (linha 10). Se o usuário não existir, um novo objeto </w:t>
      </w:r>
      <w:proofErr w:type="spellStart"/>
      <w:r>
        <w:rPr>
          <w:rStyle w:val="CdigoHTML"/>
        </w:rPr>
        <w:t>User</w:t>
      </w:r>
      <w:proofErr w:type="spellEnd"/>
      <w:r>
        <w:t xml:space="preserve"> é criado (linha 13), com os valores de </w:t>
      </w:r>
      <w:proofErr w:type="spellStart"/>
      <w:r>
        <w:rPr>
          <w:rStyle w:val="CdigoHTML"/>
        </w:rPr>
        <w:t>username</w:t>
      </w:r>
      <w:proofErr w:type="spellEnd"/>
      <w:r>
        <w:t xml:space="preserve">, </w:t>
      </w:r>
      <w:proofErr w:type="spellStart"/>
      <w:r>
        <w:rPr>
          <w:rStyle w:val="CdigoHTML"/>
        </w:rPr>
        <w:t>password</w:t>
      </w:r>
      <w:proofErr w:type="spellEnd"/>
      <w:r>
        <w:t xml:space="preserve">, </w:t>
      </w:r>
      <w:proofErr w:type="spellStart"/>
      <w:r>
        <w:rPr>
          <w:rStyle w:val="CdigoHTML"/>
        </w:rPr>
        <w:t>name</w:t>
      </w:r>
      <w:proofErr w:type="spellEnd"/>
      <w:r>
        <w:t xml:space="preserve"> e </w:t>
      </w:r>
      <w:proofErr w:type="spellStart"/>
      <w:r>
        <w:rPr>
          <w:rStyle w:val="CdigoHTML"/>
        </w:rPr>
        <w:t>permissions</w:t>
      </w:r>
      <w:proofErr w:type="spellEnd"/>
      <w:r>
        <w:t xml:space="preserve"> sendo atribuídos aos campos correspondentes. A senha fornecida é recuperada através do método </w:t>
      </w:r>
      <w:proofErr w:type="spellStart"/>
      <w:r>
        <w:rPr>
          <w:rStyle w:val="CdigoHTML"/>
        </w:rPr>
        <w:t>get_secret_value</w:t>
      </w:r>
      <w:proofErr w:type="spellEnd"/>
      <w:r>
        <w:t xml:space="preserve"> (linha 15) para garantir que os dados de autenticação sejam tratados de forma segura. O nome do usuário é formatado no estilo de título (linha 16), e as permissões são aplicadas (linha 17).</w:t>
      </w:r>
    </w:p>
    <w:p w14:paraId="2BFD38A9" w14:textId="77777777" w:rsidR="00BF5B13" w:rsidRDefault="00BF5B13" w:rsidP="00BF5B13">
      <w:pPr>
        <w:pStyle w:val="TF-LEGENDA"/>
      </w:pPr>
      <w:bookmarkStart w:id="175" w:name="_Ref151406602"/>
      <w:bookmarkStart w:id="176" w:name="_Toc169377014"/>
      <w:r>
        <w:t xml:space="preserve">Quadro </w:t>
      </w:r>
      <w:fldSimple w:instr=" SEQ Quadro \* ARABIC ">
        <w:r>
          <w:rPr>
            <w:noProof/>
          </w:rPr>
          <w:t>5</w:t>
        </w:r>
      </w:fldSimple>
      <w:bookmarkEnd w:id="175"/>
      <w:r>
        <w:t xml:space="preserve"> </w:t>
      </w:r>
      <w:r w:rsidRPr="00EF3D3D">
        <w:t xml:space="preserve">– </w:t>
      </w:r>
      <w:r>
        <w:t xml:space="preserve">Trecho de código de registro de usuário no </w:t>
      </w:r>
      <w:proofErr w:type="spellStart"/>
      <w:r w:rsidRPr="0090014B">
        <w:rPr>
          <w:i/>
          <w:iCs/>
        </w:rPr>
        <w:t>backend</w:t>
      </w:r>
      <w:bookmarkEnd w:id="176"/>
      <w:proofErr w:type="spell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7"/>
        <w:gridCol w:w="8605"/>
      </w:tblGrid>
      <w:tr w:rsidR="00BF5B13" w:rsidRPr="00035688" w14:paraId="11CFAA84" w14:textId="77777777">
        <w:tc>
          <w:tcPr>
            <w:tcW w:w="457" w:type="dxa"/>
            <w:tcBorders>
              <w:bottom w:val="single" w:sz="4" w:space="0" w:color="FFFFFF"/>
              <w:right w:val="single" w:sz="4" w:space="0" w:color="FFFFFF"/>
            </w:tcBorders>
            <w:shd w:val="clear" w:color="auto" w:fill="auto"/>
          </w:tcPr>
          <w:p w14:paraId="2C738430" w14:textId="77777777" w:rsidR="00BF5B13" w:rsidRDefault="00BF5B13">
            <w:pPr>
              <w:pStyle w:val="TF-CDIGO-FONTE"/>
            </w:pPr>
            <w:r>
              <w:t>01</w:t>
            </w:r>
          </w:p>
        </w:tc>
        <w:tc>
          <w:tcPr>
            <w:tcW w:w="8605" w:type="dxa"/>
            <w:tcBorders>
              <w:left w:val="single" w:sz="4" w:space="0" w:color="FFFFFF"/>
              <w:bottom w:val="single" w:sz="4" w:space="0" w:color="FFFFFF"/>
            </w:tcBorders>
            <w:shd w:val="clear" w:color="auto" w:fill="auto"/>
          </w:tcPr>
          <w:p w14:paraId="66A2E247" w14:textId="77777777" w:rsidR="00BF5B13" w:rsidRDefault="00BF5B13">
            <w:pPr>
              <w:pStyle w:val="TF-CDIGO-FONTE"/>
              <w:rPr>
                <w:noProof/>
              </w:rPr>
            </w:pPr>
            <w:r w:rsidRPr="00D56691">
              <w:t xml:space="preserve">def </w:t>
            </w:r>
            <w:proofErr w:type="spellStart"/>
            <w:r w:rsidRPr="00D56691">
              <w:t>create_</w:t>
            </w:r>
            <w:proofErr w:type="gramStart"/>
            <w:r w:rsidRPr="00D56691">
              <w:t>user</w:t>
            </w:r>
            <w:proofErr w:type="spellEnd"/>
            <w:r w:rsidRPr="00D56691">
              <w:t>(</w:t>
            </w:r>
            <w:proofErr w:type="gramEnd"/>
            <w:r w:rsidRPr="00D56691">
              <w:t>username, password, name, permissions):</w:t>
            </w:r>
          </w:p>
        </w:tc>
      </w:tr>
      <w:tr w:rsidR="00BF5B13" w:rsidRPr="0090014B" w14:paraId="2F56B4DD" w14:textId="77777777">
        <w:tc>
          <w:tcPr>
            <w:tcW w:w="457" w:type="dxa"/>
            <w:tcBorders>
              <w:top w:val="single" w:sz="4" w:space="0" w:color="FFFFFF"/>
              <w:bottom w:val="single" w:sz="4" w:space="0" w:color="FFFFFF"/>
              <w:right w:val="single" w:sz="4" w:space="0" w:color="FFFFFF"/>
            </w:tcBorders>
            <w:shd w:val="clear" w:color="auto" w:fill="auto"/>
          </w:tcPr>
          <w:p w14:paraId="66CD52EE" w14:textId="77777777" w:rsidR="00BF5B13" w:rsidRDefault="00BF5B13">
            <w:pPr>
              <w:pStyle w:val="TF-CDIGO-FONTE"/>
            </w:pPr>
            <w:r>
              <w:t>02</w:t>
            </w:r>
          </w:p>
        </w:tc>
        <w:tc>
          <w:tcPr>
            <w:tcW w:w="8605" w:type="dxa"/>
            <w:tcBorders>
              <w:top w:val="single" w:sz="4" w:space="0" w:color="FFFFFF"/>
              <w:left w:val="single" w:sz="4" w:space="0" w:color="FFFFFF"/>
              <w:bottom w:val="single" w:sz="4" w:space="0" w:color="FFFFFF"/>
            </w:tcBorders>
            <w:shd w:val="clear" w:color="auto" w:fill="auto"/>
          </w:tcPr>
          <w:p w14:paraId="6DF37184" w14:textId="77777777" w:rsidR="00BF5B13" w:rsidRDefault="00BF5B13">
            <w:pPr>
              <w:pStyle w:val="TF-CDIGO-FONTE"/>
              <w:rPr>
                <w:noProof/>
              </w:rPr>
            </w:pPr>
            <w:r w:rsidRPr="00D56691">
              <w:t xml:space="preserve">    user = User(</w:t>
            </w:r>
            <w:proofErr w:type="gramStart"/>
            <w:r w:rsidRPr="00D56691">
              <w:t>).</w:t>
            </w:r>
            <w:proofErr w:type="spellStart"/>
            <w:r w:rsidRPr="00D56691">
              <w:t>get</w:t>
            </w:r>
            <w:proofErr w:type="gramEnd"/>
            <w:r w:rsidRPr="00D56691">
              <w:t>_user_by_username</w:t>
            </w:r>
            <w:proofErr w:type="spellEnd"/>
            <w:r w:rsidRPr="00D56691">
              <w:t>(username)</w:t>
            </w:r>
          </w:p>
        </w:tc>
      </w:tr>
      <w:tr w:rsidR="00BF5B13" w14:paraId="1BE39DFE" w14:textId="77777777">
        <w:tc>
          <w:tcPr>
            <w:tcW w:w="457" w:type="dxa"/>
            <w:tcBorders>
              <w:top w:val="single" w:sz="4" w:space="0" w:color="FFFFFF"/>
              <w:bottom w:val="single" w:sz="4" w:space="0" w:color="FFFFFF"/>
              <w:right w:val="single" w:sz="4" w:space="0" w:color="FFFFFF"/>
            </w:tcBorders>
            <w:shd w:val="clear" w:color="auto" w:fill="auto"/>
          </w:tcPr>
          <w:p w14:paraId="2C6548F2" w14:textId="77777777" w:rsidR="00BF5B13" w:rsidRDefault="00BF5B13">
            <w:pPr>
              <w:pStyle w:val="TF-CDIGO-FONTE"/>
            </w:pPr>
            <w:r>
              <w:t>03</w:t>
            </w:r>
          </w:p>
        </w:tc>
        <w:tc>
          <w:tcPr>
            <w:tcW w:w="8605" w:type="dxa"/>
            <w:tcBorders>
              <w:top w:val="single" w:sz="4" w:space="0" w:color="FFFFFF"/>
              <w:left w:val="single" w:sz="4" w:space="0" w:color="FFFFFF"/>
              <w:bottom w:val="single" w:sz="4" w:space="0" w:color="FFFFFF"/>
            </w:tcBorders>
            <w:shd w:val="clear" w:color="auto" w:fill="auto"/>
          </w:tcPr>
          <w:p w14:paraId="44AC2A68" w14:textId="77777777" w:rsidR="00BF5B13" w:rsidRDefault="00BF5B13">
            <w:pPr>
              <w:pStyle w:val="TF-CDIGO-FONTE"/>
              <w:rPr>
                <w:noProof/>
              </w:rPr>
            </w:pPr>
            <w:r w:rsidRPr="00D56691">
              <w:t xml:space="preserve">    if user:</w:t>
            </w:r>
          </w:p>
        </w:tc>
      </w:tr>
      <w:tr w:rsidR="00BF5B13" w14:paraId="3E56D695" w14:textId="77777777">
        <w:tc>
          <w:tcPr>
            <w:tcW w:w="457" w:type="dxa"/>
            <w:tcBorders>
              <w:top w:val="single" w:sz="4" w:space="0" w:color="FFFFFF"/>
              <w:bottom w:val="single" w:sz="4" w:space="0" w:color="FFFFFF"/>
              <w:right w:val="single" w:sz="4" w:space="0" w:color="FFFFFF"/>
            </w:tcBorders>
            <w:shd w:val="clear" w:color="auto" w:fill="auto"/>
          </w:tcPr>
          <w:p w14:paraId="0630D452" w14:textId="77777777" w:rsidR="00BF5B13" w:rsidRDefault="00BF5B13">
            <w:pPr>
              <w:pStyle w:val="TF-CDIGO-FONTE"/>
            </w:pPr>
            <w:r>
              <w:t>04</w:t>
            </w:r>
          </w:p>
        </w:tc>
        <w:tc>
          <w:tcPr>
            <w:tcW w:w="8605" w:type="dxa"/>
            <w:tcBorders>
              <w:top w:val="single" w:sz="4" w:space="0" w:color="FFFFFF"/>
              <w:left w:val="single" w:sz="4" w:space="0" w:color="FFFFFF"/>
              <w:bottom w:val="single" w:sz="4" w:space="0" w:color="FFFFFF"/>
            </w:tcBorders>
            <w:shd w:val="clear" w:color="auto" w:fill="auto"/>
          </w:tcPr>
          <w:p w14:paraId="1A4E065D" w14:textId="77777777" w:rsidR="00BF5B13" w:rsidRDefault="00BF5B13">
            <w:pPr>
              <w:pStyle w:val="TF-CDIGO-FONTE"/>
              <w:rPr>
                <w:noProof/>
                <w:lang w:val="pt-BR"/>
              </w:rPr>
            </w:pPr>
            <w:r w:rsidRPr="00AB385B">
              <w:rPr>
                <w:lang w:val="pt-BR"/>
              </w:rPr>
              <w:t xml:space="preserve">        </w:t>
            </w:r>
            <w:proofErr w:type="spellStart"/>
            <w:r w:rsidRPr="00AB385B">
              <w:rPr>
                <w:lang w:val="pt-BR"/>
              </w:rPr>
              <w:t>raise</w:t>
            </w:r>
            <w:proofErr w:type="spellEnd"/>
            <w:r w:rsidRPr="00AB385B">
              <w:rPr>
                <w:lang w:val="pt-BR"/>
              </w:rPr>
              <w:t xml:space="preserve"> </w:t>
            </w:r>
            <w:proofErr w:type="spellStart"/>
            <w:proofErr w:type="gramStart"/>
            <w:r w:rsidRPr="00AB385B">
              <w:rPr>
                <w:lang w:val="pt-BR"/>
              </w:rPr>
              <w:t>ConflictException</w:t>
            </w:r>
            <w:proofErr w:type="spellEnd"/>
            <w:r w:rsidRPr="00AB385B">
              <w:rPr>
                <w:lang w:val="pt-BR"/>
              </w:rPr>
              <w:t>(</w:t>
            </w:r>
            <w:proofErr w:type="gramEnd"/>
            <w:r w:rsidRPr="00AB385B">
              <w:rPr>
                <w:lang w:val="pt-BR"/>
              </w:rPr>
              <w:t>"Usuário já existe.")</w:t>
            </w:r>
          </w:p>
        </w:tc>
      </w:tr>
      <w:tr w:rsidR="00BF5B13" w:rsidRPr="0090014B" w14:paraId="69BEE84E" w14:textId="77777777">
        <w:tc>
          <w:tcPr>
            <w:tcW w:w="457" w:type="dxa"/>
            <w:tcBorders>
              <w:top w:val="single" w:sz="4" w:space="0" w:color="FFFFFF"/>
              <w:bottom w:val="single" w:sz="4" w:space="0" w:color="FFFFFF"/>
              <w:right w:val="single" w:sz="4" w:space="0" w:color="FFFFFF"/>
            </w:tcBorders>
            <w:shd w:val="clear" w:color="auto" w:fill="auto"/>
          </w:tcPr>
          <w:p w14:paraId="2472DFD5" w14:textId="77777777" w:rsidR="00BF5B13" w:rsidRDefault="00BF5B13">
            <w:pPr>
              <w:pStyle w:val="TF-CDIGO-FONTE"/>
            </w:pPr>
            <w:r>
              <w:t>05</w:t>
            </w:r>
          </w:p>
        </w:tc>
        <w:tc>
          <w:tcPr>
            <w:tcW w:w="8605" w:type="dxa"/>
            <w:tcBorders>
              <w:top w:val="single" w:sz="4" w:space="0" w:color="FFFFFF"/>
              <w:left w:val="single" w:sz="4" w:space="0" w:color="FFFFFF"/>
              <w:bottom w:val="single" w:sz="4" w:space="0" w:color="FFFFFF"/>
            </w:tcBorders>
            <w:shd w:val="clear" w:color="auto" w:fill="auto"/>
          </w:tcPr>
          <w:p w14:paraId="6601AFB7" w14:textId="77777777" w:rsidR="00BF5B13" w:rsidRDefault="00BF5B13">
            <w:pPr>
              <w:pStyle w:val="TF-CDIGO-FONTE"/>
              <w:rPr>
                <w:noProof/>
              </w:rPr>
            </w:pPr>
            <w:r w:rsidRPr="00D56691">
              <w:t xml:space="preserve">    </w:t>
            </w:r>
            <w:proofErr w:type="spellStart"/>
            <w:r w:rsidRPr="00D56691">
              <w:t>deleted_user</w:t>
            </w:r>
            <w:proofErr w:type="spellEnd"/>
            <w:r w:rsidRPr="00D56691">
              <w:t xml:space="preserve"> = </w:t>
            </w:r>
            <w:proofErr w:type="gramStart"/>
            <w:r w:rsidRPr="00D56691">
              <w:t>User(</w:t>
            </w:r>
            <w:proofErr w:type="gramEnd"/>
            <w:r w:rsidRPr="00D56691">
              <w:t>).</w:t>
            </w:r>
            <w:proofErr w:type="spellStart"/>
            <w:r w:rsidRPr="00D56691">
              <w:t>get_user_by_username</w:t>
            </w:r>
            <w:proofErr w:type="spellEnd"/>
            <w:r w:rsidRPr="00D56691">
              <w:t>(username, DELETED)</w:t>
            </w:r>
          </w:p>
        </w:tc>
      </w:tr>
      <w:tr w:rsidR="00BF5B13" w14:paraId="0AE432C2" w14:textId="77777777">
        <w:tc>
          <w:tcPr>
            <w:tcW w:w="457" w:type="dxa"/>
            <w:tcBorders>
              <w:top w:val="single" w:sz="4" w:space="0" w:color="FFFFFF"/>
              <w:bottom w:val="single" w:sz="4" w:space="0" w:color="FFFFFF"/>
              <w:right w:val="single" w:sz="4" w:space="0" w:color="FFFFFF"/>
            </w:tcBorders>
            <w:shd w:val="clear" w:color="auto" w:fill="auto"/>
          </w:tcPr>
          <w:p w14:paraId="5BE2D698" w14:textId="77777777" w:rsidR="00BF5B13" w:rsidRDefault="00BF5B13">
            <w:pPr>
              <w:pStyle w:val="TF-CDIGO-FONTE"/>
            </w:pPr>
            <w:r>
              <w:t>06</w:t>
            </w:r>
          </w:p>
        </w:tc>
        <w:tc>
          <w:tcPr>
            <w:tcW w:w="8605" w:type="dxa"/>
            <w:tcBorders>
              <w:top w:val="single" w:sz="4" w:space="0" w:color="FFFFFF"/>
              <w:left w:val="single" w:sz="4" w:space="0" w:color="FFFFFF"/>
              <w:bottom w:val="single" w:sz="4" w:space="0" w:color="FFFFFF"/>
            </w:tcBorders>
            <w:shd w:val="clear" w:color="auto" w:fill="auto"/>
          </w:tcPr>
          <w:p w14:paraId="284F7264" w14:textId="77777777" w:rsidR="00BF5B13" w:rsidRDefault="00BF5B13">
            <w:pPr>
              <w:pStyle w:val="TF-CDIGO-FONTE"/>
              <w:rPr>
                <w:noProof/>
              </w:rPr>
            </w:pPr>
            <w:r w:rsidRPr="00D56691">
              <w:t xml:space="preserve">    if </w:t>
            </w:r>
            <w:proofErr w:type="spellStart"/>
            <w:r w:rsidRPr="00D56691">
              <w:t>deleted_user</w:t>
            </w:r>
            <w:proofErr w:type="spellEnd"/>
            <w:r w:rsidRPr="00D56691">
              <w:t>:</w:t>
            </w:r>
          </w:p>
        </w:tc>
      </w:tr>
      <w:tr w:rsidR="00BF5B13" w:rsidRPr="00EE2A80" w14:paraId="77D9004B" w14:textId="77777777">
        <w:tc>
          <w:tcPr>
            <w:tcW w:w="457" w:type="dxa"/>
            <w:tcBorders>
              <w:top w:val="single" w:sz="4" w:space="0" w:color="FFFFFF"/>
              <w:bottom w:val="single" w:sz="4" w:space="0" w:color="FFFFFF"/>
              <w:right w:val="single" w:sz="4" w:space="0" w:color="FFFFFF"/>
            </w:tcBorders>
            <w:shd w:val="clear" w:color="auto" w:fill="auto"/>
          </w:tcPr>
          <w:p w14:paraId="6F7BFA71" w14:textId="77777777" w:rsidR="00BF5B13" w:rsidRDefault="00BF5B13">
            <w:pPr>
              <w:pStyle w:val="TF-CDIGO-FONTE"/>
            </w:pPr>
            <w:r>
              <w:t>07</w:t>
            </w:r>
          </w:p>
        </w:tc>
        <w:tc>
          <w:tcPr>
            <w:tcW w:w="8605" w:type="dxa"/>
            <w:tcBorders>
              <w:top w:val="single" w:sz="4" w:space="0" w:color="FFFFFF"/>
              <w:left w:val="single" w:sz="4" w:space="0" w:color="FFFFFF"/>
              <w:bottom w:val="single" w:sz="4" w:space="0" w:color="FFFFFF"/>
            </w:tcBorders>
            <w:shd w:val="clear" w:color="auto" w:fill="auto"/>
          </w:tcPr>
          <w:p w14:paraId="0243A336" w14:textId="71B7E532" w:rsidR="00BF5B13" w:rsidRDefault="00BF5B13">
            <w:pPr>
              <w:pStyle w:val="TF-CDIGO-FONTE"/>
              <w:rPr>
                <w:noProof/>
              </w:rPr>
            </w:pPr>
            <w:r w:rsidRPr="00D56691">
              <w:t xml:space="preserve">        </w:t>
            </w:r>
            <w:proofErr w:type="spellStart"/>
            <w:r w:rsidR="003A7A4E" w:rsidRPr="00D56691">
              <w:t>deleted_</w:t>
            </w:r>
            <w:proofErr w:type="gramStart"/>
            <w:r w:rsidRPr="00D56691">
              <w:t>user.password</w:t>
            </w:r>
            <w:proofErr w:type="spellEnd"/>
            <w:proofErr w:type="gramEnd"/>
            <w:r w:rsidRPr="00D56691">
              <w:t xml:space="preserve"> = </w:t>
            </w:r>
            <w:proofErr w:type="spellStart"/>
            <w:r w:rsidRPr="00D56691">
              <w:t>password.get_secret_value</w:t>
            </w:r>
            <w:proofErr w:type="spellEnd"/>
            <w:r w:rsidRPr="00D56691">
              <w:t>()</w:t>
            </w:r>
          </w:p>
        </w:tc>
      </w:tr>
      <w:tr w:rsidR="00BF5B13" w:rsidRPr="00EE2A80" w14:paraId="4522D95F" w14:textId="77777777">
        <w:tc>
          <w:tcPr>
            <w:tcW w:w="457" w:type="dxa"/>
            <w:tcBorders>
              <w:top w:val="single" w:sz="4" w:space="0" w:color="FFFFFF"/>
              <w:bottom w:val="single" w:sz="4" w:space="0" w:color="FFFFFF"/>
              <w:right w:val="single" w:sz="4" w:space="0" w:color="FFFFFF"/>
            </w:tcBorders>
            <w:shd w:val="clear" w:color="auto" w:fill="auto"/>
          </w:tcPr>
          <w:p w14:paraId="5AED277F" w14:textId="77777777" w:rsidR="00BF5B13" w:rsidRDefault="00BF5B13">
            <w:pPr>
              <w:pStyle w:val="TF-CDIGO-FONTE"/>
            </w:pPr>
            <w:r>
              <w:t>08</w:t>
            </w:r>
          </w:p>
        </w:tc>
        <w:tc>
          <w:tcPr>
            <w:tcW w:w="8605" w:type="dxa"/>
            <w:tcBorders>
              <w:top w:val="single" w:sz="4" w:space="0" w:color="FFFFFF"/>
              <w:left w:val="single" w:sz="4" w:space="0" w:color="FFFFFF"/>
              <w:bottom w:val="single" w:sz="4" w:space="0" w:color="FFFFFF"/>
            </w:tcBorders>
            <w:shd w:val="clear" w:color="auto" w:fill="auto"/>
          </w:tcPr>
          <w:p w14:paraId="5711136B" w14:textId="31ECAD52" w:rsidR="00BF5B13" w:rsidRPr="00B03AFD" w:rsidRDefault="00BF5B13">
            <w:pPr>
              <w:pStyle w:val="TF-CDIGO-FONTE"/>
              <w:rPr>
                <w:noProof/>
              </w:rPr>
            </w:pPr>
            <w:r w:rsidRPr="00D56691">
              <w:t xml:space="preserve">        </w:t>
            </w:r>
            <w:r w:rsidR="003A7A4E" w:rsidRPr="00D56691">
              <w:t>deleted_</w:t>
            </w:r>
            <w:r w:rsidRPr="00D56691">
              <w:t xml:space="preserve">user.name = </w:t>
            </w:r>
            <w:proofErr w:type="spellStart"/>
            <w:proofErr w:type="gramStart"/>
            <w:r w:rsidRPr="00D56691">
              <w:t>name.title</w:t>
            </w:r>
            <w:proofErr w:type="spellEnd"/>
            <w:proofErr w:type="gramEnd"/>
            <w:r w:rsidRPr="00D56691">
              <w:t>()</w:t>
            </w:r>
          </w:p>
        </w:tc>
      </w:tr>
      <w:tr w:rsidR="00BF5B13" w:rsidRPr="00035688" w14:paraId="57C0D688" w14:textId="77777777">
        <w:tc>
          <w:tcPr>
            <w:tcW w:w="457" w:type="dxa"/>
            <w:tcBorders>
              <w:top w:val="single" w:sz="4" w:space="0" w:color="FFFFFF"/>
              <w:bottom w:val="single" w:sz="4" w:space="0" w:color="FFFFFF"/>
              <w:right w:val="single" w:sz="4" w:space="0" w:color="FFFFFF"/>
            </w:tcBorders>
            <w:shd w:val="clear" w:color="auto" w:fill="auto"/>
          </w:tcPr>
          <w:p w14:paraId="64F9E1C2" w14:textId="77777777" w:rsidR="00BF5B13" w:rsidRDefault="00BF5B13">
            <w:pPr>
              <w:pStyle w:val="TF-CDIGO-FONTE"/>
            </w:pPr>
            <w:r>
              <w:t>09</w:t>
            </w:r>
          </w:p>
        </w:tc>
        <w:tc>
          <w:tcPr>
            <w:tcW w:w="8605" w:type="dxa"/>
            <w:tcBorders>
              <w:top w:val="single" w:sz="4" w:space="0" w:color="FFFFFF"/>
              <w:left w:val="single" w:sz="4" w:space="0" w:color="FFFFFF"/>
              <w:bottom w:val="single" w:sz="4" w:space="0" w:color="FFFFFF"/>
            </w:tcBorders>
            <w:shd w:val="clear" w:color="auto" w:fill="auto"/>
          </w:tcPr>
          <w:p w14:paraId="6156BDEB" w14:textId="6D21BD7F" w:rsidR="00BF5B13" w:rsidRDefault="00BF5B13">
            <w:pPr>
              <w:pStyle w:val="TF-CDIGO-FONTE"/>
              <w:rPr>
                <w:noProof/>
              </w:rPr>
            </w:pPr>
            <w:r w:rsidRPr="00D56691">
              <w:t xml:space="preserve">        </w:t>
            </w:r>
            <w:proofErr w:type="spellStart"/>
            <w:r w:rsidR="003A7A4E" w:rsidRPr="00D56691">
              <w:t>deleted_</w:t>
            </w:r>
            <w:proofErr w:type="gramStart"/>
            <w:r w:rsidRPr="00D56691">
              <w:t>user.permissions</w:t>
            </w:r>
            <w:proofErr w:type="spellEnd"/>
            <w:proofErr w:type="gramEnd"/>
            <w:r w:rsidRPr="00D56691">
              <w:t xml:space="preserve"> = permissions</w:t>
            </w:r>
          </w:p>
        </w:tc>
      </w:tr>
      <w:tr w:rsidR="00BF5B13" w14:paraId="7F9B7B4C" w14:textId="77777777">
        <w:tc>
          <w:tcPr>
            <w:tcW w:w="457" w:type="dxa"/>
            <w:tcBorders>
              <w:top w:val="single" w:sz="4" w:space="0" w:color="FFFFFF"/>
              <w:bottom w:val="single" w:sz="4" w:space="0" w:color="FFFFFF"/>
              <w:right w:val="single" w:sz="4" w:space="0" w:color="FFFFFF"/>
            </w:tcBorders>
            <w:shd w:val="clear" w:color="auto" w:fill="auto"/>
          </w:tcPr>
          <w:p w14:paraId="1BF30A68" w14:textId="77777777" w:rsidR="00BF5B13" w:rsidRDefault="00BF5B13">
            <w:pPr>
              <w:pStyle w:val="TF-CDIGO-FONTE"/>
            </w:pPr>
            <w:r>
              <w:t>10</w:t>
            </w:r>
          </w:p>
        </w:tc>
        <w:tc>
          <w:tcPr>
            <w:tcW w:w="8605" w:type="dxa"/>
            <w:tcBorders>
              <w:top w:val="single" w:sz="4" w:space="0" w:color="FFFFFF"/>
              <w:left w:val="single" w:sz="4" w:space="0" w:color="FFFFFF"/>
              <w:bottom w:val="single" w:sz="4" w:space="0" w:color="FFFFFF"/>
            </w:tcBorders>
            <w:shd w:val="clear" w:color="auto" w:fill="auto"/>
          </w:tcPr>
          <w:p w14:paraId="55E2F9F1" w14:textId="77777777" w:rsidR="00BF5B13" w:rsidRDefault="00BF5B13">
            <w:pPr>
              <w:pStyle w:val="TF-CDIGO-FONTE"/>
              <w:rPr>
                <w:noProof/>
              </w:rPr>
            </w:pPr>
            <w:r w:rsidRPr="00D56691">
              <w:t xml:space="preserve">        </w:t>
            </w:r>
            <w:proofErr w:type="spellStart"/>
            <w:r w:rsidRPr="00D56691">
              <w:t>deleted_</w:t>
            </w:r>
            <w:proofErr w:type="gramStart"/>
            <w:r w:rsidRPr="00D56691">
              <w:t>user.situation</w:t>
            </w:r>
            <w:proofErr w:type="spellEnd"/>
            <w:proofErr w:type="gramEnd"/>
            <w:r w:rsidRPr="00D56691">
              <w:t xml:space="preserve"> = ACTIVE</w:t>
            </w:r>
          </w:p>
        </w:tc>
      </w:tr>
      <w:tr w:rsidR="00BF5B13" w14:paraId="57A5B1C6" w14:textId="77777777">
        <w:tc>
          <w:tcPr>
            <w:tcW w:w="457" w:type="dxa"/>
            <w:tcBorders>
              <w:top w:val="single" w:sz="4" w:space="0" w:color="FFFFFF"/>
              <w:bottom w:val="single" w:sz="4" w:space="0" w:color="FFFFFF"/>
              <w:right w:val="single" w:sz="4" w:space="0" w:color="FFFFFF"/>
            </w:tcBorders>
            <w:shd w:val="clear" w:color="auto" w:fill="auto"/>
          </w:tcPr>
          <w:p w14:paraId="0AD61045" w14:textId="77777777" w:rsidR="00BF5B13" w:rsidRDefault="00BF5B13">
            <w:pPr>
              <w:pStyle w:val="TF-CDIGO-FONTE"/>
            </w:pPr>
            <w:r>
              <w:t>11</w:t>
            </w:r>
          </w:p>
        </w:tc>
        <w:tc>
          <w:tcPr>
            <w:tcW w:w="8605" w:type="dxa"/>
            <w:tcBorders>
              <w:top w:val="single" w:sz="4" w:space="0" w:color="FFFFFF"/>
              <w:left w:val="single" w:sz="4" w:space="0" w:color="FFFFFF"/>
              <w:bottom w:val="single" w:sz="4" w:space="0" w:color="FFFFFF"/>
            </w:tcBorders>
            <w:shd w:val="clear" w:color="auto" w:fill="auto"/>
          </w:tcPr>
          <w:p w14:paraId="513ACBB5" w14:textId="77777777" w:rsidR="00BF5B13" w:rsidRDefault="00BF5B13">
            <w:pPr>
              <w:pStyle w:val="TF-CDIGO-FONTE"/>
              <w:rPr>
                <w:noProof/>
              </w:rPr>
            </w:pPr>
            <w:r w:rsidRPr="00D56691">
              <w:t xml:space="preserve">        </w:t>
            </w:r>
            <w:proofErr w:type="spellStart"/>
            <w:r w:rsidRPr="00D56691">
              <w:t>deleted_</w:t>
            </w:r>
            <w:proofErr w:type="gramStart"/>
            <w:r w:rsidRPr="00D56691">
              <w:t>user.save</w:t>
            </w:r>
            <w:proofErr w:type="gramEnd"/>
            <w:r w:rsidRPr="00D56691">
              <w:t>_safe</w:t>
            </w:r>
            <w:proofErr w:type="spellEnd"/>
            <w:r w:rsidRPr="00D56691">
              <w:t>()</w:t>
            </w:r>
          </w:p>
        </w:tc>
      </w:tr>
      <w:tr w:rsidR="00BF5B13" w14:paraId="1DC8141F" w14:textId="77777777">
        <w:tc>
          <w:tcPr>
            <w:tcW w:w="457" w:type="dxa"/>
            <w:tcBorders>
              <w:top w:val="single" w:sz="4" w:space="0" w:color="FFFFFF"/>
              <w:bottom w:val="single" w:sz="4" w:space="0" w:color="FFFFFF"/>
              <w:right w:val="single" w:sz="4" w:space="0" w:color="FFFFFF"/>
            </w:tcBorders>
            <w:shd w:val="clear" w:color="auto" w:fill="auto"/>
          </w:tcPr>
          <w:p w14:paraId="0AA1DCAA" w14:textId="77777777" w:rsidR="00BF5B13" w:rsidRDefault="00BF5B13">
            <w:pPr>
              <w:pStyle w:val="TF-CDIGO-FONTE"/>
            </w:pPr>
            <w:r>
              <w:t>12</w:t>
            </w:r>
          </w:p>
        </w:tc>
        <w:tc>
          <w:tcPr>
            <w:tcW w:w="8605" w:type="dxa"/>
            <w:tcBorders>
              <w:top w:val="single" w:sz="4" w:space="0" w:color="FFFFFF"/>
              <w:left w:val="single" w:sz="4" w:space="0" w:color="FFFFFF"/>
              <w:bottom w:val="single" w:sz="4" w:space="0" w:color="FFFFFF"/>
            </w:tcBorders>
            <w:shd w:val="clear" w:color="auto" w:fill="auto"/>
          </w:tcPr>
          <w:p w14:paraId="7E9B102A" w14:textId="77777777" w:rsidR="00BF5B13" w:rsidRDefault="00BF5B13">
            <w:pPr>
              <w:pStyle w:val="TF-CDIGO-FONTE"/>
              <w:rPr>
                <w:noProof/>
              </w:rPr>
            </w:pPr>
            <w:r w:rsidRPr="00D56691">
              <w:t xml:space="preserve">    else:</w:t>
            </w:r>
          </w:p>
        </w:tc>
      </w:tr>
      <w:tr w:rsidR="00BF5B13" w14:paraId="15DBAAED" w14:textId="77777777">
        <w:tc>
          <w:tcPr>
            <w:tcW w:w="457" w:type="dxa"/>
            <w:tcBorders>
              <w:top w:val="single" w:sz="4" w:space="0" w:color="FFFFFF"/>
              <w:bottom w:val="single" w:sz="4" w:space="0" w:color="FFFFFF"/>
              <w:right w:val="single" w:sz="4" w:space="0" w:color="FFFFFF"/>
            </w:tcBorders>
            <w:shd w:val="clear" w:color="auto" w:fill="auto"/>
          </w:tcPr>
          <w:p w14:paraId="1FB89C4A" w14:textId="77777777" w:rsidR="00BF5B13" w:rsidRDefault="00BF5B13">
            <w:pPr>
              <w:pStyle w:val="TF-CDIGO-FONTE"/>
            </w:pPr>
            <w:r>
              <w:t>13</w:t>
            </w:r>
          </w:p>
        </w:tc>
        <w:tc>
          <w:tcPr>
            <w:tcW w:w="8605" w:type="dxa"/>
            <w:tcBorders>
              <w:top w:val="single" w:sz="4" w:space="0" w:color="FFFFFF"/>
              <w:left w:val="single" w:sz="4" w:space="0" w:color="FFFFFF"/>
              <w:bottom w:val="single" w:sz="4" w:space="0" w:color="FFFFFF"/>
            </w:tcBorders>
            <w:shd w:val="clear" w:color="auto" w:fill="auto"/>
          </w:tcPr>
          <w:p w14:paraId="0850911D" w14:textId="77777777" w:rsidR="00BF5B13" w:rsidRDefault="00BF5B13">
            <w:pPr>
              <w:pStyle w:val="TF-CDIGO-FONTE"/>
              <w:rPr>
                <w:noProof/>
              </w:rPr>
            </w:pPr>
            <w:r w:rsidRPr="00D56691">
              <w:t xml:space="preserve">        user = </w:t>
            </w:r>
            <w:proofErr w:type="gramStart"/>
            <w:r w:rsidRPr="00D56691">
              <w:t>User(</w:t>
            </w:r>
            <w:proofErr w:type="gramEnd"/>
            <w:r w:rsidRPr="00D56691">
              <w:t>)</w:t>
            </w:r>
          </w:p>
        </w:tc>
      </w:tr>
      <w:tr w:rsidR="00BF5B13" w14:paraId="21704A8A" w14:textId="77777777">
        <w:tc>
          <w:tcPr>
            <w:tcW w:w="457" w:type="dxa"/>
            <w:tcBorders>
              <w:top w:val="single" w:sz="4" w:space="0" w:color="FFFFFF"/>
              <w:bottom w:val="single" w:sz="4" w:space="0" w:color="FFFFFF"/>
              <w:right w:val="single" w:sz="4" w:space="0" w:color="FFFFFF"/>
            </w:tcBorders>
            <w:shd w:val="clear" w:color="auto" w:fill="auto"/>
          </w:tcPr>
          <w:p w14:paraId="27391214" w14:textId="77777777" w:rsidR="00BF5B13" w:rsidRDefault="00BF5B13">
            <w:pPr>
              <w:pStyle w:val="TF-CDIGO-FONTE"/>
            </w:pPr>
            <w:r>
              <w:t>14</w:t>
            </w:r>
          </w:p>
        </w:tc>
        <w:tc>
          <w:tcPr>
            <w:tcW w:w="8605" w:type="dxa"/>
            <w:tcBorders>
              <w:top w:val="single" w:sz="4" w:space="0" w:color="FFFFFF"/>
              <w:left w:val="single" w:sz="4" w:space="0" w:color="FFFFFF"/>
              <w:bottom w:val="single" w:sz="4" w:space="0" w:color="FFFFFF"/>
            </w:tcBorders>
            <w:shd w:val="clear" w:color="auto" w:fill="auto"/>
          </w:tcPr>
          <w:p w14:paraId="537743C9" w14:textId="77777777" w:rsidR="00BF5B13" w:rsidRDefault="00BF5B13">
            <w:pPr>
              <w:pStyle w:val="TF-CDIGO-FONTE"/>
              <w:rPr>
                <w:noProof/>
                <w:lang w:val="pt-BR"/>
              </w:rPr>
            </w:pPr>
            <w:r w:rsidRPr="00D56691">
              <w:t xml:space="preserve">        </w:t>
            </w:r>
            <w:proofErr w:type="spellStart"/>
            <w:proofErr w:type="gramStart"/>
            <w:r w:rsidRPr="00D56691">
              <w:t>user.username</w:t>
            </w:r>
            <w:proofErr w:type="spellEnd"/>
            <w:proofErr w:type="gramEnd"/>
            <w:r w:rsidRPr="00D56691">
              <w:t xml:space="preserve"> = username</w:t>
            </w:r>
          </w:p>
        </w:tc>
      </w:tr>
      <w:tr w:rsidR="00BF5B13" w:rsidRPr="00035688" w14:paraId="73EC6CA6" w14:textId="77777777">
        <w:tc>
          <w:tcPr>
            <w:tcW w:w="457" w:type="dxa"/>
            <w:tcBorders>
              <w:top w:val="single" w:sz="4" w:space="0" w:color="FFFFFF"/>
              <w:bottom w:val="single" w:sz="4" w:space="0" w:color="FFFFFF"/>
              <w:right w:val="single" w:sz="4" w:space="0" w:color="FFFFFF"/>
            </w:tcBorders>
            <w:shd w:val="clear" w:color="auto" w:fill="auto"/>
          </w:tcPr>
          <w:p w14:paraId="6BE865C6" w14:textId="77777777" w:rsidR="00BF5B13" w:rsidRDefault="00BF5B13">
            <w:pPr>
              <w:pStyle w:val="TF-CDIGO-FONTE"/>
            </w:pPr>
            <w:r>
              <w:t>15</w:t>
            </w:r>
          </w:p>
        </w:tc>
        <w:tc>
          <w:tcPr>
            <w:tcW w:w="8605" w:type="dxa"/>
            <w:tcBorders>
              <w:top w:val="single" w:sz="4" w:space="0" w:color="FFFFFF"/>
              <w:left w:val="single" w:sz="4" w:space="0" w:color="FFFFFF"/>
              <w:bottom w:val="single" w:sz="4" w:space="0" w:color="FFFFFF"/>
            </w:tcBorders>
            <w:shd w:val="clear" w:color="auto" w:fill="auto"/>
          </w:tcPr>
          <w:p w14:paraId="4D954E5F" w14:textId="77777777" w:rsidR="00BF5B13" w:rsidRDefault="00BF5B13">
            <w:pPr>
              <w:pStyle w:val="TF-CDIGO-FONTE"/>
              <w:rPr>
                <w:noProof/>
              </w:rPr>
            </w:pPr>
            <w:r w:rsidRPr="00D56691">
              <w:t xml:space="preserve">        </w:t>
            </w:r>
            <w:proofErr w:type="spellStart"/>
            <w:proofErr w:type="gramStart"/>
            <w:r w:rsidRPr="00D56691">
              <w:t>user.password</w:t>
            </w:r>
            <w:proofErr w:type="spellEnd"/>
            <w:proofErr w:type="gramEnd"/>
            <w:r w:rsidRPr="00D56691">
              <w:t xml:space="preserve"> = </w:t>
            </w:r>
            <w:proofErr w:type="spellStart"/>
            <w:r w:rsidRPr="00D56691">
              <w:t>password.get_secret_value</w:t>
            </w:r>
            <w:proofErr w:type="spellEnd"/>
            <w:r w:rsidRPr="00D56691">
              <w:t>()</w:t>
            </w:r>
          </w:p>
        </w:tc>
      </w:tr>
      <w:tr w:rsidR="00BF5B13" w14:paraId="61D6A9E9" w14:textId="77777777">
        <w:trPr>
          <w:trHeight w:val="64"/>
        </w:trPr>
        <w:tc>
          <w:tcPr>
            <w:tcW w:w="457" w:type="dxa"/>
            <w:tcBorders>
              <w:top w:val="single" w:sz="4" w:space="0" w:color="FFFFFF"/>
              <w:bottom w:val="single" w:sz="4" w:space="0" w:color="FFFFFF"/>
              <w:right w:val="single" w:sz="4" w:space="0" w:color="FFFFFF"/>
            </w:tcBorders>
            <w:shd w:val="clear" w:color="auto" w:fill="auto"/>
          </w:tcPr>
          <w:p w14:paraId="501109D9" w14:textId="77777777" w:rsidR="00BF5B13" w:rsidRDefault="00BF5B13">
            <w:pPr>
              <w:pStyle w:val="TF-CDIGO-FONTE"/>
            </w:pPr>
            <w:r>
              <w:t>16</w:t>
            </w:r>
          </w:p>
        </w:tc>
        <w:tc>
          <w:tcPr>
            <w:tcW w:w="8605" w:type="dxa"/>
            <w:tcBorders>
              <w:top w:val="single" w:sz="4" w:space="0" w:color="FFFFFF"/>
              <w:left w:val="single" w:sz="4" w:space="0" w:color="FFFFFF"/>
              <w:bottom w:val="single" w:sz="4" w:space="0" w:color="FFFFFF"/>
            </w:tcBorders>
            <w:shd w:val="clear" w:color="auto" w:fill="auto"/>
          </w:tcPr>
          <w:p w14:paraId="38B3B940" w14:textId="77777777" w:rsidR="00BF5B13" w:rsidRDefault="00BF5B13">
            <w:pPr>
              <w:pStyle w:val="TF-CDIGO-FONTE"/>
            </w:pPr>
            <w:r w:rsidRPr="00D56691">
              <w:t xml:space="preserve">        user.name = </w:t>
            </w:r>
            <w:proofErr w:type="spellStart"/>
            <w:proofErr w:type="gramStart"/>
            <w:r w:rsidRPr="00D56691">
              <w:t>name.title</w:t>
            </w:r>
            <w:proofErr w:type="spellEnd"/>
            <w:proofErr w:type="gramEnd"/>
            <w:r w:rsidRPr="00D56691">
              <w:t>()</w:t>
            </w:r>
          </w:p>
        </w:tc>
      </w:tr>
      <w:tr w:rsidR="00BF5B13" w14:paraId="12496C65" w14:textId="77777777">
        <w:trPr>
          <w:trHeight w:val="64"/>
        </w:trPr>
        <w:tc>
          <w:tcPr>
            <w:tcW w:w="457" w:type="dxa"/>
            <w:tcBorders>
              <w:top w:val="single" w:sz="4" w:space="0" w:color="FFFFFF"/>
              <w:bottom w:val="single" w:sz="4" w:space="0" w:color="FFFFFF"/>
              <w:right w:val="single" w:sz="4" w:space="0" w:color="FFFFFF"/>
            </w:tcBorders>
            <w:shd w:val="clear" w:color="auto" w:fill="auto"/>
          </w:tcPr>
          <w:p w14:paraId="03412B70" w14:textId="77777777" w:rsidR="00BF5B13" w:rsidRDefault="00BF5B13">
            <w:pPr>
              <w:pStyle w:val="TF-CDIGO-FONTE"/>
            </w:pPr>
            <w:r>
              <w:t>17</w:t>
            </w:r>
          </w:p>
        </w:tc>
        <w:tc>
          <w:tcPr>
            <w:tcW w:w="8605" w:type="dxa"/>
            <w:tcBorders>
              <w:top w:val="single" w:sz="4" w:space="0" w:color="FFFFFF"/>
              <w:left w:val="single" w:sz="4" w:space="0" w:color="FFFFFF"/>
              <w:bottom w:val="single" w:sz="4" w:space="0" w:color="FFFFFF"/>
            </w:tcBorders>
            <w:shd w:val="clear" w:color="auto" w:fill="auto"/>
          </w:tcPr>
          <w:p w14:paraId="762C085A" w14:textId="77777777" w:rsidR="00BF5B13" w:rsidRPr="00194551" w:rsidRDefault="00BF5B13">
            <w:pPr>
              <w:pStyle w:val="TF-CDIGO-FONTE"/>
            </w:pPr>
            <w:r w:rsidRPr="00D56691">
              <w:t xml:space="preserve">        </w:t>
            </w:r>
            <w:proofErr w:type="spellStart"/>
            <w:proofErr w:type="gramStart"/>
            <w:r w:rsidRPr="00D56691">
              <w:t>user.permissions</w:t>
            </w:r>
            <w:proofErr w:type="spellEnd"/>
            <w:proofErr w:type="gramEnd"/>
            <w:r w:rsidRPr="00D56691">
              <w:t xml:space="preserve"> = permissions</w:t>
            </w:r>
          </w:p>
        </w:tc>
      </w:tr>
      <w:tr w:rsidR="00BF5B13" w14:paraId="024234CF" w14:textId="77777777">
        <w:trPr>
          <w:trHeight w:val="64"/>
        </w:trPr>
        <w:tc>
          <w:tcPr>
            <w:tcW w:w="457" w:type="dxa"/>
            <w:tcBorders>
              <w:top w:val="single" w:sz="4" w:space="0" w:color="FFFFFF"/>
              <w:bottom w:val="single" w:sz="4" w:space="0" w:color="FFFFFF"/>
              <w:right w:val="single" w:sz="4" w:space="0" w:color="FFFFFF"/>
            </w:tcBorders>
            <w:shd w:val="clear" w:color="auto" w:fill="auto"/>
          </w:tcPr>
          <w:p w14:paraId="25D0274D" w14:textId="77777777" w:rsidR="00BF5B13" w:rsidRDefault="00BF5B13">
            <w:pPr>
              <w:pStyle w:val="TF-CDIGO-FONTE"/>
            </w:pPr>
            <w:r>
              <w:t>18</w:t>
            </w:r>
          </w:p>
        </w:tc>
        <w:tc>
          <w:tcPr>
            <w:tcW w:w="8605" w:type="dxa"/>
            <w:tcBorders>
              <w:top w:val="single" w:sz="4" w:space="0" w:color="FFFFFF"/>
              <w:left w:val="single" w:sz="4" w:space="0" w:color="FFFFFF"/>
              <w:bottom w:val="single" w:sz="4" w:space="0" w:color="FFFFFF"/>
            </w:tcBorders>
            <w:shd w:val="clear" w:color="auto" w:fill="auto"/>
          </w:tcPr>
          <w:p w14:paraId="3D8068D3" w14:textId="77777777" w:rsidR="00BF5B13" w:rsidRPr="00194551" w:rsidRDefault="00BF5B13">
            <w:pPr>
              <w:pStyle w:val="TF-CDIGO-FONTE"/>
            </w:pPr>
            <w:r w:rsidRPr="00D56691">
              <w:t xml:space="preserve">        </w:t>
            </w:r>
            <w:proofErr w:type="spellStart"/>
            <w:proofErr w:type="gramStart"/>
            <w:r w:rsidRPr="00D56691">
              <w:t>user.situation</w:t>
            </w:r>
            <w:proofErr w:type="spellEnd"/>
            <w:proofErr w:type="gramEnd"/>
            <w:r w:rsidRPr="00D56691">
              <w:t xml:space="preserve"> = ACTIVE</w:t>
            </w:r>
          </w:p>
        </w:tc>
      </w:tr>
      <w:tr w:rsidR="00BF5B13" w14:paraId="3134256F" w14:textId="77777777">
        <w:trPr>
          <w:trHeight w:val="64"/>
        </w:trPr>
        <w:tc>
          <w:tcPr>
            <w:tcW w:w="457" w:type="dxa"/>
            <w:tcBorders>
              <w:top w:val="single" w:sz="4" w:space="0" w:color="FFFFFF"/>
              <w:bottom w:val="single" w:sz="4" w:space="0" w:color="auto"/>
              <w:right w:val="single" w:sz="4" w:space="0" w:color="FFFFFF"/>
            </w:tcBorders>
            <w:shd w:val="clear" w:color="auto" w:fill="auto"/>
          </w:tcPr>
          <w:p w14:paraId="40F0879F" w14:textId="77777777" w:rsidR="00BF5B13" w:rsidRDefault="00BF5B13">
            <w:pPr>
              <w:pStyle w:val="TF-CDIGO-FONTE"/>
            </w:pPr>
            <w:r>
              <w:t>19</w:t>
            </w:r>
          </w:p>
        </w:tc>
        <w:tc>
          <w:tcPr>
            <w:tcW w:w="8605" w:type="dxa"/>
            <w:tcBorders>
              <w:top w:val="single" w:sz="4" w:space="0" w:color="FFFFFF"/>
              <w:left w:val="single" w:sz="4" w:space="0" w:color="FFFFFF"/>
              <w:bottom w:val="single" w:sz="4" w:space="0" w:color="auto"/>
            </w:tcBorders>
            <w:shd w:val="clear" w:color="auto" w:fill="auto"/>
          </w:tcPr>
          <w:p w14:paraId="668FAEDC" w14:textId="77777777" w:rsidR="00BF5B13" w:rsidRPr="00194551" w:rsidRDefault="00BF5B13">
            <w:pPr>
              <w:pStyle w:val="TF-CDIGO-FONTE"/>
            </w:pPr>
            <w:r w:rsidRPr="00D56691">
              <w:t xml:space="preserve">        </w:t>
            </w:r>
            <w:proofErr w:type="spellStart"/>
            <w:proofErr w:type="gramStart"/>
            <w:r w:rsidRPr="00D56691">
              <w:t>user.save</w:t>
            </w:r>
            <w:proofErr w:type="gramEnd"/>
            <w:r w:rsidRPr="00D56691">
              <w:t>_safe</w:t>
            </w:r>
            <w:proofErr w:type="spellEnd"/>
            <w:r w:rsidRPr="00D56691">
              <w:t>()</w:t>
            </w:r>
          </w:p>
        </w:tc>
      </w:tr>
    </w:tbl>
    <w:p w14:paraId="388CE24D" w14:textId="5E384AA4" w:rsidR="00BF5B13" w:rsidRDefault="00BF5B13" w:rsidP="00BF5B13">
      <w:pPr>
        <w:pStyle w:val="TF-FONTE"/>
      </w:pPr>
      <w:r>
        <w:t>Fonte: elaborado pelos autores</w:t>
      </w:r>
      <w:r w:rsidR="005A390A">
        <w:t xml:space="preserve"> (2024)</w:t>
      </w:r>
      <w:r>
        <w:t>.</w:t>
      </w:r>
    </w:p>
    <w:p w14:paraId="0FD268AF" w14:textId="77777777" w:rsidR="00BF5B13" w:rsidRPr="0022366C" w:rsidRDefault="00BF5B13" w:rsidP="00026109">
      <w:pPr>
        <w:pStyle w:val="NormalWeb"/>
        <w:spacing w:line="360" w:lineRule="auto"/>
        <w:jc w:val="both"/>
      </w:pPr>
      <w:r>
        <w:tab/>
      </w:r>
      <w:r w:rsidRPr="0022366C">
        <w:t xml:space="preserve">O </w:t>
      </w:r>
      <w:r>
        <w:fldChar w:fldCharType="begin"/>
      </w:r>
      <w:r>
        <w:instrText xml:space="preserve"> REF _Ref151406602 \h  \* MERGEFORMAT </w:instrText>
      </w:r>
      <w:r>
        <w:fldChar w:fldCharType="separate"/>
      </w:r>
      <w:r>
        <w:t xml:space="preserve">Quadro </w:t>
      </w:r>
      <w:r>
        <w:rPr>
          <w:noProof/>
        </w:rPr>
        <w:t>6</w:t>
      </w:r>
      <w:r>
        <w:fldChar w:fldCharType="end"/>
      </w:r>
      <w:r w:rsidRPr="0022366C">
        <w:t xml:space="preserve"> apresenta a função </w:t>
      </w:r>
      <w:proofErr w:type="spellStart"/>
      <w:r w:rsidRPr="0022366C">
        <w:rPr>
          <w:rFonts w:ascii="Courier New" w:hAnsi="Courier New" w:cs="Courier New"/>
          <w:sz w:val="20"/>
          <w:szCs w:val="20"/>
        </w:rPr>
        <w:t>create_product</w:t>
      </w:r>
      <w:proofErr w:type="spellEnd"/>
      <w:r w:rsidRPr="0022366C">
        <w:t xml:space="preserve"> </w:t>
      </w:r>
      <w:r>
        <w:t xml:space="preserve">da classe </w:t>
      </w:r>
      <w:proofErr w:type="spellStart"/>
      <w:r w:rsidRPr="008E757B">
        <w:rPr>
          <w:rFonts w:ascii="Courier New" w:hAnsi="Courier New" w:cs="Courier New"/>
          <w:sz w:val="20"/>
          <w:szCs w:val="20"/>
        </w:rPr>
        <w:t>ProductService</w:t>
      </w:r>
      <w:proofErr w:type="spellEnd"/>
      <w:r>
        <w:t xml:space="preserve"> que está </w:t>
      </w:r>
      <w:r w:rsidRPr="0022366C">
        <w:t>na camada de serviço,</w:t>
      </w:r>
      <w:r>
        <w:t xml:space="preserve"> esta função é</w:t>
      </w:r>
      <w:r w:rsidRPr="0022366C">
        <w:t xml:space="preserve"> responsável pela criação de novos produtos no sistema, associando-os corretamente a um modelo existente e garantindo a consistência dos dados. A função </w:t>
      </w:r>
      <w:proofErr w:type="spellStart"/>
      <w:r w:rsidRPr="0022366C">
        <w:rPr>
          <w:rFonts w:ascii="Courier New" w:hAnsi="Courier New" w:cs="Courier New"/>
          <w:sz w:val="20"/>
          <w:szCs w:val="20"/>
        </w:rPr>
        <w:t>create_product</w:t>
      </w:r>
      <w:proofErr w:type="spellEnd"/>
      <w:r w:rsidRPr="0022366C">
        <w:t xml:space="preserve"> recebe um objeto de dados (</w:t>
      </w:r>
      <w:r w:rsidRPr="0022366C">
        <w:rPr>
          <w:rFonts w:ascii="Courier New" w:hAnsi="Courier New" w:cs="Courier New"/>
          <w:sz w:val="20"/>
          <w:szCs w:val="20"/>
        </w:rPr>
        <w:t>data</w:t>
      </w:r>
      <w:r w:rsidRPr="0022366C">
        <w:t>) contendo as informações</w:t>
      </w:r>
      <w:r>
        <w:t xml:space="preserve"> </w:t>
      </w:r>
      <w:r w:rsidRPr="0022366C">
        <w:t>necessárias para a criação do produto.</w:t>
      </w:r>
      <w:r>
        <w:t xml:space="preserve"> A</w:t>
      </w:r>
      <w:r w:rsidRPr="0022366C">
        <w:t xml:space="preserve"> função </w:t>
      </w:r>
      <w:r>
        <w:t>busca</w:t>
      </w:r>
      <w:r w:rsidRPr="0022366C">
        <w:t xml:space="preserve"> o modelo correspondente ao </w:t>
      </w:r>
      <w:proofErr w:type="spellStart"/>
      <w:r w:rsidRPr="0022366C">
        <w:rPr>
          <w:rFonts w:ascii="Courier New" w:hAnsi="Courier New" w:cs="Courier New"/>
          <w:sz w:val="20"/>
          <w:szCs w:val="20"/>
        </w:rPr>
        <w:t>model_id</w:t>
      </w:r>
      <w:proofErr w:type="spellEnd"/>
      <w:r w:rsidRPr="0022366C">
        <w:t xml:space="preserve"> fornecido no objeto de dados, </w:t>
      </w:r>
      <w:r>
        <w:t>buscando por</w:t>
      </w:r>
      <w:r w:rsidRPr="0022366C">
        <w:t xml:space="preserve"> todos os modelos, mesmo os desativados (linha </w:t>
      </w:r>
      <w:r w:rsidRPr="0022366C">
        <w:lastRenderedPageBreak/>
        <w:t xml:space="preserve">02). Se o modelo não existir, uma exceção </w:t>
      </w:r>
      <w:proofErr w:type="spellStart"/>
      <w:r w:rsidRPr="0022366C">
        <w:rPr>
          <w:rFonts w:ascii="Courier New" w:hAnsi="Courier New" w:cs="Courier New"/>
          <w:sz w:val="20"/>
          <w:szCs w:val="20"/>
        </w:rPr>
        <w:t>ConflictException</w:t>
      </w:r>
      <w:proofErr w:type="spellEnd"/>
      <w:r w:rsidRPr="0022366C">
        <w:t xml:space="preserve"> é lançada, indicando que o modelo especificado não está presente no sistema (linha 0</w:t>
      </w:r>
      <w:r>
        <w:t>5</w:t>
      </w:r>
      <w:r w:rsidRPr="0022366C">
        <w:t>).</w:t>
      </w:r>
      <w:r>
        <w:t xml:space="preserve"> Para cada unidade especificada em </w:t>
      </w:r>
      <w:proofErr w:type="spellStart"/>
      <w:proofErr w:type="gramStart"/>
      <w:r>
        <w:rPr>
          <w:rStyle w:val="CdigoHTML"/>
        </w:rPr>
        <w:t>data.quantity</w:t>
      </w:r>
      <w:proofErr w:type="spellEnd"/>
      <w:proofErr w:type="gramEnd"/>
      <w:r>
        <w:t xml:space="preserve">, a função obtém o tamanho do produto pelo nome fornecido, usando o método </w:t>
      </w:r>
      <w:proofErr w:type="spellStart"/>
      <w:r>
        <w:rPr>
          <w:rStyle w:val="CdigoHTML"/>
        </w:rPr>
        <w:t>get_size_by_name</w:t>
      </w:r>
      <w:proofErr w:type="spellEnd"/>
      <w:r>
        <w:t xml:space="preserve"> (linha 07). Se o tamanho não existir, uma exceção </w:t>
      </w:r>
      <w:proofErr w:type="spellStart"/>
      <w:r>
        <w:rPr>
          <w:rStyle w:val="CdigoHTML"/>
        </w:rPr>
        <w:t>ConflictException</w:t>
      </w:r>
      <w:proofErr w:type="spellEnd"/>
      <w:r>
        <w:t xml:space="preserve"> é lançada (linha 08). O código de tamanho é então obtido a partir do tamanho (linha 10). O código de cor é inicialmente definido como </w:t>
      </w:r>
      <w:r>
        <w:rPr>
          <w:rStyle w:val="CdigoHTML"/>
        </w:rPr>
        <w:t>0</w:t>
      </w:r>
      <w:r>
        <w:t xml:space="preserve">, mas é atualizado se uma cor for especificada em </w:t>
      </w:r>
      <w:proofErr w:type="spellStart"/>
      <w:proofErr w:type="gramStart"/>
      <w:r>
        <w:rPr>
          <w:rStyle w:val="CdigoHTML"/>
        </w:rPr>
        <w:t>data.color</w:t>
      </w:r>
      <w:proofErr w:type="spellEnd"/>
      <w:proofErr w:type="gramEnd"/>
      <w:r>
        <w:t xml:space="preserve"> (linhas 11-16). Se uma cor for fornecida, a função obtém a cor pelo nome usando </w:t>
      </w:r>
      <w:proofErr w:type="spellStart"/>
      <w:r>
        <w:rPr>
          <w:rStyle w:val="CdigoHTML"/>
        </w:rPr>
        <w:t>get_color_by_name</w:t>
      </w:r>
      <w:proofErr w:type="spellEnd"/>
      <w:r>
        <w:t xml:space="preserve"> (linha 13). Se a cor não existir, uma exceção </w:t>
      </w:r>
      <w:proofErr w:type="spellStart"/>
      <w:r>
        <w:rPr>
          <w:rStyle w:val="CdigoHTML"/>
        </w:rPr>
        <w:t>ConflictException</w:t>
      </w:r>
      <w:proofErr w:type="spellEnd"/>
      <w:r>
        <w:t xml:space="preserve"> é lançada (linha 13). O código da cor é então ajustado com o valor de sequência da cor (linha 15). </w:t>
      </w:r>
      <w:r w:rsidRPr="0022366C">
        <w:t xml:space="preserve">Em seguida, a função cria um produto para cada unidade, gerando um código de barras usando o método </w:t>
      </w:r>
      <w:r w:rsidRPr="0022366C">
        <w:rPr>
          <w:rFonts w:ascii="Courier New" w:hAnsi="Courier New" w:cs="Courier New"/>
          <w:sz w:val="20"/>
          <w:szCs w:val="20"/>
        </w:rPr>
        <w:t>generate_ean13</w:t>
      </w:r>
      <w:r w:rsidRPr="0022366C">
        <w:t>, que combina os códigos de tamanho e cor com o valor de sequência do modelo (linha 1</w:t>
      </w:r>
      <w:r>
        <w:t>9</w:t>
      </w:r>
      <w:r w:rsidRPr="0022366C">
        <w:t>)</w:t>
      </w:r>
      <w:r>
        <w:t xml:space="preserve"> para geração de um código de barras baseado no padrão EAN13</w:t>
      </w:r>
      <w:r w:rsidRPr="0022366C">
        <w:t>. O produto é adicionado à lista de produtos do modelo, e seu estado é definido como ativo (linhas 1</w:t>
      </w:r>
      <w:r>
        <w:t>7</w:t>
      </w:r>
      <w:r w:rsidRPr="0022366C">
        <w:t>-2</w:t>
      </w:r>
      <w:r>
        <w:t>1</w:t>
      </w:r>
      <w:r w:rsidRPr="0022366C">
        <w:t>).</w:t>
      </w:r>
      <w:r>
        <w:t xml:space="preserve"> </w:t>
      </w:r>
      <w:r w:rsidRPr="0022366C">
        <w:t>Depois de processar todos os produtos, a função atualiza o estado do modelo para ativo e salva todas as alterações de forma segura (linha 2</w:t>
      </w:r>
      <w:r>
        <w:t>2</w:t>
      </w:r>
      <w:r w:rsidRPr="0022366C">
        <w:t xml:space="preserve">). Finalmente, a função constrói e retorna um </w:t>
      </w:r>
      <w:proofErr w:type="spellStart"/>
      <w:r w:rsidRPr="0022366C">
        <w:t>payload</w:t>
      </w:r>
      <w:proofErr w:type="spellEnd"/>
      <w:r w:rsidRPr="0022366C">
        <w:t xml:space="preserve"> que representa o modelo atualizado (linha 2</w:t>
      </w:r>
      <w:r>
        <w:t>3</w:t>
      </w:r>
      <w:r w:rsidRPr="0022366C">
        <w:t>).</w:t>
      </w:r>
    </w:p>
    <w:p w14:paraId="1606CAB5" w14:textId="77777777" w:rsidR="00BF5B13" w:rsidRDefault="00BF5B13" w:rsidP="00BF5B13">
      <w:pPr>
        <w:pStyle w:val="TF-LEGENDA"/>
      </w:pPr>
      <w:bookmarkStart w:id="177" w:name="_Toc169377015"/>
      <w:r>
        <w:t xml:space="preserve">Quadro </w:t>
      </w:r>
      <w:fldSimple w:instr=" SEQ Quadro \* ARABIC ">
        <w:r>
          <w:rPr>
            <w:noProof/>
          </w:rPr>
          <w:t>6</w:t>
        </w:r>
      </w:fldSimple>
      <w:r>
        <w:t xml:space="preserve"> </w:t>
      </w:r>
      <w:r w:rsidRPr="00EF3D3D">
        <w:t xml:space="preserve">– </w:t>
      </w:r>
      <w:r>
        <w:t xml:space="preserve">Trecho de código de registro de produto no </w:t>
      </w:r>
      <w:proofErr w:type="spellStart"/>
      <w:r w:rsidRPr="0090014B">
        <w:rPr>
          <w:i/>
          <w:iCs/>
        </w:rPr>
        <w:t>backend</w:t>
      </w:r>
      <w:bookmarkEnd w:id="177"/>
      <w:proofErr w:type="spell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7"/>
        <w:gridCol w:w="8605"/>
      </w:tblGrid>
      <w:tr w:rsidR="00BF5B13" w:rsidRPr="00035688" w14:paraId="109E7775" w14:textId="77777777">
        <w:tc>
          <w:tcPr>
            <w:tcW w:w="457" w:type="dxa"/>
            <w:tcBorders>
              <w:bottom w:val="single" w:sz="4" w:space="0" w:color="FFFFFF"/>
              <w:right w:val="single" w:sz="4" w:space="0" w:color="FFFFFF"/>
            </w:tcBorders>
            <w:shd w:val="clear" w:color="auto" w:fill="auto"/>
          </w:tcPr>
          <w:p w14:paraId="1D9B4006" w14:textId="77777777" w:rsidR="00BF5B13" w:rsidRDefault="00BF5B13">
            <w:pPr>
              <w:pStyle w:val="TF-CDIGO-FONTE"/>
            </w:pPr>
            <w:r>
              <w:t>01</w:t>
            </w:r>
          </w:p>
        </w:tc>
        <w:tc>
          <w:tcPr>
            <w:tcW w:w="8605" w:type="dxa"/>
            <w:tcBorders>
              <w:left w:val="single" w:sz="4" w:space="0" w:color="FFFFFF"/>
              <w:bottom w:val="single" w:sz="4" w:space="0" w:color="FFFFFF"/>
            </w:tcBorders>
            <w:shd w:val="clear" w:color="auto" w:fill="auto"/>
          </w:tcPr>
          <w:p w14:paraId="67F3D77B" w14:textId="77777777" w:rsidR="00BF5B13" w:rsidRDefault="00BF5B13">
            <w:pPr>
              <w:pStyle w:val="TF-CDIGO-FONTE"/>
              <w:rPr>
                <w:noProof/>
              </w:rPr>
            </w:pPr>
            <w:r w:rsidRPr="0022366C">
              <w:rPr>
                <w:noProof/>
              </w:rPr>
              <w:t>def create_product(self, data):</w:t>
            </w:r>
          </w:p>
        </w:tc>
      </w:tr>
      <w:tr w:rsidR="00BF5B13" w:rsidRPr="0090014B" w14:paraId="23C33328" w14:textId="77777777">
        <w:tc>
          <w:tcPr>
            <w:tcW w:w="457" w:type="dxa"/>
            <w:tcBorders>
              <w:top w:val="single" w:sz="4" w:space="0" w:color="FFFFFF"/>
              <w:bottom w:val="single" w:sz="4" w:space="0" w:color="FFFFFF"/>
              <w:right w:val="single" w:sz="4" w:space="0" w:color="FFFFFF"/>
            </w:tcBorders>
            <w:shd w:val="clear" w:color="auto" w:fill="auto"/>
          </w:tcPr>
          <w:p w14:paraId="2A597AF4" w14:textId="77777777" w:rsidR="00BF5B13" w:rsidRDefault="00BF5B13">
            <w:pPr>
              <w:pStyle w:val="TF-CDIGO-FONTE"/>
            </w:pPr>
            <w:r>
              <w:t>02</w:t>
            </w:r>
          </w:p>
        </w:tc>
        <w:tc>
          <w:tcPr>
            <w:tcW w:w="8605" w:type="dxa"/>
            <w:tcBorders>
              <w:top w:val="single" w:sz="4" w:space="0" w:color="FFFFFF"/>
              <w:left w:val="single" w:sz="4" w:space="0" w:color="FFFFFF"/>
              <w:bottom w:val="single" w:sz="4" w:space="0" w:color="FFFFFF"/>
            </w:tcBorders>
            <w:shd w:val="clear" w:color="auto" w:fill="auto"/>
          </w:tcPr>
          <w:p w14:paraId="45CEA600" w14:textId="77777777" w:rsidR="00BF5B13" w:rsidRDefault="00BF5B13">
            <w:pPr>
              <w:pStyle w:val="TF-CDIGO-FONTE"/>
              <w:rPr>
                <w:noProof/>
              </w:rPr>
            </w:pPr>
            <w:r w:rsidRPr="0022366C">
              <w:rPr>
                <w:noProof/>
              </w:rPr>
              <w:t xml:space="preserve">    model = StorageModel().get_model_by_id(data.model_id,</w:t>
            </w:r>
          </w:p>
        </w:tc>
      </w:tr>
      <w:tr w:rsidR="00BF5B13" w14:paraId="5C55496A" w14:textId="77777777">
        <w:tc>
          <w:tcPr>
            <w:tcW w:w="457" w:type="dxa"/>
            <w:tcBorders>
              <w:top w:val="single" w:sz="4" w:space="0" w:color="FFFFFF"/>
              <w:bottom w:val="single" w:sz="4" w:space="0" w:color="FFFFFF"/>
              <w:right w:val="single" w:sz="4" w:space="0" w:color="FFFFFF"/>
            </w:tcBorders>
            <w:shd w:val="clear" w:color="auto" w:fill="auto"/>
          </w:tcPr>
          <w:p w14:paraId="128E4141" w14:textId="77777777" w:rsidR="00BF5B13" w:rsidRDefault="00BF5B13">
            <w:pPr>
              <w:pStyle w:val="TF-CDIGO-FONTE"/>
            </w:pPr>
            <w:r>
              <w:t>03</w:t>
            </w:r>
          </w:p>
        </w:tc>
        <w:tc>
          <w:tcPr>
            <w:tcW w:w="8605" w:type="dxa"/>
            <w:tcBorders>
              <w:top w:val="single" w:sz="4" w:space="0" w:color="FFFFFF"/>
              <w:left w:val="single" w:sz="4" w:space="0" w:color="FFFFFF"/>
              <w:bottom w:val="single" w:sz="4" w:space="0" w:color="FFFFFF"/>
            </w:tcBorders>
            <w:shd w:val="clear" w:color="auto" w:fill="auto"/>
          </w:tcPr>
          <w:p w14:paraId="766A052B" w14:textId="77777777" w:rsidR="00BF5B13" w:rsidRDefault="00BF5B13">
            <w:pPr>
              <w:pStyle w:val="TF-CDIGO-FONTE"/>
              <w:rPr>
                <w:noProof/>
              </w:rPr>
            </w:pPr>
            <w:r>
              <w:rPr>
                <w:noProof/>
              </w:rPr>
              <w:t xml:space="preserve">                                           </w:t>
            </w:r>
            <w:r w:rsidRPr="0022366C">
              <w:rPr>
                <w:noProof/>
              </w:rPr>
              <w:t>all_models=True)</w:t>
            </w:r>
          </w:p>
        </w:tc>
      </w:tr>
      <w:tr w:rsidR="00BF5B13" w:rsidRPr="0022366C" w14:paraId="48775D75" w14:textId="77777777">
        <w:tc>
          <w:tcPr>
            <w:tcW w:w="457" w:type="dxa"/>
            <w:tcBorders>
              <w:top w:val="single" w:sz="4" w:space="0" w:color="FFFFFF"/>
              <w:bottom w:val="single" w:sz="4" w:space="0" w:color="FFFFFF"/>
              <w:right w:val="single" w:sz="4" w:space="0" w:color="FFFFFF"/>
            </w:tcBorders>
            <w:shd w:val="clear" w:color="auto" w:fill="auto"/>
          </w:tcPr>
          <w:p w14:paraId="4EEE5F05" w14:textId="77777777" w:rsidR="00BF5B13" w:rsidRDefault="00BF5B13">
            <w:pPr>
              <w:pStyle w:val="TF-CDIGO-FONTE"/>
            </w:pPr>
            <w:r>
              <w:t>04</w:t>
            </w:r>
          </w:p>
        </w:tc>
        <w:tc>
          <w:tcPr>
            <w:tcW w:w="8605" w:type="dxa"/>
            <w:tcBorders>
              <w:top w:val="single" w:sz="4" w:space="0" w:color="FFFFFF"/>
              <w:left w:val="single" w:sz="4" w:space="0" w:color="FFFFFF"/>
              <w:bottom w:val="single" w:sz="4" w:space="0" w:color="FFFFFF"/>
            </w:tcBorders>
            <w:shd w:val="clear" w:color="auto" w:fill="auto"/>
          </w:tcPr>
          <w:p w14:paraId="29C011CB" w14:textId="77777777" w:rsidR="00BF5B13" w:rsidRDefault="00BF5B13">
            <w:pPr>
              <w:pStyle w:val="TF-CDIGO-FONTE"/>
              <w:rPr>
                <w:noProof/>
                <w:lang w:val="pt-BR"/>
              </w:rPr>
            </w:pPr>
            <w:r w:rsidRPr="000A5FC3">
              <w:t xml:space="preserve">    if not model:</w:t>
            </w:r>
          </w:p>
        </w:tc>
      </w:tr>
      <w:tr w:rsidR="00BF5B13" w:rsidRPr="0022366C" w14:paraId="69994F59" w14:textId="77777777">
        <w:tc>
          <w:tcPr>
            <w:tcW w:w="457" w:type="dxa"/>
            <w:tcBorders>
              <w:top w:val="single" w:sz="4" w:space="0" w:color="FFFFFF"/>
              <w:bottom w:val="single" w:sz="4" w:space="0" w:color="FFFFFF"/>
              <w:right w:val="single" w:sz="4" w:space="0" w:color="FFFFFF"/>
            </w:tcBorders>
            <w:shd w:val="clear" w:color="auto" w:fill="auto"/>
          </w:tcPr>
          <w:p w14:paraId="26491AA3" w14:textId="77777777" w:rsidR="00BF5B13" w:rsidRDefault="00BF5B13">
            <w:pPr>
              <w:pStyle w:val="TF-CDIGO-FONTE"/>
            </w:pPr>
            <w:r>
              <w:t>05</w:t>
            </w:r>
          </w:p>
        </w:tc>
        <w:tc>
          <w:tcPr>
            <w:tcW w:w="8605" w:type="dxa"/>
            <w:tcBorders>
              <w:top w:val="single" w:sz="4" w:space="0" w:color="FFFFFF"/>
              <w:left w:val="single" w:sz="4" w:space="0" w:color="FFFFFF"/>
              <w:bottom w:val="single" w:sz="4" w:space="0" w:color="FFFFFF"/>
            </w:tcBorders>
            <w:shd w:val="clear" w:color="auto" w:fill="auto"/>
          </w:tcPr>
          <w:p w14:paraId="5D8F9D7B" w14:textId="77777777" w:rsidR="00BF5B13" w:rsidRPr="0022366C" w:rsidRDefault="00BF5B13">
            <w:pPr>
              <w:pStyle w:val="TF-CDIGO-FONTE"/>
              <w:rPr>
                <w:noProof/>
                <w:lang w:val="pt-BR"/>
              </w:rPr>
            </w:pPr>
            <w:r w:rsidRPr="0022366C">
              <w:rPr>
                <w:lang w:val="pt-BR"/>
              </w:rPr>
              <w:t xml:space="preserve">        </w:t>
            </w:r>
            <w:proofErr w:type="spellStart"/>
            <w:r w:rsidRPr="0022366C">
              <w:rPr>
                <w:lang w:val="pt-BR"/>
              </w:rPr>
              <w:t>raise</w:t>
            </w:r>
            <w:proofErr w:type="spellEnd"/>
            <w:r w:rsidRPr="0022366C">
              <w:rPr>
                <w:lang w:val="pt-BR"/>
              </w:rPr>
              <w:t xml:space="preserve"> </w:t>
            </w:r>
            <w:proofErr w:type="spellStart"/>
            <w:proofErr w:type="gramStart"/>
            <w:r w:rsidRPr="0022366C">
              <w:rPr>
                <w:lang w:val="pt-BR"/>
              </w:rPr>
              <w:t>ConflictException</w:t>
            </w:r>
            <w:proofErr w:type="spellEnd"/>
            <w:r w:rsidRPr="0022366C">
              <w:rPr>
                <w:lang w:val="pt-BR"/>
              </w:rPr>
              <w:t>(</w:t>
            </w:r>
            <w:proofErr w:type="gramEnd"/>
            <w:r w:rsidRPr="0022366C">
              <w:rPr>
                <w:lang w:val="pt-BR"/>
              </w:rPr>
              <w:t>"Modelo não existente.")</w:t>
            </w:r>
          </w:p>
        </w:tc>
      </w:tr>
      <w:tr w:rsidR="00BF5B13" w:rsidRPr="00385A01" w14:paraId="47A96D56" w14:textId="77777777">
        <w:tc>
          <w:tcPr>
            <w:tcW w:w="457" w:type="dxa"/>
            <w:tcBorders>
              <w:top w:val="single" w:sz="4" w:space="0" w:color="FFFFFF"/>
              <w:bottom w:val="single" w:sz="4" w:space="0" w:color="FFFFFF"/>
              <w:right w:val="single" w:sz="4" w:space="0" w:color="FFFFFF"/>
            </w:tcBorders>
            <w:shd w:val="clear" w:color="auto" w:fill="auto"/>
          </w:tcPr>
          <w:p w14:paraId="3985F71A" w14:textId="77777777" w:rsidR="00BF5B13" w:rsidRDefault="00BF5B13">
            <w:pPr>
              <w:pStyle w:val="TF-CDIGO-FONTE"/>
            </w:pPr>
            <w:r>
              <w:t>06</w:t>
            </w:r>
          </w:p>
        </w:tc>
        <w:tc>
          <w:tcPr>
            <w:tcW w:w="8605" w:type="dxa"/>
            <w:tcBorders>
              <w:top w:val="single" w:sz="4" w:space="0" w:color="FFFFFF"/>
              <w:left w:val="single" w:sz="4" w:space="0" w:color="FFFFFF"/>
              <w:bottom w:val="single" w:sz="4" w:space="0" w:color="FFFFFF"/>
            </w:tcBorders>
            <w:shd w:val="clear" w:color="auto" w:fill="auto"/>
          </w:tcPr>
          <w:p w14:paraId="63657E41" w14:textId="77777777" w:rsidR="00BF5B13" w:rsidRDefault="00BF5B13">
            <w:pPr>
              <w:pStyle w:val="TF-CDIGO-FONTE"/>
              <w:rPr>
                <w:noProof/>
              </w:rPr>
            </w:pPr>
            <w:r>
              <w:t xml:space="preserve">    </w:t>
            </w:r>
            <w:r w:rsidRPr="00EF1A8E">
              <w:t xml:space="preserve">for </w:t>
            </w:r>
            <w:proofErr w:type="spellStart"/>
            <w:r>
              <w:t>i</w:t>
            </w:r>
            <w:proofErr w:type="spellEnd"/>
            <w:r w:rsidRPr="00EF1A8E">
              <w:t xml:space="preserve"> in range(</w:t>
            </w:r>
            <w:proofErr w:type="spellStart"/>
            <w:proofErr w:type="gramStart"/>
            <w:r w:rsidRPr="00EF1A8E">
              <w:t>data.quantity</w:t>
            </w:r>
            <w:proofErr w:type="spellEnd"/>
            <w:proofErr w:type="gramEnd"/>
            <w:r w:rsidRPr="00EF1A8E">
              <w:t>):</w:t>
            </w:r>
          </w:p>
        </w:tc>
      </w:tr>
      <w:tr w:rsidR="00BF5B13" w:rsidRPr="0090014B" w14:paraId="3F4D19DA" w14:textId="77777777">
        <w:tc>
          <w:tcPr>
            <w:tcW w:w="457" w:type="dxa"/>
            <w:tcBorders>
              <w:top w:val="single" w:sz="4" w:space="0" w:color="FFFFFF"/>
              <w:bottom w:val="single" w:sz="4" w:space="0" w:color="FFFFFF"/>
              <w:right w:val="single" w:sz="4" w:space="0" w:color="FFFFFF"/>
            </w:tcBorders>
            <w:shd w:val="clear" w:color="auto" w:fill="auto"/>
          </w:tcPr>
          <w:p w14:paraId="49D46165" w14:textId="77777777" w:rsidR="00BF5B13" w:rsidRDefault="00BF5B13">
            <w:pPr>
              <w:pStyle w:val="TF-CDIGO-FONTE"/>
            </w:pPr>
            <w:r>
              <w:t>07</w:t>
            </w:r>
          </w:p>
        </w:tc>
        <w:tc>
          <w:tcPr>
            <w:tcW w:w="8605" w:type="dxa"/>
            <w:tcBorders>
              <w:top w:val="single" w:sz="4" w:space="0" w:color="FFFFFF"/>
              <w:left w:val="single" w:sz="4" w:space="0" w:color="FFFFFF"/>
              <w:bottom w:val="single" w:sz="4" w:space="0" w:color="FFFFFF"/>
            </w:tcBorders>
            <w:shd w:val="clear" w:color="auto" w:fill="auto"/>
          </w:tcPr>
          <w:p w14:paraId="73A941C5" w14:textId="77777777" w:rsidR="00BF5B13" w:rsidRDefault="00BF5B13">
            <w:pPr>
              <w:pStyle w:val="TF-CDIGO-FONTE"/>
              <w:rPr>
                <w:noProof/>
              </w:rPr>
            </w:pPr>
            <w:r w:rsidRPr="00EF1A8E">
              <w:t xml:space="preserve">        size = Sizes(</w:t>
            </w:r>
            <w:proofErr w:type="gramStart"/>
            <w:r w:rsidRPr="00EF1A8E">
              <w:t>).</w:t>
            </w:r>
            <w:proofErr w:type="spellStart"/>
            <w:r w:rsidRPr="00EF1A8E">
              <w:t>get</w:t>
            </w:r>
            <w:proofErr w:type="gramEnd"/>
            <w:r w:rsidRPr="00EF1A8E">
              <w:t>_size_by_name</w:t>
            </w:r>
            <w:proofErr w:type="spellEnd"/>
            <w:r w:rsidRPr="00EF1A8E">
              <w:t>(</w:t>
            </w:r>
            <w:proofErr w:type="spellStart"/>
            <w:r w:rsidRPr="00EF1A8E">
              <w:t>data.size</w:t>
            </w:r>
            <w:proofErr w:type="spellEnd"/>
            <w:r w:rsidRPr="00EF1A8E">
              <w:t>)</w:t>
            </w:r>
          </w:p>
        </w:tc>
      </w:tr>
      <w:tr w:rsidR="00BF5B13" w14:paraId="31BE8952" w14:textId="77777777">
        <w:tc>
          <w:tcPr>
            <w:tcW w:w="457" w:type="dxa"/>
            <w:tcBorders>
              <w:top w:val="single" w:sz="4" w:space="0" w:color="FFFFFF"/>
              <w:bottom w:val="single" w:sz="4" w:space="0" w:color="FFFFFF"/>
              <w:right w:val="single" w:sz="4" w:space="0" w:color="FFFFFF"/>
            </w:tcBorders>
            <w:shd w:val="clear" w:color="auto" w:fill="auto"/>
          </w:tcPr>
          <w:p w14:paraId="0BE5A0A2" w14:textId="77777777" w:rsidR="00BF5B13" w:rsidRDefault="00BF5B13">
            <w:pPr>
              <w:pStyle w:val="TF-CDIGO-FONTE"/>
            </w:pPr>
            <w:r>
              <w:t>08</w:t>
            </w:r>
          </w:p>
        </w:tc>
        <w:tc>
          <w:tcPr>
            <w:tcW w:w="8605" w:type="dxa"/>
            <w:tcBorders>
              <w:top w:val="single" w:sz="4" w:space="0" w:color="FFFFFF"/>
              <w:left w:val="single" w:sz="4" w:space="0" w:color="FFFFFF"/>
              <w:bottom w:val="single" w:sz="4" w:space="0" w:color="FFFFFF"/>
            </w:tcBorders>
            <w:shd w:val="clear" w:color="auto" w:fill="auto"/>
          </w:tcPr>
          <w:p w14:paraId="03501191" w14:textId="77777777" w:rsidR="00BF5B13" w:rsidRDefault="00BF5B13">
            <w:pPr>
              <w:pStyle w:val="TF-CDIGO-FONTE"/>
              <w:rPr>
                <w:noProof/>
                <w:lang w:val="pt-BR"/>
              </w:rPr>
            </w:pPr>
            <w:r w:rsidRPr="00EF1A8E">
              <w:t xml:space="preserve">        if not size:</w:t>
            </w:r>
          </w:p>
        </w:tc>
      </w:tr>
      <w:tr w:rsidR="00BF5B13" w:rsidRPr="0022366C" w14:paraId="5FC1A38C" w14:textId="77777777">
        <w:tc>
          <w:tcPr>
            <w:tcW w:w="457" w:type="dxa"/>
            <w:tcBorders>
              <w:top w:val="single" w:sz="4" w:space="0" w:color="FFFFFF"/>
              <w:bottom w:val="single" w:sz="4" w:space="0" w:color="FFFFFF"/>
              <w:right w:val="single" w:sz="4" w:space="0" w:color="FFFFFF"/>
            </w:tcBorders>
            <w:shd w:val="clear" w:color="auto" w:fill="auto"/>
          </w:tcPr>
          <w:p w14:paraId="75A6D79E" w14:textId="77777777" w:rsidR="00BF5B13" w:rsidRDefault="00BF5B13">
            <w:pPr>
              <w:pStyle w:val="TF-CDIGO-FONTE"/>
            </w:pPr>
            <w:r>
              <w:t>09</w:t>
            </w:r>
          </w:p>
        </w:tc>
        <w:tc>
          <w:tcPr>
            <w:tcW w:w="8605" w:type="dxa"/>
            <w:tcBorders>
              <w:top w:val="single" w:sz="4" w:space="0" w:color="FFFFFF"/>
              <w:left w:val="single" w:sz="4" w:space="0" w:color="FFFFFF"/>
              <w:bottom w:val="single" w:sz="4" w:space="0" w:color="FFFFFF"/>
            </w:tcBorders>
            <w:shd w:val="clear" w:color="auto" w:fill="auto"/>
          </w:tcPr>
          <w:p w14:paraId="1CAACE86" w14:textId="77777777" w:rsidR="00BF5B13" w:rsidRPr="0022366C" w:rsidRDefault="00BF5B13">
            <w:pPr>
              <w:pStyle w:val="TF-CDIGO-FONTE"/>
              <w:rPr>
                <w:noProof/>
                <w:lang w:val="pt-BR"/>
              </w:rPr>
            </w:pPr>
            <w:r w:rsidRPr="0022366C">
              <w:rPr>
                <w:lang w:val="pt-BR"/>
              </w:rPr>
              <w:t xml:space="preserve">            </w:t>
            </w:r>
            <w:proofErr w:type="spellStart"/>
            <w:r w:rsidRPr="0022366C">
              <w:rPr>
                <w:lang w:val="pt-BR"/>
              </w:rPr>
              <w:t>raise</w:t>
            </w:r>
            <w:proofErr w:type="spellEnd"/>
            <w:r w:rsidRPr="0022366C">
              <w:rPr>
                <w:lang w:val="pt-BR"/>
              </w:rPr>
              <w:t xml:space="preserve"> </w:t>
            </w:r>
            <w:proofErr w:type="spellStart"/>
            <w:proofErr w:type="gramStart"/>
            <w:r w:rsidRPr="0022366C">
              <w:rPr>
                <w:lang w:val="pt-BR"/>
              </w:rPr>
              <w:t>ConflictException</w:t>
            </w:r>
            <w:proofErr w:type="spellEnd"/>
            <w:r w:rsidRPr="0022366C">
              <w:rPr>
                <w:lang w:val="pt-BR"/>
              </w:rPr>
              <w:t>(</w:t>
            </w:r>
            <w:proofErr w:type="gramEnd"/>
            <w:r w:rsidRPr="0022366C">
              <w:rPr>
                <w:lang w:val="pt-BR"/>
              </w:rPr>
              <w:t>"Tamanho não existente.")</w:t>
            </w:r>
          </w:p>
        </w:tc>
      </w:tr>
      <w:tr w:rsidR="00BF5B13" w14:paraId="20F320FC" w14:textId="77777777">
        <w:tc>
          <w:tcPr>
            <w:tcW w:w="457" w:type="dxa"/>
            <w:tcBorders>
              <w:top w:val="single" w:sz="4" w:space="0" w:color="FFFFFF"/>
              <w:bottom w:val="single" w:sz="4" w:space="0" w:color="FFFFFF"/>
              <w:right w:val="single" w:sz="4" w:space="0" w:color="FFFFFF"/>
            </w:tcBorders>
            <w:shd w:val="clear" w:color="auto" w:fill="auto"/>
          </w:tcPr>
          <w:p w14:paraId="22AC2CE5" w14:textId="77777777" w:rsidR="00BF5B13" w:rsidRDefault="00BF5B13">
            <w:pPr>
              <w:pStyle w:val="TF-CDIGO-FONTE"/>
            </w:pPr>
            <w:r>
              <w:t>10</w:t>
            </w:r>
          </w:p>
        </w:tc>
        <w:tc>
          <w:tcPr>
            <w:tcW w:w="8605" w:type="dxa"/>
            <w:tcBorders>
              <w:top w:val="single" w:sz="4" w:space="0" w:color="FFFFFF"/>
              <w:left w:val="single" w:sz="4" w:space="0" w:color="FFFFFF"/>
              <w:bottom w:val="single" w:sz="4" w:space="0" w:color="FFFFFF"/>
            </w:tcBorders>
            <w:shd w:val="clear" w:color="auto" w:fill="auto"/>
          </w:tcPr>
          <w:p w14:paraId="42430A68" w14:textId="77777777" w:rsidR="00BF5B13" w:rsidRDefault="00BF5B13">
            <w:pPr>
              <w:pStyle w:val="TF-CDIGO-FONTE"/>
              <w:rPr>
                <w:noProof/>
              </w:rPr>
            </w:pPr>
            <w:r w:rsidRPr="00EF1A8E">
              <w:t xml:space="preserve">        </w:t>
            </w:r>
            <w:proofErr w:type="spellStart"/>
            <w:r w:rsidRPr="00EF1A8E">
              <w:t>size_code</w:t>
            </w:r>
            <w:proofErr w:type="spellEnd"/>
            <w:r w:rsidRPr="00EF1A8E">
              <w:t xml:space="preserve"> = </w:t>
            </w:r>
            <w:proofErr w:type="spellStart"/>
            <w:proofErr w:type="gramStart"/>
            <w:r w:rsidRPr="00EF1A8E">
              <w:t>size.code</w:t>
            </w:r>
            <w:proofErr w:type="spellEnd"/>
            <w:proofErr w:type="gramEnd"/>
          </w:p>
        </w:tc>
      </w:tr>
      <w:tr w:rsidR="00BF5B13" w14:paraId="7EDA0545" w14:textId="77777777">
        <w:tc>
          <w:tcPr>
            <w:tcW w:w="457" w:type="dxa"/>
            <w:tcBorders>
              <w:top w:val="single" w:sz="4" w:space="0" w:color="FFFFFF"/>
              <w:bottom w:val="single" w:sz="4" w:space="0" w:color="FFFFFF"/>
              <w:right w:val="single" w:sz="4" w:space="0" w:color="FFFFFF"/>
            </w:tcBorders>
            <w:shd w:val="clear" w:color="auto" w:fill="auto"/>
          </w:tcPr>
          <w:p w14:paraId="2A4517EC" w14:textId="77777777" w:rsidR="00BF5B13" w:rsidRDefault="00BF5B13">
            <w:pPr>
              <w:pStyle w:val="TF-CDIGO-FONTE"/>
            </w:pPr>
            <w:r>
              <w:t>11</w:t>
            </w:r>
          </w:p>
        </w:tc>
        <w:tc>
          <w:tcPr>
            <w:tcW w:w="8605" w:type="dxa"/>
            <w:tcBorders>
              <w:top w:val="single" w:sz="4" w:space="0" w:color="FFFFFF"/>
              <w:left w:val="single" w:sz="4" w:space="0" w:color="FFFFFF"/>
              <w:bottom w:val="single" w:sz="4" w:space="0" w:color="FFFFFF"/>
            </w:tcBorders>
            <w:shd w:val="clear" w:color="auto" w:fill="auto"/>
          </w:tcPr>
          <w:p w14:paraId="37B3914D" w14:textId="77777777" w:rsidR="00BF5B13" w:rsidRDefault="00BF5B13">
            <w:pPr>
              <w:pStyle w:val="TF-CDIGO-FONTE"/>
              <w:rPr>
                <w:noProof/>
              </w:rPr>
            </w:pPr>
            <w:r w:rsidRPr="00EF1A8E">
              <w:t xml:space="preserve">        </w:t>
            </w:r>
            <w:proofErr w:type="spellStart"/>
            <w:r w:rsidRPr="00EF1A8E">
              <w:t>color_code</w:t>
            </w:r>
            <w:proofErr w:type="spellEnd"/>
            <w:r w:rsidRPr="00EF1A8E">
              <w:t xml:space="preserve"> = 0</w:t>
            </w:r>
          </w:p>
        </w:tc>
      </w:tr>
      <w:tr w:rsidR="00BF5B13" w:rsidRPr="0022366C" w14:paraId="4D19D070" w14:textId="77777777">
        <w:tc>
          <w:tcPr>
            <w:tcW w:w="457" w:type="dxa"/>
            <w:tcBorders>
              <w:top w:val="single" w:sz="4" w:space="0" w:color="FFFFFF"/>
              <w:bottom w:val="single" w:sz="4" w:space="0" w:color="FFFFFF"/>
              <w:right w:val="single" w:sz="4" w:space="0" w:color="FFFFFF"/>
            </w:tcBorders>
            <w:shd w:val="clear" w:color="auto" w:fill="auto"/>
          </w:tcPr>
          <w:p w14:paraId="0D092127" w14:textId="77777777" w:rsidR="00BF5B13" w:rsidRDefault="00BF5B13">
            <w:pPr>
              <w:pStyle w:val="TF-CDIGO-FONTE"/>
            </w:pPr>
            <w:r>
              <w:t>12</w:t>
            </w:r>
          </w:p>
        </w:tc>
        <w:tc>
          <w:tcPr>
            <w:tcW w:w="8605" w:type="dxa"/>
            <w:tcBorders>
              <w:top w:val="single" w:sz="4" w:space="0" w:color="FFFFFF"/>
              <w:left w:val="single" w:sz="4" w:space="0" w:color="FFFFFF"/>
              <w:bottom w:val="single" w:sz="4" w:space="0" w:color="FFFFFF"/>
            </w:tcBorders>
            <w:shd w:val="clear" w:color="auto" w:fill="auto"/>
          </w:tcPr>
          <w:p w14:paraId="32499D06" w14:textId="77777777" w:rsidR="00BF5B13" w:rsidRDefault="00BF5B13">
            <w:pPr>
              <w:pStyle w:val="TF-CDIGO-FONTE"/>
              <w:rPr>
                <w:noProof/>
              </w:rPr>
            </w:pPr>
            <w:r w:rsidRPr="00EF1A8E">
              <w:t xml:space="preserve">        if </w:t>
            </w:r>
            <w:proofErr w:type="spellStart"/>
            <w:proofErr w:type="gramStart"/>
            <w:r w:rsidRPr="00EF1A8E">
              <w:t>data.color</w:t>
            </w:r>
            <w:proofErr w:type="spellEnd"/>
            <w:proofErr w:type="gramEnd"/>
            <w:r w:rsidRPr="00EF1A8E">
              <w:t>:</w:t>
            </w:r>
          </w:p>
        </w:tc>
      </w:tr>
      <w:tr w:rsidR="00BF5B13" w:rsidRPr="0022366C" w14:paraId="2E5C14C6" w14:textId="77777777">
        <w:tc>
          <w:tcPr>
            <w:tcW w:w="457" w:type="dxa"/>
            <w:tcBorders>
              <w:top w:val="single" w:sz="4" w:space="0" w:color="FFFFFF"/>
              <w:bottom w:val="single" w:sz="4" w:space="0" w:color="FFFFFF"/>
              <w:right w:val="single" w:sz="4" w:space="0" w:color="FFFFFF"/>
            </w:tcBorders>
            <w:shd w:val="clear" w:color="auto" w:fill="auto"/>
          </w:tcPr>
          <w:p w14:paraId="725E29AF" w14:textId="77777777" w:rsidR="00BF5B13" w:rsidRDefault="00BF5B13">
            <w:pPr>
              <w:pStyle w:val="TF-CDIGO-FONTE"/>
            </w:pPr>
            <w:r>
              <w:t>13</w:t>
            </w:r>
          </w:p>
        </w:tc>
        <w:tc>
          <w:tcPr>
            <w:tcW w:w="8605" w:type="dxa"/>
            <w:tcBorders>
              <w:top w:val="single" w:sz="4" w:space="0" w:color="FFFFFF"/>
              <w:left w:val="single" w:sz="4" w:space="0" w:color="FFFFFF"/>
              <w:bottom w:val="single" w:sz="4" w:space="0" w:color="FFFFFF"/>
            </w:tcBorders>
            <w:shd w:val="clear" w:color="auto" w:fill="auto"/>
          </w:tcPr>
          <w:p w14:paraId="217205FA" w14:textId="77777777" w:rsidR="00BF5B13" w:rsidRDefault="00BF5B13">
            <w:pPr>
              <w:pStyle w:val="TF-CDIGO-FONTE"/>
              <w:rPr>
                <w:noProof/>
              </w:rPr>
            </w:pPr>
            <w:r w:rsidRPr="00EF1A8E">
              <w:t xml:space="preserve">            color = </w:t>
            </w:r>
            <w:proofErr w:type="spellStart"/>
            <w:r w:rsidRPr="00EF1A8E">
              <w:t>ClothColors</w:t>
            </w:r>
            <w:proofErr w:type="spellEnd"/>
            <w:r w:rsidRPr="00EF1A8E">
              <w:t>(</w:t>
            </w:r>
            <w:proofErr w:type="gramStart"/>
            <w:r w:rsidRPr="00EF1A8E">
              <w:t>).</w:t>
            </w:r>
            <w:proofErr w:type="spellStart"/>
            <w:r w:rsidRPr="00EF1A8E">
              <w:t>get</w:t>
            </w:r>
            <w:proofErr w:type="gramEnd"/>
            <w:r w:rsidRPr="00EF1A8E">
              <w:t>_color_by_name</w:t>
            </w:r>
            <w:proofErr w:type="spellEnd"/>
            <w:r w:rsidRPr="00EF1A8E">
              <w:t>(</w:t>
            </w:r>
            <w:proofErr w:type="spellStart"/>
            <w:r w:rsidRPr="00EF1A8E">
              <w:t>data.color</w:t>
            </w:r>
            <w:proofErr w:type="spellEnd"/>
            <w:r w:rsidRPr="00EF1A8E">
              <w:t>)</w:t>
            </w:r>
          </w:p>
        </w:tc>
      </w:tr>
      <w:tr w:rsidR="00BF5B13" w14:paraId="2B4B0907" w14:textId="77777777">
        <w:tc>
          <w:tcPr>
            <w:tcW w:w="457" w:type="dxa"/>
            <w:tcBorders>
              <w:top w:val="single" w:sz="4" w:space="0" w:color="FFFFFF"/>
              <w:bottom w:val="single" w:sz="4" w:space="0" w:color="FFFFFF"/>
              <w:right w:val="single" w:sz="4" w:space="0" w:color="FFFFFF"/>
            </w:tcBorders>
            <w:shd w:val="clear" w:color="auto" w:fill="auto"/>
          </w:tcPr>
          <w:p w14:paraId="1D95B850" w14:textId="77777777" w:rsidR="00BF5B13" w:rsidRDefault="00BF5B13">
            <w:pPr>
              <w:pStyle w:val="TF-CDIGO-FONTE"/>
            </w:pPr>
            <w:r>
              <w:t>14</w:t>
            </w:r>
          </w:p>
        </w:tc>
        <w:tc>
          <w:tcPr>
            <w:tcW w:w="8605" w:type="dxa"/>
            <w:tcBorders>
              <w:top w:val="single" w:sz="4" w:space="0" w:color="FFFFFF"/>
              <w:left w:val="single" w:sz="4" w:space="0" w:color="FFFFFF"/>
              <w:bottom w:val="single" w:sz="4" w:space="0" w:color="FFFFFF"/>
            </w:tcBorders>
            <w:shd w:val="clear" w:color="auto" w:fill="auto"/>
          </w:tcPr>
          <w:p w14:paraId="13CC9A60" w14:textId="77777777" w:rsidR="00BF5B13" w:rsidRDefault="00BF5B13">
            <w:pPr>
              <w:pStyle w:val="TF-CDIGO-FONTE"/>
              <w:rPr>
                <w:noProof/>
                <w:lang w:val="pt-BR"/>
              </w:rPr>
            </w:pPr>
            <w:r w:rsidRPr="00EF1A8E">
              <w:t xml:space="preserve">            if not color:</w:t>
            </w:r>
          </w:p>
        </w:tc>
      </w:tr>
      <w:tr w:rsidR="00BF5B13" w:rsidRPr="00035688" w14:paraId="05078756" w14:textId="77777777">
        <w:tc>
          <w:tcPr>
            <w:tcW w:w="457" w:type="dxa"/>
            <w:tcBorders>
              <w:top w:val="single" w:sz="4" w:space="0" w:color="FFFFFF"/>
              <w:bottom w:val="single" w:sz="4" w:space="0" w:color="FFFFFF"/>
              <w:right w:val="single" w:sz="4" w:space="0" w:color="FFFFFF"/>
            </w:tcBorders>
            <w:shd w:val="clear" w:color="auto" w:fill="auto"/>
          </w:tcPr>
          <w:p w14:paraId="78A61533" w14:textId="77777777" w:rsidR="00BF5B13" w:rsidRDefault="00BF5B13">
            <w:pPr>
              <w:pStyle w:val="TF-CDIGO-FONTE"/>
            </w:pPr>
            <w:r>
              <w:t>15</w:t>
            </w:r>
          </w:p>
        </w:tc>
        <w:tc>
          <w:tcPr>
            <w:tcW w:w="8605" w:type="dxa"/>
            <w:tcBorders>
              <w:top w:val="single" w:sz="4" w:space="0" w:color="FFFFFF"/>
              <w:left w:val="single" w:sz="4" w:space="0" w:color="FFFFFF"/>
              <w:bottom w:val="single" w:sz="4" w:space="0" w:color="FFFFFF"/>
            </w:tcBorders>
            <w:shd w:val="clear" w:color="auto" w:fill="auto"/>
          </w:tcPr>
          <w:p w14:paraId="1688468F" w14:textId="77777777" w:rsidR="00BF5B13" w:rsidRDefault="00BF5B13">
            <w:pPr>
              <w:pStyle w:val="TF-CDIGO-FONTE"/>
              <w:rPr>
                <w:noProof/>
              </w:rPr>
            </w:pPr>
            <w:r w:rsidRPr="00EF1A8E">
              <w:t xml:space="preserve">                raise </w:t>
            </w:r>
            <w:proofErr w:type="spellStart"/>
            <w:proofErr w:type="gramStart"/>
            <w:r w:rsidRPr="00EF1A8E">
              <w:t>ConflictException</w:t>
            </w:r>
            <w:proofErr w:type="spellEnd"/>
            <w:r w:rsidRPr="00EF1A8E">
              <w:t>(</w:t>
            </w:r>
            <w:proofErr w:type="gramEnd"/>
            <w:r w:rsidRPr="00EF1A8E">
              <w:t xml:space="preserve">"Cor </w:t>
            </w:r>
            <w:proofErr w:type="spellStart"/>
            <w:r w:rsidRPr="00EF1A8E">
              <w:t>não</w:t>
            </w:r>
            <w:proofErr w:type="spellEnd"/>
            <w:r w:rsidRPr="00EF1A8E">
              <w:t xml:space="preserve"> </w:t>
            </w:r>
            <w:proofErr w:type="spellStart"/>
            <w:r w:rsidRPr="00EF1A8E">
              <w:t>existente</w:t>
            </w:r>
            <w:proofErr w:type="spellEnd"/>
            <w:r w:rsidRPr="00EF1A8E">
              <w:t>.")</w:t>
            </w:r>
          </w:p>
        </w:tc>
      </w:tr>
      <w:tr w:rsidR="00BF5B13" w:rsidRPr="0022366C" w14:paraId="46055AD5" w14:textId="77777777">
        <w:trPr>
          <w:trHeight w:val="64"/>
        </w:trPr>
        <w:tc>
          <w:tcPr>
            <w:tcW w:w="457" w:type="dxa"/>
            <w:tcBorders>
              <w:top w:val="single" w:sz="4" w:space="0" w:color="FFFFFF"/>
              <w:bottom w:val="single" w:sz="4" w:space="0" w:color="FFFFFF"/>
              <w:right w:val="single" w:sz="4" w:space="0" w:color="FFFFFF"/>
            </w:tcBorders>
            <w:shd w:val="clear" w:color="auto" w:fill="auto"/>
          </w:tcPr>
          <w:p w14:paraId="0CDFA83D" w14:textId="77777777" w:rsidR="00BF5B13" w:rsidRDefault="00BF5B13">
            <w:pPr>
              <w:pStyle w:val="TF-CDIGO-FONTE"/>
            </w:pPr>
            <w:r>
              <w:t>16</w:t>
            </w:r>
          </w:p>
        </w:tc>
        <w:tc>
          <w:tcPr>
            <w:tcW w:w="8605" w:type="dxa"/>
            <w:tcBorders>
              <w:top w:val="single" w:sz="4" w:space="0" w:color="FFFFFF"/>
              <w:left w:val="single" w:sz="4" w:space="0" w:color="FFFFFF"/>
              <w:bottom w:val="single" w:sz="4" w:space="0" w:color="FFFFFF"/>
            </w:tcBorders>
            <w:shd w:val="clear" w:color="auto" w:fill="auto"/>
          </w:tcPr>
          <w:p w14:paraId="7B45F643" w14:textId="77777777" w:rsidR="00BF5B13" w:rsidRDefault="00BF5B13">
            <w:pPr>
              <w:pStyle w:val="TF-CDIGO-FONTE"/>
            </w:pPr>
            <w:r w:rsidRPr="00EF1A8E">
              <w:t xml:space="preserve">            </w:t>
            </w:r>
            <w:proofErr w:type="spellStart"/>
            <w:r w:rsidRPr="00EF1A8E">
              <w:t>color_code</w:t>
            </w:r>
            <w:proofErr w:type="spellEnd"/>
            <w:r w:rsidRPr="00EF1A8E">
              <w:t xml:space="preserve"> = </w:t>
            </w:r>
            <w:proofErr w:type="spellStart"/>
            <w:proofErr w:type="gramStart"/>
            <w:r w:rsidRPr="00EF1A8E">
              <w:t>color.sequence</w:t>
            </w:r>
            <w:proofErr w:type="gramEnd"/>
            <w:r w:rsidRPr="00EF1A8E">
              <w:t>_value</w:t>
            </w:r>
            <w:proofErr w:type="spellEnd"/>
          </w:p>
        </w:tc>
      </w:tr>
      <w:tr w:rsidR="00BF5B13" w:rsidRPr="0022366C" w14:paraId="40F88936" w14:textId="77777777">
        <w:trPr>
          <w:trHeight w:val="64"/>
        </w:trPr>
        <w:tc>
          <w:tcPr>
            <w:tcW w:w="457" w:type="dxa"/>
            <w:tcBorders>
              <w:top w:val="single" w:sz="4" w:space="0" w:color="FFFFFF"/>
              <w:bottom w:val="single" w:sz="4" w:space="0" w:color="FFFFFF"/>
              <w:right w:val="single" w:sz="4" w:space="0" w:color="FFFFFF"/>
            </w:tcBorders>
            <w:shd w:val="clear" w:color="auto" w:fill="auto"/>
          </w:tcPr>
          <w:p w14:paraId="567A65D5" w14:textId="77777777" w:rsidR="00BF5B13" w:rsidRDefault="00BF5B13">
            <w:pPr>
              <w:pStyle w:val="TF-CDIGO-FONTE"/>
            </w:pPr>
            <w:r>
              <w:t>17</w:t>
            </w:r>
          </w:p>
        </w:tc>
        <w:tc>
          <w:tcPr>
            <w:tcW w:w="8605" w:type="dxa"/>
            <w:tcBorders>
              <w:top w:val="single" w:sz="4" w:space="0" w:color="FFFFFF"/>
              <w:left w:val="single" w:sz="4" w:space="0" w:color="FFFFFF"/>
              <w:bottom w:val="single" w:sz="4" w:space="0" w:color="FFFFFF"/>
            </w:tcBorders>
            <w:shd w:val="clear" w:color="auto" w:fill="auto"/>
          </w:tcPr>
          <w:p w14:paraId="30A18F05" w14:textId="77777777" w:rsidR="00BF5B13" w:rsidRPr="00194551" w:rsidRDefault="00BF5B13">
            <w:pPr>
              <w:pStyle w:val="TF-CDIGO-FONTE"/>
            </w:pPr>
            <w:r w:rsidRPr="0022366C">
              <w:t xml:space="preserve">        </w:t>
            </w:r>
            <w:proofErr w:type="spellStart"/>
            <w:proofErr w:type="gramStart"/>
            <w:r w:rsidRPr="0022366C">
              <w:t>model.quantity</w:t>
            </w:r>
            <w:proofErr w:type="gramEnd"/>
            <w:r w:rsidRPr="0022366C">
              <w:t>.append</w:t>
            </w:r>
            <w:proofErr w:type="spellEnd"/>
            <w:r w:rsidRPr="0022366C">
              <w:t>(Product(id=str(uuid4()),</w:t>
            </w:r>
          </w:p>
        </w:tc>
      </w:tr>
      <w:tr w:rsidR="00BF5B13" w:rsidRPr="0022366C" w14:paraId="7FACD18D" w14:textId="77777777">
        <w:trPr>
          <w:trHeight w:val="64"/>
        </w:trPr>
        <w:tc>
          <w:tcPr>
            <w:tcW w:w="457" w:type="dxa"/>
            <w:tcBorders>
              <w:top w:val="single" w:sz="4" w:space="0" w:color="FFFFFF"/>
              <w:bottom w:val="single" w:sz="4" w:space="0" w:color="FFFFFF"/>
              <w:right w:val="single" w:sz="4" w:space="0" w:color="FFFFFF"/>
            </w:tcBorders>
            <w:shd w:val="clear" w:color="auto" w:fill="auto"/>
          </w:tcPr>
          <w:p w14:paraId="19B4A0A8" w14:textId="77777777" w:rsidR="00BF5B13" w:rsidRDefault="00BF5B13">
            <w:pPr>
              <w:pStyle w:val="TF-CDIGO-FONTE"/>
            </w:pPr>
            <w:r>
              <w:t>18</w:t>
            </w:r>
          </w:p>
        </w:tc>
        <w:tc>
          <w:tcPr>
            <w:tcW w:w="8605" w:type="dxa"/>
            <w:tcBorders>
              <w:top w:val="single" w:sz="4" w:space="0" w:color="FFFFFF"/>
              <w:left w:val="single" w:sz="4" w:space="0" w:color="FFFFFF"/>
              <w:bottom w:val="single" w:sz="4" w:space="0" w:color="FFFFFF"/>
            </w:tcBorders>
            <w:shd w:val="clear" w:color="auto" w:fill="auto"/>
          </w:tcPr>
          <w:p w14:paraId="4183FDCF" w14:textId="77777777" w:rsidR="00BF5B13" w:rsidRPr="00194551" w:rsidRDefault="00BF5B13">
            <w:pPr>
              <w:pStyle w:val="TF-CDIGO-FONTE"/>
            </w:pPr>
            <w:r>
              <w:t xml:space="preserve">                              </w:t>
            </w:r>
            <w:r w:rsidRPr="0022366C">
              <w:t>size=</w:t>
            </w:r>
            <w:proofErr w:type="spellStart"/>
            <w:proofErr w:type="gramStart"/>
            <w:r w:rsidRPr="0022366C">
              <w:t>data.size</w:t>
            </w:r>
            <w:proofErr w:type="spellEnd"/>
            <w:proofErr w:type="gramEnd"/>
            <w:r w:rsidRPr="0022366C">
              <w:t>, color=</w:t>
            </w:r>
            <w:proofErr w:type="spellStart"/>
            <w:r w:rsidRPr="0022366C">
              <w:t>data.color</w:t>
            </w:r>
            <w:proofErr w:type="spellEnd"/>
            <w:r w:rsidRPr="0022366C">
              <w:t>,</w:t>
            </w:r>
          </w:p>
        </w:tc>
      </w:tr>
      <w:tr w:rsidR="00BF5B13" w:rsidRPr="0022366C" w14:paraId="4BF19D6B" w14:textId="77777777">
        <w:trPr>
          <w:trHeight w:val="64"/>
        </w:trPr>
        <w:tc>
          <w:tcPr>
            <w:tcW w:w="457" w:type="dxa"/>
            <w:tcBorders>
              <w:top w:val="single" w:sz="4" w:space="0" w:color="FFFFFF"/>
              <w:bottom w:val="single" w:sz="4" w:space="0" w:color="FFFFFF"/>
              <w:right w:val="single" w:sz="4" w:space="0" w:color="FFFFFF"/>
            </w:tcBorders>
            <w:shd w:val="clear" w:color="auto" w:fill="auto"/>
          </w:tcPr>
          <w:p w14:paraId="23F008E2" w14:textId="77777777" w:rsidR="00BF5B13" w:rsidRDefault="00BF5B13">
            <w:pPr>
              <w:pStyle w:val="TF-CDIGO-FONTE"/>
            </w:pPr>
            <w:r>
              <w:t>19</w:t>
            </w:r>
          </w:p>
        </w:tc>
        <w:tc>
          <w:tcPr>
            <w:tcW w:w="8605" w:type="dxa"/>
            <w:tcBorders>
              <w:top w:val="single" w:sz="4" w:space="0" w:color="FFFFFF"/>
              <w:left w:val="single" w:sz="4" w:space="0" w:color="FFFFFF"/>
              <w:bottom w:val="single" w:sz="4" w:space="0" w:color="FFFFFF"/>
            </w:tcBorders>
            <w:shd w:val="clear" w:color="auto" w:fill="auto"/>
          </w:tcPr>
          <w:p w14:paraId="4A9186EA" w14:textId="77777777" w:rsidR="00BF5B13" w:rsidRPr="00194551" w:rsidRDefault="00BF5B13">
            <w:pPr>
              <w:pStyle w:val="TF-CDIGO-FONTE"/>
            </w:pPr>
            <w:r>
              <w:t xml:space="preserve">                              </w:t>
            </w:r>
            <w:r w:rsidRPr="0022366C">
              <w:t>barcode=generate_ean13(</w:t>
            </w:r>
            <w:proofErr w:type="spellStart"/>
            <w:r w:rsidRPr="0022366C">
              <w:t>size_code</w:t>
            </w:r>
            <w:proofErr w:type="spellEnd"/>
            <w:r w:rsidRPr="0022366C">
              <w:t>,</w:t>
            </w:r>
          </w:p>
        </w:tc>
      </w:tr>
      <w:tr w:rsidR="00BF5B13" w:rsidRPr="0022366C" w14:paraId="0158DC36" w14:textId="77777777">
        <w:trPr>
          <w:trHeight w:val="64"/>
        </w:trPr>
        <w:tc>
          <w:tcPr>
            <w:tcW w:w="457" w:type="dxa"/>
            <w:tcBorders>
              <w:top w:val="single" w:sz="4" w:space="0" w:color="FFFFFF"/>
              <w:bottom w:val="single" w:sz="4" w:space="0" w:color="FFFFFF"/>
              <w:right w:val="single" w:sz="4" w:space="0" w:color="FFFFFF"/>
            </w:tcBorders>
            <w:shd w:val="clear" w:color="auto" w:fill="auto"/>
          </w:tcPr>
          <w:p w14:paraId="0F30E69E" w14:textId="77777777" w:rsidR="00BF5B13" w:rsidRDefault="00BF5B13">
            <w:pPr>
              <w:pStyle w:val="TF-CDIGO-FONTE"/>
            </w:pPr>
            <w:r>
              <w:t>20</w:t>
            </w:r>
          </w:p>
        </w:tc>
        <w:tc>
          <w:tcPr>
            <w:tcW w:w="8605" w:type="dxa"/>
            <w:tcBorders>
              <w:top w:val="single" w:sz="4" w:space="0" w:color="FFFFFF"/>
              <w:left w:val="single" w:sz="4" w:space="0" w:color="FFFFFF"/>
              <w:bottom w:val="single" w:sz="4" w:space="0" w:color="FFFFFF"/>
            </w:tcBorders>
            <w:shd w:val="clear" w:color="auto" w:fill="auto"/>
          </w:tcPr>
          <w:p w14:paraId="620BFF95" w14:textId="77777777" w:rsidR="00BF5B13" w:rsidRPr="00856FC3" w:rsidRDefault="00BF5B13">
            <w:pPr>
              <w:pStyle w:val="TF-CDIGO-FONTE"/>
            </w:pPr>
            <w:r>
              <w:t xml:space="preserve">                              </w:t>
            </w:r>
            <w:proofErr w:type="spellStart"/>
            <w:r w:rsidRPr="0022366C">
              <w:t>color_code</w:t>
            </w:r>
            <w:proofErr w:type="spellEnd"/>
            <w:r w:rsidRPr="0022366C">
              <w:t xml:space="preserve">, </w:t>
            </w:r>
            <w:proofErr w:type="spellStart"/>
            <w:proofErr w:type="gramStart"/>
            <w:r w:rsidRPr="0022366C">
              <w:t>model.sequence</w:t>
            </w:r>
            <w:proofErr w:type="gramEnd"/>
            <w:r w:rsidRPr="0022366C">
              <w:t>_value</w:t>
            </w:r>
            <w:proofErr w:type="spellEnd"/>
            <w:r w:rsidRPr="0022366C">
              <w:t>)</w:t>
            </w:r>
            <w:r>
              <w:t>,</w:t>
            </w:r>
          </w:p>
        </w:tc>
      </w:tr>
      <w:tr w:rsidR="00BF5B13" w:rsidRPr="0022366C" w14:paraId="0B4A1A54" w14:textId="77777777">
        <w:trPr>
          <w:trHeight w:val="64"/>
        </w:trPr>
        <w:tc>
          <w:tcPr>
            <w:tcW w:w="457" w:type="dxa"/>
            <w:tcBorders>
              <w:top w:val="single" w:sz="4" w:space="0" w:color="FFFFFF"/>
              <w:bottom w:val="single" w:sz="4" w:space="0" w:color="FFFFFF"/>
              <w:right w:val="single" w:sz="4" w:space="0" w:color="FFFFFF"/>
            </w:tcBorders>
            <w:shd w:val="clear" w:color="auto" w:fill="auto"/>
          </w:tcPr>
          <w:p w14:paraId="4904B85E" w14:textId="77777777" w:rsidR="00BF5B13" w:rsidRDefault="00BF5B13">
            <w:pPr>
              <w:pStyle w:val="TF-CDIGO-FONTE"/>
            </w:pPr>
            <w:r>
              <w:t>21</w:t>
            </w:r>
          </w:p>
        </w:tc>
        <w:tc>
          <w:tcPr>
            <w:tcW w:w="8605" w:type="dxa"/>
            <w:tcBorders>
              <w:top w:val="single" w:sz="4" w:space="0" w:color="FFFFFF"/>
              <w:left w:val="single" w:sz="4" w:space="0" w:color="FFFFFF"/>
              <w:bottom w:val="single" w:sz="4" w:space="0" w:color="FFFFFF"/>
            </w:tcBorders>
            <w:shd w:val="clear" w:color="auto" w:fill="auto"/>
          </w:tcPr>
          <w:p w14:paraId="5521C331" w14:textId="77777777" w:rsidR="00BF5B13" w:rsidRPr="00856FC3" w:rsidRDefault="00BF5B13">
            <w:pPr>
              <w:pStyle w:val="TF-CDIGO-FONTE"/>
            </w:pPr>
            <w:r>
              <w:t xml:space="preserve">                              </w:t>
            </w:r>
            <w:r w:rsidRPr="0022366C">
              <w:t>model=</w:t>
            </w:r>
            <w:proofErr w:type="spellStart"/>
            <w:proofErr w:type="gramStart"/>
            <w:r w:rsidRPr="0022366C">
              <w:t>model.model</w:t>
            </w:r>
            <w:proofErr w:type="spellEnd"/>
            <w:proofErr w:type="gramEnd"/>
            <w:r w:rsidRPr="0022366C">
              <w:t>, situation=ACTIVE))</w:t>
            </w:r>
          </w:p>
        </w:tc>
      </w:tr>
      <w:tr w:rsidR="00BF5B13" w14:paraId="3EE576A8" w14:textId="77777777">
        <w:trPr>
          <w:trHeight w:val="64"/>
        </w:trPr>
        <w:tc>
          <w:tcPr>
            <w:tcW w:w="457" w:type="dxa"/>
            <w:tcBorders>
              <w:top w:val="single" w:sz="4" w:space="0" w:color="FFFFFF"/>
              <w:bottom w:val="single" w:sz="4" w:space="0" w:color="FFFFFF"/>
              <w:right w:val="single" w:sz="4" w:space="0" w:color="FFFFFF"/>
            </w:tcBorders>
            <w:shd w:val="clear" w:color="auto" w:fill="auto"/>
          </w:tcPr>
          <w:p w14:paraId="34E0AEBB" w14:textId="77777777" w:rsidR="00BF5B13" w:rsidRDefault="00BF5B13">
            <w:pPr>
              <w:pStyle w:val="TF-CDIGO-FONTE"/>
            </w:pPr>
            <w:r>
              <w:t>22</w:t>
            </w:r>
          </w:p>
        </w:tc>
        <w:tc>
          <w:tcPr>
            <w:tcW w:w="8605" w:type="dxa"/>
            <w:tcBorders>
              <w:top w:val="single" w:sz="4" w:space="0" w:color="FFFFFF"/>
              <w:left w:val="single" w:sz="4" w:space="0" w:color="FFFFFF"/>
              <w:bottom w:val="single" w:sz="4" w:space="0" w:color="FFFFFF"/>
            </w:tcBorders>
            <w:shd w:val="clear" w:color="auto" w:fill="auto"/>
          </w:tcPr>
          <w:p w14:paraId="2A9C07D6" w14:textId="77777777" w:rsidR="00BF5B13" w:rsidRPr="00856FC3" w:rsidRDefault="00BF5B13">
            <w:pPr>
              <w:pStyle w:val="TF-CDIGO-FONTE"/>
            </w:pPr>
            <w:r w:rsidRPr="00D74759">
              <w:t xml:space="preserve">    </w:t>
            </w:r>
            <w:proofErr w:type="spellStart"/>
            <w:proofErr w:type="gramStart"/>
            <w:r w:rsidRPr="00D74759">
              <w:t>model.situation</w:t>
            </w:r>
            <w:proofErr w:type="spellEnd"/>
            <w:proofErr w:type="gramEnd"/>
            <w:r w:rsidRPr="00D74759">
              <w:t xml:space="preserve"> = ACTIVE</w:t>
            </w:r>
          </w:p>
        </w:tc>
      </w:tr>
      <w:tr w:rsidR="00BF5B13" w14:paraId="116844B7" w14:textId="77777777">
        <w:trPr>
          <w:trHeight w:val="64"/>
        </w:trPr>
        <w:tc>
          <w:tcPr>
            <w:tcW w:w="457" w:type="dxa"/>
            <w:tcBorders>
              <w:top w:val="single" w:sz="4" w:space="0" w:color="FFFFFF"/>
              <w:bottom w:val="single" w:sz="4" w:space="0" w:color="FFFFFF"/>
              <w:right w:val="single" w:sz="4" w:space="0" w:color="FFFFFF"/>
            </w:tcBorders>
            <w:shd w:val="clear" w:color="auto" w:fill="auto"/>
          </w:tcPr>
          <w:p w14:paraId="0405E3AD" w14:textId="77777777" w:rsidR="00BF5B13" w:rsidRDefault="00BF5B13">
            <w:pPr>
              <w:pStyle w:val="TF-CDIGO-FONTE"/>
            </w:pPr>
            <w:r>
              <w:t>23</w:t>
            </w:r>
          </w:p>
        </w:tc>
        <w:tc>
          <w:tcPr>
            <w:tcW w:w="8605" w:type="dxa"/>
            <w:tcBorders>
              <w:top w:val="single" w:sz="4" w:space="0" w:color="FFFFFF"/>
              <w:left w:val="single" w:sz="4" w:space="0" w:color="FFFFFF"/>
              <w:bottom w:val="single" w:sz="4" w:space="0" w:color="FFFFFF"/>
            </w:tcBorders>
            <w:shd w:val="clear" w:color="auto" w:fill="auto"/>
          </w:tcPr>
          <w:p w14:paraId="70FC12C0" w14:textId="77777777" w:rsidR="00BF5B13" w:rsidRPr="00856FC3" w:rsidRDefault="00BF5B13">
            <w:pPr>
              <w:pStyle w:val="TF-CDIGO-FONTE"/>
            </w:pPr>
            <w:r w:rsidRPr="00D74759">
              <w:t xml:space="preserve">    </w:t>
            </w:r>
            <w:proofErr w:type="spellStart"/>
            <w:proofErr w:type="gramStart"/>
            <w:r w:rsidRPr="00D74759">
              <w:t>model.save</w:t>
            </w:r>
            <w:proofErr w:type="gramEnd"/>
            <w:r w:rsidRPr="00D74759">
              <w:t>_safe</w:t>
            </w:r>
            <w:proofErr w:type="spellEnd"/>
            <w:r w:rsidRPr="00D74759">
              <w:t>()</w:t>
            </w:r>
          </w:p>
        </w:tc>
      </w:tr>
      <w:tr w:rsidR="00BF5B13" w:rsidRPr="0022366C" w14:paraId="0158D6D8" w14:textId="77777777">
        <w:trPr>
          <w:trHeight w:val="64"/>
        </w:trPr>
        <w:tc>
          <w:tcPr>
            <w:tcW w:w="457" w:type="dxa"/>
            <w:tcBorders>
              <w:top w:val="single" w:sz="4" w:space="0" w:color="FFFFFF"/>
              <w:bottom w:val="single" w:sz="4" w:space="0" w:color="auto"/>
              <w:right w:val="single" w:sz="4" w:space="0" w:color="FFFFFF"/>
            </w:tcBorders>
            <w:shd w:val="clear" w:color="auto" w:fill="auto"/>
          </w:tcPr>
          <w:p w14:paraId="6820E8C9" w14:textId="77777777" w:rsidR="00BF5B13" w:rsidRDefault="00BF5B13">
            <w:pPr>
              <w:pStyle w:val="TF-CDIGO-FONTE"/>
            </w:pPr>
            <w:r>
              <w:t>24</w:t>
            </w:r>
          </w:p>
        </w:tc>
        <w:tc>
          <w:tcPr>
            <w:tcW w:w="8605" w:type="dxa"/>
            <w:tcBorders>
              <w:top w:val="single" w:sz="4" w:space="0" w:color="FFFFFF"/>
              <w:left w:val="single" w:sz="4" w:space="0" w:color="FFFFFF"/>
              <w:bottom w:val="single" w:sz="4" w:space="0" w:color="auto"/>
            </w:tcBorders>
            <w:shd w:val="clear" w:color="auto" w:fill="auto"/>
          </w:tcPr>
          <w:p w14:paraId="518F4BB9" w14:textId="77777777" w:rsidR="00BF5B13" w:rsidRPr="00856FC3" w:rsidRDefault="00BF5B13">
            <w:pPr>
              <w:pStyle w:val="TF-CDIGO-FONTE"/>
            </w:pPr>
            <w:r w:rsidRPr="00D74759">
              <w:t xml:space="preserve">    return </w:t>
            </w:r>
            <w:proofErr w:type="gramStart"/>
            <w:r w:rsidRPr="00D74759">
              <w:t>self._</w:t>
            </w:r>
            <w:proofErr w:type="spellStart"/>
            <w:proofErr w:type="gramEnd"/>
            <w:r w:rsidRPr="00D74759">
              <w:t>build_payload</w:t>
            </w:r>
            <w:proofErr w:type="spellEnd"/>
            <w:r w:rsidRPr="00D74759">
              <w:t>(model)</w:t>
            </w:r>
          </w:p>
        </w:tc>
      </w:tr>
    </w:tbl>
    <w:p w14:paraId="4836DFC1" w14:textId="654B3C75" w:rsidR="00BF5B13" w:rsidRDefault="00BF5B13" w:rsidP="00BF5B13">
      <w:pPr>
        <w:pStyle w:val="TF-FONTE"/>
      </w:pPr>
      <w:r>
        <w:t>Fonte: elaborado pelos autores</w:t>
      </w:r>
      <w:r w:rsidR="007C6007">
        <w:t xml:space="preserve"> (2024)</w:t>
      </w:r>
      <w:r>
        <w:t>.</w:t>
      </w:r>
    </w:p>
    <w:p w14:paraId="7C32CD4C" w14:textId="77777777" w:rsidR="00BF5B13" w:rsidRPr="0022366C" w:rsidRDefault="00BF5B13" w:rsidP="00026109">
      <w:pPr>
        <w:pStyle w:val="NormalWeb"/>
        <w:spacing w:line="360" w:lineRule="auto"/>
        <w:jc w:val="both"/>
      </w:pPr>
      <w:r>
        <w:lastRenderedPageBreak/>
        <w:tab/>
        <w:t xml:space="preserve">O Quadro 7 descreve um </w:t>
      </w:r>
      <w:proofErr w:type="spellStart"/>
      <w:r w:rsidRPr="00B54CC9">
        <w:rPr>
          <w:i/>
          <w:iCs/>
        </w:rPr>
        <w:t>Dockerfile</w:t>
      </w:r>
      <w:proofErr w:type="spellEnd"/>
      <w:r>
        <w:t xml:space="preserve"> que prepara o ambiente para a construção e execução da aplicação Node.js do </w:t>
      </w:r>
      <w:proofErr w:type="spellStart"/>
      <w:r w:rsidRPr="00B54CC9">
        <w:rPr>
          <w:i/>
          <w:iCs/>
        </w:rPr>
        <w:t>frontend</w:t>
      </w:r>
      <w:proofErr w:type="spellEnd"/>
      <w:r>
        <w:t>, garantindo que todas as dependências sejam instaladas e o código esteja pronto para ser servido.</w:t>
      </w:r>
      <w:r w:rsidRPr="00B54CC9">
        <w:t xml:space="preserve"> </w:t>
      </w:r>
      <w:r>
        <w:t xml:space="preserve">A configuração começa definindo a imagem base com o comando </w:t>
      </w:r>
      <w:r>
        <w:rPr>
          <w:rStyle w:val="CdigoHTML"/>
        </w:rPr>
        <w:t xml:space="preserve">FROM node:18.17.0-alpine as </w:t>
      </w:r>
      <w:proofErr w:type="spellStart"/>
      <w:r>
        <w:rPr>
          <w:rStyle w:val="CdigoHTML"/>
        </w:rPr>
        <w:t>builder</w:t>
      </w:r>
      <w:proofErr w:type="spellEnd"/>
      <w:r>
        <w:t xml:space="preserve">, utilizando a versão 18.17.0 do Node.js com a variante Alpine (linha 01). O diretório de trabalho dentro do contêiner é definido como </w:t>
      </w:r>
      <w:r>
        <w:rPr>
          <w:rStyle w:val="CdigoHTML"/>
        </w:rPr>
        <w:t>/app</w:t>
      </w:r>
      <w:r>
        <w:t xml:space="preserve"> usando o comando </w:t>
      </w:r>
      <w:r>
        <w:rPr>
          <w:rStyle w:val="CdigoHTML"/>
        </w:rPr>
        <w:t>WORKDIR /app</w:t>
      </w:r>
      <w:r>
        <w:t xml:space="preserve"> (linha 02). Este comando cria e define o diretório </w:t>
      </w:r>
      <w:r>
        <w:rPr>
          <w:rStyle w:val="CdigoHTML"/>
        </w:rPr>
        <w:t>/app</w:t>
      </w:r>
      <w:r>
        <w:t xml:space="preserve"> como o local onde todos os comandos subsequentes serão executados. A variável de ambiente </w:t>
      </w:r>
      <w:r>
        <w:rPr>
          <w:rStyle w:val="CdigoHTML"/>
        </w:rPr>
        <w:t>PATH</w:t>
      </w:r>
      <w:r>
        <w:t xml:space="preserve"> é configurada para incluir o diretório </w:t>
      </w:r>
      <w:proofErr w:type="spellStart"/>
      <w:r>
        <w:rPr>
          <w:rStyle w:val="CdigoHTML"/>
        </w:rPr>
        <w:t>node_modules</w:t>
      </w:r>
      <w:proofErr w:type="spellEnd"/>
      <w:r>
        <w:rPr>
          <w:rStyle w:val="CdigoHTML"/>
        </w:rPr>
        <w:t>/.bin</w:t>
      </w:r>
      <w:r>
        <w:t xml:space="preserve">, garantindo que os binários das dependências instaladas sejam acessíveis em todo o sistema (linha 03). Isso é feito pelo comando </w:t>
      </w:r>
      <w:r>
        <w:rPr>
          <w:rStyle w:val="CdigoHTML"/>
        </w:rPr>
        <w:t>ENV PATH /app/</w:t>
      </w:r>
      <w:proofErr w:type="spellStart"/>
      <w:r>
        <w:rPr>
          <w:rStyle w:val="CdigoHTML"/>
        </w:rPr>
        <w:t>node_modules</w:t>
      </w:r>
      <w:proofErr w:type="spellEnd"/>
      <w:r>
        <w:rPr>
          <w:rStyle w:val="CdigoHTML"/>
        </w:rPr>
        <w:t>/.bin:$PATH</w:t>
      </w:r>
      <w:r>
        <w:t xml:space="preserve">. Os arquivos </w:t>
      </w:r>
      <w:proofErr w:type="spellStart"/>
      <w:proofErr w:type="gramStart"/>
      <w:r>
        <w:rPr>
          <w:rStyle w:val="CdigoHTML"/>
        </w:rPr>
        <w:t>package.json</w:t>
      </w:r>
      <w:proofErr w:type="spellEnd"/>
      <w:proofErr w:type="gramEnd"/>
      <w:r>
        <w:t xml:space="preserve"> e </w:t>
      </w:r>
      <w:proofErr w:type="spellStart"/>
      <w:r>
        <w:rPr>
          <w:rStyle w:val="CdigoHTML"/>
        </w:rPr>
        <w:t>package-lock.json</w:t>
      </w:r>
      <w:proofErr w:type="spellEnd"/>
      <w:r>
        <w:t xml:space="preserve">, que contêm as informações sobre as dependências do projeto, são copiados para o diretório de trabalho dentro do contêiner usando os comandos </w:t>
      </w:r>
      <w:r>
        <w:rPr>
          <w:rStyle w:val="CdigoHTML"/>
        </w:rPr>
        <w:t xml:space="preserve">COPY </w:t>
      </w:r>
      <w:proofErr w:type="spellStart"/>
      <w:r>
        <w:rPr>
          <w:rStyle w:val="CdigoHTML"/>
        </w:rPr>
        <w:t>package.json</w:t>
      </w:r>
      <w:proofErr w:type="spellEnd"/>
      <w:r>
        <w:rPr>
          <w:rStyle w:val="CdigoHTML"/>
        </w:rPr>
        <w:t xml:space="preserve"> ./</w:t>
      </w:r>
      <w:r>
        <w:t xml:space="preserve"> e </w:t>
      </w:r>
      <w:r>
        <w:rPr>
          <w:rStyle w:val="CdigoHTML"/>
        </w:rPr>
        <w:t xml:space="preserve">COPY </w:t>
      </w:r>
      <w:proofErr w:type="spellStart"/>
      <w:r>
        <w:rPr>
          <w:rStyle w:val="CdigoHTML"/>
        </w:rPr>
        <w:t>package-lock.json</w:t>
      </w:r>
      <w:proofErr w:type="spellEnd"/>
      <w:r>
        <w:rPr>
          <w:rStyle w:val="CdigoHTML"/>
        </w:rPr>
        <w:t xml:space="preserve"> ./</w:t>
      </w:r>
      <w:r>
        <w:t xml:space="preserve"> (linhas 04 e 05). Esses comandos garantem que a instalação das dependências esteja sincronizada com as versões especificadas no projeto. O comando </w:t>
      </w:r>
      <w:r>
        <w:rPr>
          <w:rStyle w:val="CdigoHTML"/>
        </w:rPr>
        <w:t xml:space="preserve">RUN </w:t>
      </w:r>
      <w:proofErr w:type="spellStart"/>
      <w:r>
        <w:rPr>
          <w:rStyle w:val="CdigoHTML"/>
        </w:rPr>
        <w:t>npm</w:t>
      </w:r>
      <w:proofErr w:type="spellEnd"/>
      <w:r>
        <w:rPr>
          <w:rStyle w:val="CdigoHTML"/>
        </w:rPr>
        <w:t xml:space="preserve"> i</w:t>
      </w:r>
      <w:r>
        <w:t xml:space="preserve"> é então executado para instalar as dependências listadas no </w:t>
      </w:r>
      <w:proofErr w:type="spellStart"/>
      <w:proofErr w:type="gramStart"/>
      <w:r>
        <w:rPr>
          <w:rStyle w:val="CdigoHTML"/>
        </w:rPr>
        <w:t>package.json</w:t>
      </w:r>
      <w:proofErr w:type="spellEnd"/>
      <w:proofErr w:type="gramEnd"/>
      <w:r>
        <w:t xml:space="preserve"> (linha 06). O restante do código-fonte do projeto é copiado para o contêiner com o comando </w:t>
      </w:r>
      <w:proofErr w:type="gramStart"/>
      <w:r>
        <w:rPr>
          <w:rStyle w:val="CdigoHTML"/>
        </w:rPr>
        <w:t>COPY .</w:t>
      </w:r>
      <w:proofErr w:type="gramEnd"/>
      <w:r>
        <w:rPr>
          <w:rStyle w:val="CdigoHTML"/>
        </w:rPr>
        <w:t xml:space="preserve"> </w:t>
      </w:r>
      <w:proofErr w:type="gramStart"/>
      <w:r>
        <w:rPr>
          <w:rStyle w:val="CdigoHTML"/>
        </w:rPr>
        <w:t>./</w:t>
      </w:r>
      <w:proofErr w:type="gramEnd"/>
      <w:r>
        <w:t xml:space="preserve">, que copia todos os arquivos do diretório atual no host para o diretório de trabalho no contêiner (linha 09). A aplicação é construída com o comando </w:t>
      </w:r>
      <w:r>
        <w:rPr>
          <w:rStyle w:val="CdigoHTML"/>
        </w:rPr>
        <w:t xml:space="preserve">RUN </w:t>
      </w:r>
      <w:proofErr w:type="spellStart"/>
      <w:r>
        <w:rPr>
          <w:rStyle w:val="CdigoHTML"/>
        </w:rPr>
        <w:t>npm</w:t>
      </w:r>
      <w:proofErr w:type="spellEnd"/>
      <w:r>
        <w:rPr>
          <w:rStyle w:val="CdigoHTML"/>
        </w:rPr>
        <w:t xml:space="preserve"> </w:t>
      </w:r>
      <w:proofErr w:type="spellStart"/>
      <w:r>
        <w:rPr>
          <w:rStyle w:val="CdigoHTML"/>
        </w:rPr>
        <w:t>run</w:t>
      </w:r>
      <w:proofErr w:type="spellEnd"/>
      <w:r>
        <w:rPr>
          <w:rStyle w:val="CdigoHTML"/>
        </w:rPr>
        <w:t xml:space="preserve"> build</w:t>
      </w:r>
      <w:r>
        <w:t xml:space="preserve">, que executa o script de construção definido no </w:t>
      </w:r>
      <w:proofErr w:type="spellStart"/>
      <w:proofErr w:type="gramStart"/>
      <w:r>
        <w:rPr>
          <w:rStyle w:val="CdigoHTML"/>
        </w:rPr>
        <w:t>package.json</w:t>
      </w:r>
      <w:proofErr w:type="spellEnd"/>
      <w:proofErr w:type="gramEnd"/>
      <w:r>
        <w:t xml:space="preserve"> (linha 11). Este comando compila os arquivos do projeto, preparando-os para produção. A porta 3000 é exposta com o comando </w:t>
      </w:r>
      <w:r>
        <w:rPr>
          <w:rStyle w:val="CdigoHTML"/>
        </w:rPr>
        <w:t>EXPOSE 3000</w:t>
      </w:r>
      <w:r>
        <w:t xml:space="preserve">, informando ao Docker que o contêiner irá escutar nessa porta durante a execução (linha 13). Finalmente, o comando </w:t>
      </w:r>
      <w:r>
        <w:rPr>
          <w:rStyle w:val="CdigoHTML"/>
        </w:rPr>
        <w:t>CMD ["</w:t>
      </w:r>
      <w:proofErr w:type="spellStart"/>
      <w:r>
        <w:rPr>
          <w:rStyle w:val="CdigoHTML"/>
        </w:rPr>
        <w:t>npm</w:t>
      </w:r>
      <w:proofErr w:type="spellEnd"/>
      <w:r>
        <w:rPr>
          <w:rStyle w:val="CdigoHTML"/>
        </w:rPr>
        <w:t>", "</w:t>
      </w:r>
      <w:proofErr w:type="spellStart"/>
      <w:r>
        <w:rPr>
          <w:rStyle w:val="CdigoHTML"/>
        </w:rPr>
        <w:t>run</w:t>
      </w:r>
      <w:proofErr w:type="spellEnd"/>
      <w:r>
        <w:rPr>
          <w:rStyle w:val="CdigoHTML"/>
        </w:rPr>
        <w:t>", "start"]</w:t>
      </w:r>
      <w:r>
        <w:t xml:space="preserve"> é definido como o ponto de entrada do contêiner, especificando que o script </w:t>
      </w:r>
      <w:r>
        <w:rPr>
          <w:rStyle w:val="CdigoHTML"/>
        </w:rPr>
        <w:t>start</w:t>
      </w:r>
      <w:r>
        <w:t xml:space="preserve"> do </w:t>
      </w:r>
      <w:proofErr w:type="spellStart"/>
      <w:proofErr w:type="gramStart"/>
      <w:r>
        <w:rPr>
          <w:rStyle w:val="CdigoHTML"/>
        </w:rPr>
        <w:t>package.json</w:t>
      </w:r>
      <w:proofErr w:type="spellEnd"/>
      <w:proofErr w:type="gramEnd"/>
      <w:r>
        <w:t xml:space="preserve"> deve ser executado para iniciar a aplicação quando o contêiner for iniciado (linha 15).</w:t>
      </w:r>
    </w:p>
    <w:p w14:paraId="43FACE47" w14:textId="77777777" w:rsidR="00BF5B13" w:rsidRPr="00825287" w:rsidRDefault="00BF5B13" w:rsidP="00BF5B13">
      <w:pPr>
        <w:pStyle w:val="TF-LEGENDA"/>
      </w:pPr>
      <w:r>
        <w:lastRenderedPageBreak/>
        <w:t xml:space="preserve">Quadro 7 </w:t>
      </w:r>
      <w:r w:rsidRPr="00EF3D3D">
        <w:t xml:space="preserve">– </w:t>
      </w:r>
      <w:proofErr w:type="spellStart"/>
      <w:r w:rsidRPr="00825287">
        <w:rPr>
          <w:i/>
          <w:iCs/>
        </w:rPr>
        <w:t>Dockerfile</w:t>
      </w:r>
      <w:proofErr w:type="spellEnd"/>
      <w:r>
        <w:rPr>
          <w:i/>
          <w:iCs/>
        </w:rPr>
        <w:t xml:space="preserve"> </w:t>
      </w:r>
      <w:r>
        <w:t xml:space="preserve">para geração de imagem </w:t>
      </w:r>
      <w:r w:rsidRPr="00825287">
        <w:rPr>
          <w:i/>
          <w:iCs/>
        </w:rPr>
        <w:t>Docker</w:t>
      </w:r>
      <w:r>
        <w:t xml:space="preserve"> do </w:t>
      </w:r>
      <w:proofErr w:type="spellStart"/>
      <w:r w:rsidRPr="00825287">
        <w:rPr>
          <w:i/>
          <w:iCs/>
        </w:rPr>
        <w:t>frontend</w:t>
      </w:r>
      <w:proofErr w:type="spell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7"/>
        <w:gridCol w:w="8605"/>
      </w:tblGrid>
      <w:tr w:rsidR="00BF5B13" w:rsidRPr="00035688" w14:paraId="5477AE37" w14:textId="77777777">
        <w:tc>
          <w:tcPr>
            <w:tcW w:w="457" w:type="dxa"/>
            <w:tcBorders>
              <w:bottom w:val="single" w:sz="4" w:space="0" w:color="FFFFFF"/>
              <w:right w:val="single" w:sz="4" w:space="0" w:color="FFFFFF"/>
            </w:tcBorders>
            <w:shd w:val="clear" w:color="auto" w:fill="auto"/>
          </w:tcPr>
          <w:p w14:paraId="07C84267" w14:textId="77777777" w:rsidR="00BF5B13" w:rsidRDefault="00BF5B13">
            <w:pPr>
              <w:pStyle w:val="TF-CDIGO-FONTE"/>
            </w:pPr>
            <w:r>
              <w:t>01</w:t>
            </w:r>
          </w:p>
        </w:tc>
        <w:tc>
          <w:tcPr>
            <w:tcW w:w="8605" w:type="dxa"/>
            <w:tcBorders>
              <w:left w:val="single" w:sz="4" w:space="0" w:color="FFFFFF"/>
              <w:bottom w:val="single" w:sz="4" w:space="0" w:color="FFFFFF"/>
            </w:tcBorders>
            <w:shd w:val="clear" w:color="auto" w:fill="auto"/>
          </w:tcPr>
          <w:p w14:paraId="28A81D45" w14:textId="77777777" w:rsidR="00BF5B13" w:rsidRDefault="00BF5B13">
            <w:pPr>
              <w:pStyle w:val="TF-CDIGO-FONTE"/>
              <w:rPr>
                <w:noProof/>
              </w:rPr>
            </w:pPr>
            <w:r w:rsidRPr="00CF5E36">
              <w:t>FROM node:18.17.0-alpine as builder</w:t>
            </w:r>
          </w:p>
        </w:tc>
      </w:tr>
      <w:tr w:rsidR="00BF5B13" w:rsidRPr="0090014B" w14:paraId="1D783D81" w14:textId="77777777">
        <w:tc>
          <w:tcPr>
            <w:tcW w:w="457" w:type="dxa"/>
            <w:tcBorders>
              <w:top w:val="single" w:sz="4" w:space="0" w:color="FFFFFF"/>
              <w:bottom w:val="single" w:sz="4" w:space="0" w:color="FFFFFF"/>
              <w:right w:val="single" w:sz="4" w:space="0" w:color="FFFFFF"/>
            </w:tcBorders>
            <w:shd w:val="clear" w:color="auto" w:fill="auto"/>
          </w:tcPr>
          <w:p w14:paraId="0E635F22" w14:textId="77777777" w:rsidR="00BF5B13" w:rsidRDefault="00BF5B13">
            <w:pPr>
              <w:pStyle w:val="TF-CDIGO-FONTE"/>
            </w:pPr>
            <w:r>
              <w:t>02</w:t>
            </w:r>
          </w:p>
        </w:tc>
        <w:tc>
          <w:tcPr>
            <w:tcW w:w="8605" w:type="dxa"/>
            <w:tcBorders>
              <w:top w:val="single" w:sz="4" w:space="0" w:color="FFFFFF"/>
              <w:left w:val="single" w:sz="4" w:space="0" w:color="FFFFFF"/>
              <w:bottom w:val="single" w:sz="4" w:space="0" w:color="FFFFFF"/>
            </w:tcBorders>
            <w:shd w:val="clear" w:color="auto" w:fill="auto"/>
          </w:tcPr>
          <w:p w14:paraId="15454517" w14:textId="77777777" w:rsidR="00BF5B13" w:rsidRDefault="00BF5B13">
            <w:pPr>
              <w:pStyle w:val="TF-CDIGO-FONTE"/>
              <w:rPr>
                <w:noProof/>
              </w:rPr>
            </w:pPr>
            <w:r w:rsidRPr="00CF5E36">
              <w:t>WORKDIR /app</w:t>
            </w:r>
          </w:p>
        </w:tc>
      </w:tr>
      <w:tr w:rsidR="00BF5B13" w:rsidRPr="00825287" w14:paraId="277397CF" w14:textId="77777777">
        <w:tc>
          <w:tcPr>
            <w:tcW w:w="457" w:type="dxa"/>
            <w:tcBorders>
              <w:top w:val="single" w:sz="4" w:space="0" w:color="FFFFFF"/>
              <w:bottom w:val="single" w:sz="4" w:space="0" w:color="FFFFFF"/>
              <w:right w:val="single" w:sz="4" w:space="0" w:color="FFFFFF"/>
            </w:tcBorders>
            <w:shd w:val="clear" w:color="auto" w:fill="auto"/>
          </w:tcPr>
          <w:p w14:paraId="28DC2F8B" w14:textId="77777777" w:rsidR="00BF5B13" w:rsidRDefault="00BF5B13">
            <w:pPr>
              <w:pStyle w:val="TF-CDIGO-FONTE"/>
            </w:pPr>
            <w:r>
              <w:t>03</w:t>
            </w:r>
          </w:p>
        </w:tc>
        <w:tc>
          <w:tcPr>
            <w:tcW w:w="8605" w:type="dxa"/>
            <w:tcBorders>
              <w:top w:val="single" w:sz="4" w:space="0" w:color="FFFFFF"/>
              <w:left w:val="single" w:sz="4" w:space="0" w:color="FFFFFF"/>
              <w:bottom w:val="single" w:sz="4" w:space="0" w:color="FFFFFF"/>
            </w:tcBorders>
            <w:shd w:val="clear" w:color="auto" w:fill="auto"/>
          </w:tcPr>
          <w:p w14:paraId="2218AB62" w14:textId="77777777" w:rsidR="00BF5B13" w:rsidRDefault="00BF5B13">
            <w:pPr>
              <w:pStyle w:val="TF-CDIGO-FONTE"/>
              <w:rPr>
                <w:noProof/>
              </w:rPr>
            </w:pPr>
            <w:r w:rsidRPr="00CF5E36">
              <w:t>ENV PATH /app/</w:t>
            </w:r>
            <w:proofErr w:type="spellStart"/>
            <w:r w:rsidRPr="00CF5E36">
              <w:t>node_modules</w:t>
            </w:r>
            <w:proofErr w:type="spellEnd"/>
            <w:r w:rsidRPr="00CF5E36">
              <w:t>/.</w:t>
            </w:r>
            <w:proofErr w:type="gramStart"/>
            <w:r w:rsidRPr="00CF5E36">
              <w:t>bin:$</w:t>
            </w:r>
            <w:proofErr w:type="gramEnd"/>
            <w:r w:rsidRPr="00CF5E36">
              <w:t>PATH</w:t>
            </w:r>
          </w:p>
        </w:tc>
      </w:tr>
      <w:tr w:rsidR="00BF5B13" w:rsidRPr="0022366C" w14:paraId="3BFD40CB" w14:textId="77777777">
        <w:tc>
          <w:tcPr>
            <w:tcW w:w="457" w:type="dxa"/>
            <w:tcBorders>
              <w:top w:val="single" w:sz="4" w:space="0" w:color="FFFFFF"/>
              <w:bottom w:val="single" w:sz="4" w:space="0" w:color="FFFFFF"/>
              <w:right w:val="single" w:sz="4" w:space="0" w:color="FFFFFF"/>
            </w:tcBorders>
            <w:shd w:val="clear" w:color="auto" w:fill="auto"/>
          </w:tcPr>
          <w:p w14:paraId="1893A570" w14:textId="77777777" w:rsidR="00BF5B13" w:rsidRDefault="00BF5B13">
            <w:pPr>
              <w:pStyle w:val="TF-CDIGO-FONTE"/>
            </w:pPr>
            <w:r>
              <w:t>04</w:t>
            </w:r>
          </w:p>
        </w:tc>
        <w:tc>
          <w:tcPr>
            <w:tcW w:w="8605" w:type="dxa"/>
            <w:tcBorders>
              <w:top w:val="single" w:sz="4" w:space="0" w:color="FFFFFF"/>
              <w:left w:val="single" w:sz="4" w:space="0" w:color="FFFFFF"/>
              <w:bottom w:val="single" w:sz="4" w:space="0" w:color="FFFFFF"/>
            </w:tcBorders>
            <w:shd w:val="clear" w:color="auto" w:fill="auto"/>
          </w:tcPr>
          <w:p w14:paraId="733E66DE" w14:textId="77777777" w:rsidR="00BF5B13" w:rsidRDefault="00BF5B13">
            <w:pPr>
              <w:pStyle w:val="TF-CDIGO-FONTE"/>
              <w:rPr>
                <w:noProof/>
                <w:lang w:val="pt-BR"/>
              </w:rPr>
            </w:pPr>
            <w:r w:rsidRPr="00CF5E36">
              <w:t xml:space="preserve">COPY </w:t>
            </w:r>
            <w:proofErr w:type="spellStart"/>
            <w:proofErr w:type="gramStart"/>
            <w:r w:rsidRPr="00CF5E36">
              <w:t>package.json</w:t>
            </w:r>
            <w:proofErr w:type="spellEnd"/>
            <w:proofErr w:type="gramEnd"/>
            <w:r w:rsidRPr="00CF5E36">
              <w:t xml:space="preserve"> ./</w:t>
            </w:r>
          </w:p>
        </w:tc>
      </w:tr>
      <w:tr w:rsidR="00BF5B13" w:rsidRPr="0022366C" w14:paraId="2E3D7CED" w14:textId="77777777">
        <w:tc>
          <w:tcPr>
            <w:tcW w:w="457" w:type="dxa"/>
            <w:tcBorders>
              <w:top w:val="single" w:sz="4" w:space="0" w:color="FFFFFF"/>
              <w:bottom w:val="single" w:sz="4" w:space="0" w:color="FFFFFF"/>
              <w:right w:val="single" w:sz="4" w:space="0" w:color="FFFFFF"/>
            </w:tcBorders>
            <w:shd w:val="clear" w:color="auto" w:fill="auto"/>
          </w:tcPr>
          <w:p w14:paraId="7DAB862E" w14:textId="77777777" w:rsidR="00BF5B13" w:rsidRDefault="00BF5B13">
            <w:pPr>
              <w:pStyle w:val="TF-CDIGO-FONTE"/>
            </w:pPr>
            <w:r>
              <w:t>05</w:t>
            </w:r>
          </w:p>
        </w:tc>
        <w:tc>
          <w:tcPr>
            <w:tcW w:w="8605" w:type="dxa"/>
            <w:tcBorders>
              <w:top w:val="single" w:sz="4" w:space="0" w:color="FFFFFF"/>
              <w:left w:val="single" w:sz="4" w:space="0" w:color="FFFFFF"/>
              <w:bottom w:val="single" w:sz="4" w:space="0" w:color="FFFFFF"/>
            </w:tcBorders>
            <w:shd w:val="clear" w:color="auto" w:fill="auto"/>
          </w:tcPr>
          <w:p w14:paraId="38479C21" w14:textId="77777777" w:rsidR="00BF5B13" w:rsidRPr="0022366C" w:rsidRDefault="00BF5B13">
            <w:pPr>
              <w:pStyle w:val="TF-CDIGO-FONTE"/>
              <w:rPr>
                <w:noProof/>
                <w:lang w:val="pt-BR"/>
              </w:rPr>
            </w:pPr>
            <w:r w:rsidRPr="00CF5E36">
              <w:t>COPY package-</w:t>
            </w:r>
            <w:proofErr w:type="spellStart"/>
            <w:proofErr w:type="gramStart"/>
            <w:r w:rsidRPr="00CF5E36">
              <w:t>lock.json</w:t>
            </w:r>
            <w:proofErr w:type="spellEnd"/>
            <w:proofErr w:type="gramEnd"/>
            <w:r w:rsidRPr="00CF5E36">
              <w:t xml:space="preserve"> ./</w:t>
            </w:r>
          </w:p>
        </w:tc>
      </w:tr>
      <w:tr w:rsidR="00BF5B13" w:rsidRPr="00385A01" w14:paraId="56FF8087" w14:textId="77777777">
        <w:tc>
          <w:tcPr>
            <w:tcW w:w="457" w:type="dxa"/>
            <w:tcBorders>
              <w:top w:val="single" w:sz="4" w:space="0" w:color="FFFFFF"/>
              <w:bottom w:val="single" w:sz="4" w:space="0" w:color="FFFFFF"/>
              <w:right w:val="single" w:sz="4" w:space="0" w:color="FFFFFF"/>
            </w:tcBorders>
            <w:shd w:val="clear" w:color="auto" w:fill="auto"/>
          </w:tcPr>
          <w:p w14:paraId="07EE48E6" w14:textId="77777777" w:rsidR="00BF5B13" w:rsidRDefault="00BF5B13">
            <w:pPr>
              <w:pStyle w:val="TF-CDIGO-FONTE"/>
            </w:pPr>
            <w:r>
              <w:t>06</w:t>
            </w:r>
          </w:p>
        </w:tc>
        <w:tc>
          <w:tcPr>
            <w:tcW w:w="8605" w:type="dxa"/>
            <w:tcBorders>
              <w:top w:val="single" w:sz="4" w:space="0" w:color="FFFFFF"/>
              <w:left w:val="single" w:sz="4" w:space="0" w:color="FFFFFF"/>
              <w:bottom w:val="single" w:sz="4" w:space="0" w:color="FFFFFF"/>
            </w:tcBorders>
            <w:shd w:val="clear" w:color="auto" w:fill="auto"/>
          </w:tcPr>
          <w:p w14:paraId="5B6F46E4" w14:textId="77777777" w:rsidR="00BF5B13" w:rsidRDefault="00BF5B13">
            <w:pPr>
              <w:pStyle w:val="TF-CDIGO-FONTE"/>
              <w:rPr>
                <w:noProof/>
              </w:rPr>
            </w:pPr>
            <w:r w:rsidRPr="00CF5E36">
              <w:t xml:space="preserve">RUN </w:t>
            </w:r>
            <w:proofErr w:type="spellStart"/>
            <w:r w:rsidRPr="00CF5E36">
              <w:t>npm</w:t>
            </w:r>
            <w:proofErr w:type="spellEnd"/>
            <w:r w:rsidRPr="00CF5E36">
              <w:t xml:space="preserve"> </w:t>
            </w:r>
            <w:proofErr w:type="spellStart"/>
            <w:r w:rsidRPr="00CF5E36">
              <w:t>i</w:t>
            </w:r>
            <w:proofErr w:type="spellEnd"/>
          </w:p>
        </w:tc>
      </w:tr>
      <w:tr w:rsidR="00BF5B13" w14:paraId="03D70675" w14:textId="77777777">
        <w:tc>
          <w:tcPr>
            <w:tcW w:w="457" w:type="dxa"/>
            <w:tcBorders>
              <w:top w:val="single" w:sz="4" w:space="0" w:color="FFFFFF"/>
              <w:bottom w:val="single" w:sz="4" w:space="0" w:color="FFFFFF"/>
              <w:right w:val="single" w:sz="4" w:space="0" w:color="FFFFFF"/>
            </w:tcBorders>
            <w:shd w:val="clear" w:color="auto" w:fill="auto"/>
          </w:tcPr>
          <w:p w14:paraId="22F2A3DF" w14:textId="77777777" w:rsidR="00BF5B13" w:rsidRDefault="00BF5B13">
            <w:pPr>
              <w:pStyle w:val="TF-CDIGO-FONTE"/>
            </w:pPr>
            <w:r>
              <w:t>08</w:t>
            </w:r>
          </w:p>
        </w:tc>
        <w:tc>
          <w:tcPr>
            <w:tcW w:w="8605" w:type="dxa"/>
            <w:tcBorders>
              <w:top w:val="single" w:sz="4" w:space="0" w:color="FFFFFF"/>
              <w:left w:val="single" w:sz="4" w:space="0" w:color="FFFFFF"/>
              <w:bottom w:val="single" w:sz="4" w:space="0" w:color="FFFFFF"/>
            </w:tcBorders>
            <w:shd w:val="clear" w:color="auto" w:fill="auto"/>
          </w:tcPr>
          <w:p w14:paraId="518559E8" w14:textId="77777777" w:rsidR="00BF5B13" w:rsidRDefault="00BF5B13">
            <w:pPr>
              <w:pStyle w:val="TF-CDIGO-FONTE"/>
              <w:rPr>
                <w:noProof/>
                <w:lang w:val="pt-BR"/>
              </w:rPr>
            </w:pPr>
          </w:p>
        </w:tc>
      </w:tr>
      <w:tr w:rsidR="00BF5B13" w:rsidRPr="0022366C" w14:paraId="00C60799" w14:textId="77777777">
        <w:tc>
          <w:tcPr>
            <w:tcW w:w="457" w:type="dxa"/>
            <w:tcBorders>
              <w:top w:val="single" w:sz="4" w:space="0" w:color="FFFFFF"/>
              <w:bottom w:val="single" w:sz="4" w:space="0" w:color="FFFFFF"/>
              <w:right w:val="single" w:sz="4" w:space="0" w:color="FFFFFF"/>
            </w:tcBorders>
            <w:shd w:val="clear" w:color="auto" w:fill="auto"/>
          </w:tcPr>
          <w:p w14:paraId="6B1F5C91" w14:textId="77777777" w:rsidR="00BF5B13" w:rsidRDefault="00BF5B13">
            <w:pPr>
              <w:pStyle w:val="TF-CDIGO-FONTE"/>
            </w:pPr>
            <w:r>
              <w:t>09</w:t>
            </w:r>
          </w:p>
        </w:tc>
        <w:tc>
          <w:tcPr>
            <w:tcW w:w="8605" w:type="dxa"/>
            <w:tcBorders>
              <w:top w:val="single" w:sz="4" w:space="0" w:color="FFFFFF"/>
              <w:left w:val="single" w:sz="4" w:space="0" w:color="FFFFFF"/>
              <w:bottom w:val="single" w:sz="4" w:space="0" w:color="FFFFFF"/>
            </w:tcBorders>
            <w:shd w:val="clear" w:color="auto" w:fill="auto"/>
          </w:tcPr>
          <w:p w14:paraId="2D2F0B02" w14:textId="77777777" w:rsidR="00BF5B13" w:rsidRPr="0022366C" w:rsidRDefault="00BF5B13">
            <w:pPr>
              <w:pStyle w:val="TF-CDIGO-FONTE"/>
              <w:rPr>
                <w:noProof/>
                <w:lang w:val="pt-BR"/>
              </w:rPr>
            </w:pPr>
            <w:proofErr w:type="gramStart"/>
            <w:r w:rsidRPr="00CF5E36">
              <w:t>COPY .</w:t>
            </w:r>
            <w:proofErr w:type="gramEnd"/>
            <w:r w:rsidRPr="00CF5E36">
              <w:t xml:space="preserve"> ./</w:t>
            </w:r>
          </w:p>
        </w:tc>
      </w:tr>
      <w:tr w:rsidR="00BF5B13" w14:paraId="42AAF9CA" w14:textId="77777777">
        <w:tc>
          <w:tcPr>
            <w:tcW w:w="457" w:type="dxa"/>
            <w:tcBorders>
              <w:top w:val="single" w:sz="4" w:space="0" w:color="FFFFFF"/>
              <w:bottom w:val="single" w:sz="4" w:space="0" w:color="FFFFFF"/>
              <w:right w:val="single" w:sz="4" w:space="0" w:color="FFFFFF"/>
            </w:tcBorders>
            <w:shd w:val="clear" w:color="auto" w:fill="auto"/>
          </w:tcPr>
          <w:p w14:paraId="481E3114" w14:textId="77777777" w:rsidR="00BF5B13" w:rsidRDefault="00BF5B13">
            <w:pPr>
              <w:pStyle w:val="TF-CDIGO-FONTE"/>
            </w:pPr>
            <w:r>
              <w:t>10</w:t>
            </w:r>
          </w:p>
        </w:tc>
        <w:tc>
          <w:tcPr>
            <w:tcW w:w="8605" w:type="dxa"/>
            <w:tcBorders>
              <w:top w:val="single" w:sz="4" w:space="0" w:color="FFFFFF"/>
              <w:left w:val="single" w:sz="4" w:space="0" w:color="FFFFFF"/>
              <w:bottom w:val="single" w:sz="4" w:space="0" w:color="FFFFFF"/>
            </w:tcBorders>
            <w:shd w:val="clear" w:color="auto" w:fill="auto"/>
          </w:tcPr>
          <w:p w14:paraId="494DA475" w14:textId="77777777" w:rsidR="00BF5B13" w:rsidRDefault="00BF5B13">
            <w:pPr>
              <w:pStyle w:val="TF-CDIGO-FONTE"/>
              <w:rPr>
                <w:noProof/>
              </w:rPr>
            </w:pPr>
          </w:p>
        </w:tc>
      </w:tr>
      <w:tr w:rsidR="00BF5B13" w14:paraId="763734A5" w14:textId="77777777">
        <w:tc>
          <w:tcPr>
            <w:tcW w:w="457" w:type="dxa"/>
            <w:tcBorders>
              <w:top w:val="single" w:sz="4" w:space="0" w:color="FFFFFF"/>
              <w:bottom w:val="single" w:sz="4" w:space="0" w:color="FFFFFF"/>
              <w:right w:val="single" w:sz="4" w:space="0" w:color="FFFFFF"/>
            </w:tcBorders>
            <w:shd w:val="clear" w:color="auto" w:fill="auto"/>
          </w:tcPr>
          <w:p w14:paraId="343D99B1" w14:textId="77777777" w:rsidR="00BF5B13" w:rsidRDefault="00BF5B13">
            <w:pPr>
              <w:pStyle w:val="TF-CDIGO-FONTE"/>
            </w:pPr>
            <w:r>
              <w:t>11</w:t>
            </w:r>
          </w:p>
        </w:tc>
        <w:tc>
          <w:tcPr>
            <w:tcW w:w="8605" w:type="dxa"/>
            <w:tcBorders>
              <w:top w:val="single" w:sz="4" w:space="0" w:color="FFFFFF"/>
              <w:left w:val="single" w:sz="4" w:space="0" w:color="FFFFFF"/>
              <w:bottom w:val="single" w:sz="4" w:space="0" w:color="FFFFFF"/>
            </w:tcBorders>
            <w:shd w:val="clear" w:color="auto" w:fill="auto"/>
          </w:tcPr>
          <w:p w14:paraId="3A3DF6F0" w14:textId="77777777" w:rsidR="00BF5B13" w:rsidRDefault="00BF5B13">
            <w:pPr>
              <w:pStyle w:val="TF-CDIGO-FONTE"/>
              <w:rPr>
                <w:noProof/>
              </w:rPr>
            </w:pPr>
            <w:r w:rsidRPr="00CF5E36">
              <w:t xml:space="preserve">RUN </w:t>
            </w:r>
            <w:proofErr w:type="spellStart"/>
            <w:r w:rsidRPr="00CF5E36">
              <w:t>npm</w:t>
            </w:r>
            <w:proofErr w:type="spellEnd"/>
            <w:r w:rsidRPr="00CF5E36">
              <w:t xml:space="preserve"> run build</w:t>
            </w:r>
          </w:p>
        </w:tc>
      </w:tr>
      <w:tr w:rsidR="00BF5B13" w:rsidRPr="0022366C" w14:paraId="5021FDD0" w14:textId="77777777">
        <w:tc>
          <w:tcPr>
            <w:tcW w:w="457" w:type="dxa"/>
            <w:tcBorders>
              <w:top w:val="single" w:sz="4" w:space="0" w:color="FFFFFF"/>
              <w:bottom w:val="single" w:sz="4" w:space="0" w:color="FFFFFF"/>
              <w:right w:val="single" w:sz="4" w:space="0" w:color="FFFFFF"/>
            </w:tcBorders>
            <w:shd w:val="clear" w:color="auto" w:fill="auto"/>
          </w:tcPr>
          <w:p w14:paraId="3EEB8784" w14:textId="77777777" w:rsidR="00BF5B13" w:rsidRDefault="00BF5B13">
            <w:pPr>
              <w:pStyle w:val="TF-CDIGO-FONTE"/>
            </w:pPr>
            <w:r>
              <w:t>12</w:t>
            </w:r>
          </w:p>
        </w:tc>
        <w:tc>
          <w:tcPr>
            <w:tcW w:w="8605" w:type="dxa"/>
            <w:tcBorders>
              <w:top w:val="single" w:sz="4" w:space="0" w:color="FFFFFF"/>
              <w:left w:val="single" w:sz="4" w:space="0" w:color="FFFFFF"/>
              <w:bottom w:val="single" w:sz="4" w:space="0" w:color="FFFFFF"/>
            </w:tcBorders>
            <w:shd w:val="clear" w:color="auto" w:fill="auto"/>
          </w:tcPr>
          <w:p w14:paraId="6CBAAA3E" w14:textId="77777777" w:rsidR="00BF5B13" w:rsidRDefault="00BF5B13">
            <w:pPr>
              <w:pStyle w:val="TF-CDIGO-FONTE"/>
              <w:rPr>
                <w:noProof/>
              </w:rPr>
            </w:pPr>
          </w:p>
        </w:tc>
      </w:tr>
      <w:tr w:rsidR="00BF5B13" w:rsidRPr="0022366C" w14:paraId="25C472E2" w14:textId="77777777">
        <w:tc>
          <w:tcPr>
            <w:tcW w:w="457" w:type="dxa"/>
            <w:tcBorders>
              <w:top w:val="single" w:sz="4" w:space="0" w:color="FFFFFF"/>
              <w:bottom w:val="single" w:sz="4" w:space="0" w:color="FFFFFF"/>
              <w:right w:val="single" w:sz="4" w:space="0" w:color="FFFFFF"/>
            </w:tcBorders>
            <w:shd w:val="clear" w:color="auto" w:fill="auto"/>
          </w:tcPr>
          <w:p w14:paraId="431306FA" w14:textId="77777777" w:rsidR="00BF5B13" w:rsidRDefault="00BF5B13">
            <w:pPr>
              <w:pStyle w:val="TF-CDIGO-FONTE"/>
            </w:pPr>
            <w:r>
              <w:t>13</w:t>
            </w:r>
          </w:p>
        </w:tc>
        <w:tc>
          <w:tcPr>
            <w:tcW w:w="8605" w:type="dxa"/>
            <w:tcBorders>
              <w:top w:val="single" w:sz="4" w:space="0" w:color="FFFFFF"/>
              <w:left w:val="single" w:sz="4" w:space="0" w:color="FFFFFF"/>
              <w:bottom w:val="single" w:sz="4" w:space="0" w:color="FFFFFF"/>
            </w:tcBorders>
            <w:shd w:val="clear" w:color="auto" w:fill="auto"/>
          </w:tcPr>
          <w:p w14:paraId="4BFF8CAC" w14:textId="77777777" w:rsidR="00BF5B13" w:rsidRDefault="00BF5B13">
            <w:pPr>
              <w:pStyle w:val="TF-CDIGO-FONTE"/>
              <w:rPr>
                <w:noProof/>
              </w:rPr>
            </w:pPr>
            <w:r w:rsidRPr="00CF5E36">
              <w:t>EXPOSE 3000</w:t>
            </w:r>
          </w:p>
        </w:tc>
      </w:tr>
      <w:tr w:rsidR="00BF5B13" w14:paraId="50FE07BF" w14:textId="77777777">
        <w:tc>
          <w:tcPr>
            <w:tcW w:w="457" w:type="dxa"/>
            <w:tcBorders>
              <w:top w:val="single" w:sz="4" w:space="0" w:color="FFFFFF"/>
              <w:bottom w:val="single" w:sz="4" w:space="0" w:color="FFFFFF"/>
              <w:right w:val="single" w:sz="4" w:space="0" w:color="FFFFFF"/>
            </w:tcBorders>
            <w:shd w:val="clear" w:color="auto" w:fill="auto"/>
          </w:tcPr>
          <w:p w14:paraId="7C781E1E" w14:textId="77777777" w:rsidR="00BF5B13" w:rsidRDefault="00BF5B13">
            <w:pPr>
              <w:pStyle w:val="TF-CDIGO-FONTE"/>
            </w:pPr>
            <w:r>
              <w:t>14</w:t>
            </w:r>
          </w:p>
        </w:tc>
        <w:tc>
          <w:tcPr>
            <w:tcW w:w="8605" w:type="dxa"/>
            <w:tcBorders>
              <w:top w:val="single" w:sz="4" w:space="0" w:color="FFFFFF"/>
              <w:left w:val="single" w:sz="4" w:space="0" w:color="FFFFFF"/>
              <w:bottom w:val="single" w:sz="4" w:space="0" w:color="FFFFFF"/>
            </w:tcBorders>
            <w:shd w:val="clear" w:color="auto" w:fill="auto"/>
          </w:tcPr>
          <w:p w14:paraId="272852D2" w14:textId="77777777" w:rsidR="00BF5B13" w:rsidRDefault="00BF5B13">
            <w:pPr>
              <w:pStyle w:val="TF-CDIGO-FONTE"/>
              <w:rPr>
                <w:noProof/>
                <w:lang w:val="pt-BR"/>
              </w:rPr>
            </w:pPr>
          </w:p>
        </w:tc>
      </w:tr>
      <w:tr w:rsidR="00BF5B13" w:rsidRPr="00035688" w14:paraId="2B3B5918" w14:textId="77777777">
        <w:tc>
          <w:tcPr>
            <w:tcW w:w="457" w:type="dxa"/>
            <w:tcBorders>
              <w:top w:val="single" w:sz="4" w:space="0" w:color="FFFFFF"/>
              <w:bottom w:val="single" w:sz="4" w:space="0" w:color="FFFFFF"/>
              <w:right w:val="single" w:sz="4" w:space="0" w:color="FFFFFF"/>
            </w:tcBorders>
            <w:shd w:val="clear" w:color="auto" w:fill="auto"/>
          </w:tcPr>
          <w:p w14:paraId="3C7C12D6" w14:textId="77777777" w:rsidR="00BF5B13" w:rsidRDefault="00BF5B13">
            <w:pPr>
              <w:pStyle w:val="TF-CDIGO-FONTE"/>
            </w:pPr>
            <w:r>
              <w:t>15</w:t>
            </w:r>
          </w:p>
        </w:tc>
        <w:tc>
          <w:tcPr>
            <w:tcW w:w="8605" w:type="dxa"/>
            <w:tcBorders>
              <w:top w:val="single" w:sz="4" w:space="0" w:color="FFFFFF"/>
              <w:left w:val="single" w:sz="4" w:space="0" w:color="FFFFFF"/>
              <w:bottom w:val="single" w:sz="4" w:space="0" w:color="FFFFFF"/>
            </w:tcBorders>
            <w:shd w:val="clear" w:color="auto" w:fill="auto"/>
          </w:tcPr>
          <w:p w14:paraId="7EEB7D85" w14:textId="77777777" w:rsidR="00BF5B13" w:rsidRDefault="00BF5B13">
            <w:pPr>
              <w:pStyle w:val="TF-CDIGO-FONTE"/>
              <w:rPr>
                <w:noProof/>
              </w:rPr>
            </w:pPr>
            <w:r w:rsidRPr="00CF5E36">
              <w:t>CMD ["</w:t>
            </w:r>
            <w:proofErr w:type="spellStart"/>
            <w:r w:rsidRPr="00CF5E36">
              <w:t>npm</w:t>
            </w:r>
            <w:proofErr w:type="spellEnd"/>
            <w:r w:rsidRPr="00CF5E36">
              <w:t>", "run", "start"]</w:t>
            </w:r>
          </w:p>
        </w:tc>
      </w:tr>
      <w:tr w:rsidR="00BF5B13" w:rsidRPr="0022366C" w14:paraId="2E976D75" w14:textId="77777777">
        <w:trPr>
          <w:trHeight w:val="64"/>
        </w:trPr>
        <w:tc>
          <w:tcPr>
            <w:tcW w:w="457" w:type="dxa"/>
            <w:tcBorders>
              <w:top w:val="single" w:sz="4" w:space="0" w:color="FFFFFF"/>
              <w:bottom w:val="single" w:sz="4" w:space="0" w:color="auto"/>
              <w:right w:val="single" w:sz="4" w:space="0" w:color="FFFFFF"/>
            </w:tcBorders>
            <w:shd w:val="clear" w:color="auto" w:fill="auto"/>
          </w:tcPr>
          <w:p w14:paraId="1ED5B846" w14:textId="601E77E6" w:rsidR="00BF5B13" w:rsidRDefault="00854CAD">
            <w:pPr>
              <w:pStyle w:val="TF-CDIGO-FONTE"/>
            </w:pPr>
            <w:r>
              <w:t>16</w:t>
            </w:r>
          </w:p>
        </w:tc>
        <w:tc>
          <w:tcPr>
            <w:tcW w:w="8605" w:type="dxa"/>
            <w:tcBorders>
              <w:top w:val="single" w:sz="4" w:space="0" w:color="FFFFFF"/>
              <w:left w:val="single" w:sz="4" w:space="0" w:color="FFFFFF"/>
              <w:bottom w:val="single" w:sz="4" w:space="0" w:color="auto"/>
            </w:tcBorders>
            <w:shd w:val="clear" w:color="auto" w:fill="auto"/>
          </w:tcPr>
          <w:p w14:paraId="080B2502" w14:textId="77777777" w:rsidR="00BF5B13" w:rsidRPr="00856FC3" w:rsidRDefault="00BF5B13">
            <w:pPr>
              <w:pStyle w:val="TF-CDIGO-FONTE"/>
            </w:pPr>
          </w:p>
        </w:tc>
      </w:tr>
    </w:tbl>
    <w:p w14:paraId="1AC238A3" w14:textId="77777777" w:rsidR="00A94F95" w:rsidRDefault="00BF5B13" w:rsidP="00A94F95">
      <w:pPr>
        <w:pStyle w:val="TF-FONTE"/>
      </w:pPr>
      <w:r>
        <w:t>Fonte: elaborado pelos autores</w:t>
      </w:r>
      <w:r w:rsidR="003C50B3">
        <w:t xml:space="preserve"> (2024)</w:t>
      </w:r>
      <w:r>
        <w:t>.</w:t>
      </w:r>
    </w:p>
    <w:p w14:paraId="295F22C8" w14:textId="77777777" w:rsidR="00A94F95" w:rsidRDefault="00A94F95" w:rsidP="00A94F95">
      <w:pPr>
        <w:pStyle w:val="TF-FONTE"/>
      </w:pPr>
    </w:p>
    <w:p w14:paraId="6AD3D3BD" w14:textId="77777777" w:rsidR="00A94F95" w:rsidRDefault="00A94F95" w:rsidP="00A94F95">
      <w:pPr>
        <w:pStyle w:val="TF-FONTE"/>
      </w:pPr>
    </w:p>
    <w:p w14:paraId="5DA67F9C" w14:textId="44C00B17" w:rsidR="003C50B3" w:rsidRPr="00C407CE" w:rsidRDefault="00A94F95" w:rsidP="008F658A">
      <w:pPr>
        <w:pStyle w:val="TF-FONTE"/>
        <w:spacing w:line="360" w:lineRule="auto"/>
        <w:ind w:firstLine="709"/>
        <w:jc w:val="both"/>
        <w:rPr>
          <w:sz w:val="24"/>
          <w:szCs w:val="24"/>
        </w:rPr>
      </w:pPr>
      <w:r w:rsidRPr="00A94F95">
        <w:rPr>
          <w:sz w:val="24"/>
          <w:szCs w:val="24"/>
        </w:rPr>
        <w:t xml:space="preserve">A codificação da função </w:t>
      </w:r>
      <w:proofErr w:type="spellStart"/>
      <w:r w:rsidRPr="00B10067">
        <w:rPr>
          <w:rFonts w:ascii="Courier New" w:hAnsi="Courier New" w:cs="Courier New"/>
        </w:rPr>
        <w:t>handleSellIt</w:t>
      </w:r>
      <w:r w:rsidR="00294F9B" w:rsidRPr="00B10067">
        <w:rPr>
          <w:rFonts w:ascii="Courier New" w:hAnsi="Courier New" w:cs="Courier New"/>
        </w:rPr>
        <w:t>ems</w:t>
      </w:r>
      <w:proofErr w:type="spellEnd"/>
      <w:r w:rsidRPr="00A94F95">
        <w:rPr>
          <w:sz w:val="24"/>
          <w:szCs w:val="24"/>
        </w:rPr>
        <w:t xml:space="preserve"> no Quadro </w:t>
      </w:r>
      <w:r w:rsidR="00294F9B">
        <w:rPr>
          <w:sz w:val="24"/>
          <w:szCs w:val="24"/>
        </w:rPr>
        <w:t>8</w:t>
      </w:r>
      <w:r w:rsidRPr="00A94F95">
        <w:rPr>
          <w:sz w:val="24"/>
          <w:szCs w:val="24"/>
        </w:rPr>
        <w:t xml:space="preserve"> representa a lógica de tratamento de envio de </w:t>
      </w:r>
      <w:r w:rsidR="00294F9B">
        <w:rPr>
          <w:sz w:val="24"/>
          <w:szCs w:val="24"/>
        </w:rPr>
        <w:t>ven</w:t>
      </w:r>
      <w:r w:rsidR="00A717C6">
        <w:rPr>
          <w:sz w:val="24"/>
          <w:szCs w:val="24"/>
        </w:rPr>
        <w:t>das</w:t>
      </w:r>
      <w:r w:rsidRPr="00A94F95">
        <w:rPr>
          <w:sz w:val="24"/>
          <w:szCs w:val="24"/>
        </w:rPr>
        <w:t xml:space="preserve"> em uma aplicação Web pelo </w:t>
      </w:r>
      <w:proofErr w:type="spellStart"/>
      <w:r w:rsidRPr="00A717C6">
        <w:rPr>
          <w:i/>
          <w:iCs/>
          <w:sz w:val="24"/>
          <w:szCs w:val="24"/>
        </w:rPr>
        <w:t>frontend</w:t>
      </w:r>
      <w:proofErr w:type="spellEnd"/>
      <w:r w:rsidRPr="00A94F95">
        <w:rPr>
          <w:sz w:val="24"/>
          <w:szCs w:val="24"/>
        </w:rPr>
        <w:t xml:space="preserve">. Ao ser acionada, </w:t>
      </w:r>
      <w:r w:rsidR="006D4025">
        <w:rPr>
          <w:sz w:val="24"/>
          <w:szCs w:val="24"/>
        </w:rPr>
        <w:t>na (linha 3) define os estado</w:t>
      </w:r>
      <w:r w:rsidR="00CB3725">
        <w:rPr>
          <w:sz w:val="24"/>
          <w:szCs w:val="24"/>
        </w:rPr>
        <w:t>s</w:t>
      </w:r>
      <w:r w:rsidR="006D4025">
        <w:rPr>
          <w:sz w:val="24"/>
          <w:szCs w:val="24"/>
        </w:rPr>
        <w:t xml:space="preserve"> dos componentes de carrega</w:t>
      </w:r>
      <w:r w:rsidR="00400C5C">
        <w:rPr>
          <w:sz w:val="24"/>
          <w:szCs w:val="24"/>
        </w:rPr>
        <w:t>mento</w:t>
      </w:r>
      <w:r w:rsidR="006D4025">
        <w:rPr>
          <w:sz w:val="24"/>
          <w:szCs w:val="24"/>
        </w:rPr>
        <w:t xml:space="preserve"> para verdadeiro,</w:t>
      </w:r>
      <w:r w:rsidR="00CB3725">
        <w:rPr>
          <w:sz w:val="24"/>
          <w:szCs w:val="24"/>
        </w:rPr>
        <w:t xml:space="preserve"> na (linha 5</w:t>
      </w:r>
      <w:r w:rsidR="006B3E16">
        <w:rPr>
          <w:sz w:val="24"/>
          <w:szCs w:val="24"/>
        </w:rPr>
        <w:t>-15</w:t>
      </w:r>
      <w:r w:rsidR="00CB3725">
        <w:rPr>
          <w:sz w:val="24"/>
          <w:szCs w:val="24"/>
        </w:rPr>
        <w:t xml:space="preserve">) a (linha 15), </w:t>
      </w:r>
      <w:r w:rsidR="00CB6193">
        <w:rPr>
          <w:sz w:val="24"/>
          <w:szCs w:val="24"/>
        </w:rPr>
        <w:t>é passad</w:t>
      </w:r>
      <w:r w:rsidR="00DB6DDF">
        <w:rPr>
          <w:sz w:val="24"/>
          <w:szCs w:val="24"/>
        </w:rPr>
        <w:t xml:space="preserve">o </w:t>
      </w:r>
      <w:r w:rsidR="00CB6193">
        <w:rPr>
          <w:sz w:val="24"/>
          <w:szCs w:val="24"/>
        </w:rPr>
        <w:t>as informações de método de pagamento, usuário do vendedor, desconto e a lista de produtos a serem vendidos,</w:t>
      </w:r>
      <w:r w:rsidR="00DB6DDF">
        <w:rPr>
          <w:sz w:val="24"/>
          <w:szCs w:val="24"/>
        </w:rPr>
        <w:t xml:space="preserve"> </w:t>
      </w:r>
      <w:r w:rsidR="00DB6DDF" w:rsidRPr="00DB6DDF">
        <w:rPr>
          <w:sz w:val="24"/>
          <w:szCs w:val="24"/>
        </w:rPr>
        <w:t xml:space="preserve">a função utiliza a biblioteca </w:t>
      </w:r>
      <w:proofErr w:type="spellStart"/>
      <w:r w:rsidR="00DB6DDF" w:rsidRPr="00DB6DDF">
        <w:rPr>
          <w:sz w:val="24"/>
          <w:szCs w:val="24"/>
        </w:rPr>
        <w:t>Axios</w:t>
      </w:r>
      <w:proofErr w:type="spellEnd"/>
      <w:r w:rsidR="00DB6DDF" w:rsidRPr="00DB6DDF">
        <w:rPr>
          <w:sz w:val="24"/>
          <w:szCs w:val="24"/>
        </w:rPr>
        <w:t xml:space="preserve"> para enviar uma requisição POST para o </w:t>
      </w:r>
      <w:proofErr w:type="spellStart"/>
      <w:r w:rsidR="00DB6DDF" w:rsidRPr="00DB6DDF">
        <w:rPr>
          <w:i/>
          <w:iCs/>
          <w:sz w:val="24"/>
          <w:szCs w:val="24"/>
        </w:rPr>
        <w:t>backend</w:t>
      </w:r>
      <w:proofErr w:type="spellEnd"/>
      <w:r w:rsidR="00DB6DDF">
        <w:rPr>
          <w:i/>
          <w:iCs/>
          <w:sz w:val="24"/>
          <w:szCs w:val="24"/>
        </w:rPr>
        <w:t>,</w:t>
      </w:r>
      <w:r w:rsidR="003D6DDA">
        <w:rPr>
          <w:i/>
          <w:iCs/>
          <w:sz w:val="24"/>
          <w:szCs w:val="24"/>
        </w:rPr>
        <w:t xml:space="preserve"> </w:t>
      </w:r>
      <w:r w:rsidR="00152819">
        <w:rPr>
          <w:sz w:val="24"/>
          <w:szCs w:val="24"/>
        </w:rPr>
        <w:t>se</w:t>
      </w:r>
      <w:r w:rsidR="004F6FDF">
        <w:rPr>
          <w:sz w:val="24"/>
          <w:szCs w:val="24"/>
        </w:rPr>
        <w:t xml:space="preserve"> requisição for bem-sucedida </w:t>
      </w:r>
      <w:r w:rsidR="00AE3854">
        <w:rPr>
          <w:sz w:val="24"/>
          <w:szCs w:val="24"/>
        </w:rPr>
        <w:t>a (linha 26) remove os itens da</w:t>
      </w:r>
      <w:r w:rsidR="00C407CE">
        <w:rPr>
          <w:sz w:val="24"/>
          <w:szCs w:val="24"/>
        </w:rPr>
        <w:t xml:space="preserve"> venda</w:t>
      </w:r>
      <w:r w:rsidR="00AE3854">
        <w:rPr>
          <w:sz w:val="24"/>
          <w:szCs w:val="24"/>
        </w:rPr>
        <w:t xml:space="preserve"> que estavam sendo guar</w:t>
      </w:r>
      <w:r w:rsidR="00C407CE">
        <w:rPr>
          <w:sz w:val="24"/>
          <w:szCs w:val="24"/>
        </w:rPr>
        <w:t xml:space="preserve">dados na </w:t>
      </w:r>
      <w:proofErr w:type="spellStart"/>
      <w:r w:rsidR="00C407CE">
        <w:rPr>
          <w:i/>
          <w:iCs/>
          <w:sz w:val="24"/>
          <w:szCs w:val="24"/>
        </w:rPr>
        <w:t>S</w:t>
      </w:r>
      <w:r w:rsidR="00C407CE" w:rsidRPr="00C407CE">
        <w:rPr>
          <w:i/>
          <w:iCs/>
          <w:sz w:val="24"/>
          <w:szCs w:val="24"/>
        </w:rPr>
        <w:t>ession</w:t>
      </w:r>
      <w:proofErr w:type="spellEnd"/>
      <w:r w:rsidR="00C407CE">
        <w:rPr>
          <w:i/>
          <w:iCs/>
          <w:sz w:val="24"/>
          <w:szCs w:val="24"/>
        </w:rPr>
        <w:t xml:space="preserve"> </w:t>
      </w:r>
      <w:proofErr w:type="spellStart"/>
      <w:r w:rsidR="00C407CE" w:rsidRPr="00C407CE">
        <w:rPr>
          <w:i/>
          <w:iCs/>
          <w:sz w:val="24"/>
          <w:szCs w:val="24"/>
        </w:rPr>
        <w:t>Storage</w:t>
      </w:r>
      <w:proofErr w:type="spellEnd"/>
      <w:r w:rsidR="00C407CE">
        <w:rPr>
          <w:sz w:val="24"/>
          <w:szCs w:val="24"/>
        </w:rPr>
        <w:t>, e l</w:t>
      </w:r>
      <w:r w:rsidR="00CA5202">
        <w:rPr>
          <w:sz w:val="24"/>
          <w:szCs w:val="24"/>
        </w:rPr>
        <w:t xml:space="preserve">ogo abaixo </w:t>
      </w:r>
      <w:r w:rsidR="009B3013">
        <w:rPr>
          <w:sz w:val="24"/>
          <w:szCs w:val="24"/>
        </w:rPr>
        <w:t xml:space="preserve">apresenta uma mensagem de </w:t>
      </w:r>
      <w:r w:rsidR="001164DA">
        <w:rPr>
          <w:sz w:val="24"/>
          <w:szCs w:val="24"/>
        </w:rPr>
        <w:t>sucesso</w:t>
      </w:r>
      <w:r w:rsidR="00B37FBF">
        <w:rPr>
          <w:sz w:val="24"/>
          <w:szCs w:val="24"/>
        </w:rPr>
        <w:t xml:space="preserve"> entre a (linha-27) e (linha-34)</w:t>
      </w:r>
      <w:r w:rsidR="00D878E0">
        <w:rPr>
          <w:sz w:val="24"/>
          <w:szCs w:val="24"/>
        </w:rPr>
        <w:t>, também na (linha-35) e (linha-36)</w:t>
      </w:r>
      <w:r w:rsidR="00284683">
        <w:rPr>
          <w:sz w:val="24"/>
          <w:szCs w:val="24"/>
        </w:rPr>
        <w:t xml:space="preserve"> é utilizado para atualizar o componente pai desse método, </w:t>
      </w:r>
      <w:r w:rsidR="00152819">
        <w:rPr>
          <w:sz w:val="24"/>
          <w:szCs w:val="24"/>
        </w:rPr>
        <w:t xml:space="preserve">caso a requisição for malsucedida entre a (linha-37) e (linha-56), </w:t>
      </w:r>
      <w:r w:rsidR="00D421D2">
        <w:rPr>
          <w:sz w:val="24"/>
          <w:szCs w:val="24"/>
        </w:rPr>
        <w:t xml:space="preserve">é feito a tratativa para mostrar o erro ao usuário e as </w:t>
      </w:r>
      <w:r w:rsidR="00DC475F">
        <w:rPr>
          <w:sz w:val="24"/>
          <w:szCs w:val="24"/>
        </w:rPr>
        <w:t>últimas</w:t>
      </w:r>
      <w:r w:rsidR="00D421D2">
        <w:rPr>
          <w:sz w:val="24"/>
          <w:szCs w:val="24"/>
        </w:rPr>
        <w:t xml:space="preserve"> linhas é </w:t>
      </w:r>
      <w:r w:rsidR="00DC475F">
        <w:rPr>
          <w:sz w:val="24"/>
          <w:szCs w:val="24"/>
        </w:rPr>
        <w:t>responsável por atualizar o estado do componente atual e de carregamento</w:t>
      </w:r>
      <w:r w:rsidR="009A47B9">
        <w:rPr>
          <w:sz w:val="24"/>
          <w:szCs w:val="24"/>
        </w:rPr>
        <w:t>.</w:t>
      </w:r>
    </w:p>
    <w:p w14:paraId="280053DB" w14:textId="77777777" w:rsidR="00B03AFD" w:rsidRDefault="00B03AFD" w:rsidP="00B03AFD"/>
    <w:p w14:paraId="7C656560" w14:textId="15F996B9" w:rsidR="00B03AFD" w:rsidRPr="00854CAD" w:rsidRDefault="00B03AFD" w:rsidP="00B03AFD">
      <w:pPr>
        <w:pStyle w:val="TF-LEGENDA"/>
      </w:pPr>
      <w:r>
        <w:t xml:space="preserve">Quadro </w:t>
      </w:r>
      <w:r w:rsidR="005E2480">
        <w:t>8</w:t>
      </w:r>
      <w:r>
        <w:t xml:space="preserve"> </w:t>
      </w:r>
      <w:r w:rsidRPr="00EF3D3D">
        <w:t xml:space="preserve">– </w:t>
      </w:r>
      <w:r w:rsidR="00ED3703" w:rsidRPr="00ED3703">
        <w:t xml:space="preserve">Codificação no </w:t>
      </w:r>
      <w:proofErr w:type="spellStart"/>
      <w:r w:rsidR="00ED3703" w:rsidRPr="00ED3703">
        <w:rPr>
          <w:i/>
          <w:iCs/>
        </w:rPr>
        <w:t>frontend</w:t>
      </w:r>
      <w:proofErr w:type="spellEnd"/>
      <w:r w:rsidR="00ED3703" w:rsidRPr="00ED3703">
        <w:t xml:space="preserve"> para envio d</w:t>
      </w:r>
      <w:r w:rsidR="00ED3703">
        <w:t>o formulário de vendas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7"/>
        <w:gridCol w:w="8605"/>
      </w:tblGrid>
      <w:tr w:rsidR="00B03AFD" w:rsidRPr="00EE2A80" w14:paraId="3D8FF2D7" w14:textId="77777777" w:rsidTr="006A66BF">
        <w:tc>
          <w:tcPr>
            <w:tcW w:w="457" w:type="dxa"/>
            <w:tcBorders>
              <w:bottom w:val="single" w:sz="4" w:space="0" w:color="FFFFFF"/>
              <w:right w:val="single" w:sz="4" w:space="0" w:color="FFFFFF"/>
            </w:tcBorders>
            <w:shd w:val="clear" w:color="auto" w:fill="auto"/>
          </w:tcPr>
          <w:p w14:paraId="58EF1127" w14:textId="77777777" w:rsidR="00B03AFD" w:rsidRDefault="00B03AFD" w:rsidP="006A66BF">
            <w:pPr>
              <w:pStyle w:val="TF-CDIGO-FONTE"/>
            </w:pPr>
            <w:r>
              <w:t>01</w:t>
            </w:r>
          </w:p>
        </w:tc>
        <w:tc>
          <w:tcPr>
            <w:tcW w:w="8605" w:type="dxa"/>
            <w:tcBorders>
              <w:left w:val="single" w:sz="4" w:space="0" w:color="FFFFFF"/>
              <w:bottom w:val="single" w:sz="4" w:space="0" w:color="FFFFFF"/>
            </w:tcBorders>
            <w:shd w:val="clear" w:color="auto" w:fill="auto"/>
          </w:tcPr>
          <w:p w14:paraId="6671F9FB" w14:textId="6AD49247" w:rsidR="00B03AFD" w:rsidRDefault="00F063AE" w:rsidP="006A66BF">
            <w:pPr>
              <w:pStyle w:val="TF-CDIGO-FONTE"/>
              <w:rPr>
                <w:noProof/>
              </w:rPr>
            </w:pPr>
            <w:r w:rsidRPr="00F063AE">
              <w:t xml:space="preserve">const </w:t>
            </w:r>
            <w:proofErr w:type="spellStart"/>
            <w:r w:rsidRPr="00F063AE">
              <w:t>handleSellItems</w:t>
            </w:r>
            <w:proofErr w:type="spellEnd"/>
            <w:r w:rsidRPr="00F063AE">
              <w:t xml:space="preserve"> = async (</w:t>
            </w:r>
            <w:proofErr w:type="spellStart"/>
            <w:r w:rsidRPr="00F063AE">
              <w:t>payment_id</w:t>
            </w:r>
            <w:proofErr w:type="spellEnd"/>
            <w:r w:rsidRPr="00F063AE">
              <w:t xml:space="preserve">: string, </w:t>
            </w:r>
            <w:proofErr w:type="spellStart"/>
            <w:r w:rsidRPr="00F063AE">
              <w:t>seller_username</w:t>
            </w:r>
            <w:proofErr w:type="spellEnd"/>
            <w:r w:rsidRPr="00F063AE">
              <w:t xml:space="preserve">: string, </w:t>
            </w:r>
            <w:proofErr w:type="spellStart"/>
            <w:r w:rsidRPr="00F063AE">
              <w:t>discount_value</w:t>
            </w:r>
            <w:proofErr w:type="spellEnd"/>
            <w:r w:rsidRPr="00F063AE">
              <w:t xml:space="preserve">: string, </w:t>
            </w:r>
            <w:proofErr w:type="spellStart"/>
            <w:r w:rsidRPr="00F063AE">
              <w:t>credit_card_brand</w:t>
            </w:r>
            <w:proofErr w:type="spellEnd"/>
            <w:r w:rsidRPr="00F063AE">
              <w:t>: string) =&gt; {</w:t>
            </w:r>
          </w:p>
        </w:tc>
      </w:tr>
      <w:tr w:rsidR="00B03AFD" w:rsidRPr="0090014B" w14:paraId="77740A2A" w14:textId="77777777" w:rsidTr="006A66BF">
        <w:tc>
          <w:tcPr>
            <w:tcW w:w="457" w:type="dxa"/>
            <w:tcBorders>
              <w:top w:val="single" w:sz="4" w:space="0" w:color="FFFFFF"/>
              <w:bottom w:val="single" w:sz="4" w:space="0" w:color="FFFFFF"/>
              <w:right w:val="single" w:sz="4" w:space="0" w:color="FFFFFF"/>
            </w:tcBorders>
            <w:shd w:val="clear" w:color="auto" w:fill="auto"/>
          </w:tcPr>
          <w:p w14:paraId="56640815" w14:textId="77777777" w:rsidR="00B03AFD" w:rsidRDefault="00B03AFD" w:rsidP="006A66BF">
            <w:pPr>
              <w:pStyle w:val="TF-CDIGO-FONTE"/>
            </w:pPr>
            <w:r>
              <w:t>02</w:t>
            </w:r>
          </w:p>
        </w:tc>
        <w:tc>
          <w:tcPr>
            <w:tcW w:w="8605" w:type="dxa"/>
            <w:tcBorders>
              <w:top w:val="single" w:sz="4" w:space="0" w:color="FFFFFF"/>
              <w:left w:val="single" w:sz="4" w:space="0" w:color="FFFFFF"/>
              <w:bottom w:val="single" w:sz="4" w:space="0" w:color="FFFFFF"/>
            </w:tcBorders>
            <w:shd w:val="clear" w:color="auto" w:fill="auto"/>
          </w:tcPr>
          <w:p w14:paraId="5696EFA2" w14:textId="5C258D5B" w:rsidR="00B03AFD" w:rsidRDefault="00B03AFD" w:rsidP="006A66BF">
            <w:pPr>
              <w:pStyle w:val="TF-CDIGO-FONTE"/>
              <w:rPr>
                <w:noProof/>
              </w:rPr>
            </w:pPr>
          </w:p>
        </w:tc>
      </w:tr>
      <w:tr w:rsidR="00B03AFD" w:rsidRPr="00825287" w14:paraId="462A02A1" w14:textId="77777777" w:rsidTr="006A66BF">
        <w:tc>
          <w:tcPr>
            <w:tcW w:w="457" w:type="dxa"/>
            <w:tcBorders>
              <w:top w:val="single" w:sz="4" w:space="0" w:color="FFFFFF"/>
              <w:bottom w:val="single" w:sz="4" w:space="0" w:color="FFFFFF"/>
              <w:right w:val="single" w:sz="4" w:space="0" w:color="FFFFFF"/>
            </w:tcBorders>
            <w:shd w:val="clear" w:color="auto" w:fill="auto"/>
          </w:tcPr>
          <w:p w14:paraId="39B6F82D" w14:textId="77777777" w:rsidR="00B03AFD" w:rsidRDefault="00B03AFD" w:rsidP="006A66BF">
            <w:pPr>
              <w:pStyle w:val="TF-CDIGO-FONTE"/>
            </w:pPr>
            <w:r>
              <w:t>03</w:t>
            </w:r>
          </w:p>
        </w:tc>
        <w:tc>
          <w:tcPr>
            <w:tcW w:w="8605" w:type="dxa"/>
            <w:tcBorders>
              <w:top w:val="single" w:sz="4" w:space="0" w:color="FFFFFF"/>
              <w:left w:val="single" w:sz="4" w:space="0" w:color="FFFFFF"/>
              <w:bottom w:val="single" w:sz="4" w:space="0" w:color="FFFFFF"/>
            </w:tcBorders>
            <w:shd w:val="clear" w:color="auto" w:fill="auto"/>
          </w:tcPr>
          <w:p w14:paraId="3B5BA732" w14:textId="55BF2371" w:rsidR="00B03AFD" w:rsidRDefault="00145A21" w:rsidP="006A66BF">
            <w:pPr>
              <w:pStyle w:val="TF-CDIGO-FONTE"/>
              <w:rPr>
                <w:noProof/>
              </w:rPr>
            </w:pPr>
            <w:r w:rsidRPr="00145A21">
              <w:rPr>
                <w:noProof/>
              </w:rPr>
              <w:t>setLoading(true);</w:t>
            </w:r>
          </w:p>
        </w:tc>
      </w:tr>
      <w:tr w:rsidR="00B03AFD" w:rsidRPr="0022366C" w14:paraId="7CAD819A" w14:textId="77777777" w:rsidTr="006A66BF">
        <w:tc>
          <w:tcPr>
            <w:tcW w:w="457" w:type="dxa"/>
            <w:tcBorders>
              <w:top w:val="single" w:sz="4" w:space="0" w:color="FFFFFF"/>
              <w:bottom w:val="single" w:sz="4" w:space="0" w:color="FFFFFF"/>
              <w:right w:val="single" w:sz="4" w:space="0" w:color="FFFFFF"/>
            </w:tcBorders>
            <w:shd w:val="clear" w:color="auto" w:fill="auto"/>
          </w:tcPr>
          <w:p w14:paraId="54B3AFAE" w14:textId="77777777" w:rsidR="00B03AFD" w:rsidRDefault="00B03AFD" w:rsidP="006A66BF">
            <w:pPr>
              <w:pStyle w:val="TF-CDIGO-FONTE"/>
            </w:pPr>
            <w:r>
              <w:t>04</w:t>
            </w:r>
          </w:p>
        </w:tc>
        <w:tc>
          <w:tcPr>
            <w:tcW w:w="8605" w:type="dxa"/>
            <w:tcBorders>
              <w:top w:val="single" w:sz="4" w:space="0" w:color="FFFFFF"/>
              <w:left w:val="single" w:sz="4" w:space="0" w:color="FFFFFF"/>
              <w:bottom w:val="single" w:sz="4" w:space="0" w:color="FFFFFF"/>
            </w:tcBorders>
            <w:shd w:val="clear" w:color="auto" w:fill="auto"/>
          </w:tcPr>
          <w:p w14:paraId="0C679436" w14:textId="580CFD0B" w:rsidR="00B03AFD" w:rsidRDefault="00145A21" w:rsidP="006A66BF">
            <w:pPr>
              <w:pStyle w:val="TF-CDIGO-FONTE"/>
              <w:rPr>
                <w:noProof/>
                <w:lang w:val="pt-BR"/>
              </w:rPr>
            </w:pPr>
            <w:r w:rsidRPr="00145A21">
              <w:rPr>
                <w:noProof/>
                <w:lang w:val="pt-BR"/>
              </w:rPr>
              <w:t>try {</w:t>
            </w:r>
          </w:p>
        </w:tc>
      </w:tr>
      <w:tr w:rsidR="00B03AFD" w:rsidRPr="00EE2A80" w14:paraId="1C812251" w14:textId="77777777" w:rsidTr="006A66BF">
        <w:tc>
          <w:tcPr>
            <w:tcW w:w="457" w:type="dxa"/>
            <w:tcBorders>
              <w:top w:val="single" w:sz="4" w:space="0" w:color="FFFFFF"/>
              <w:bottom w:val="single" w:sz="4" w:space="0" w:color="FFFFFF"/>
              <w:right w:val="single" w:sz="4" w:space="0" w:color="FFFFFF"/>
            </w:tcBorders>
            <w:shd w:val="clear" w:color="auto" w:fill="auto"/>
          </w:tcPr>
          <w:p w14:paraId="2751F4AC" w14:textId="77777777" w:rsidR="00B03AFD" w:rsidRDefault="00B03AFD" w:rsidP="006A66BF">
            <w:pPr>
              <w:pStyle w:val="TF-CDIGO-FONTE"/>
            </w:pPr>
            <w:r>
              <w:t>05</w:t>
            </w:r>
          </w:p>
        </w:tc>
        <w:tc>
          <w:tcPr>
            <w:tcW w:w="8605" w:type="dxa"/>
            <w:tcBorders>
              <w:top w:val="single" w:sz="4" w:space="0" w:color="FFFFFF"/>
              <w:left w:val="single" w:sz="4" w:space="0" w:color="FFFFFF"/>
              <w:bottom w:val="single" w:sz="4" w:space="0" w:color="FFFFFF"/>
            </w:tcBorders>
            <w:shd w:val="clear" w:color="auto" w:fill="auto"/>
          </w:tcPr>
          <w:p w14:paraId="0E242A8D" w14:textId="0DE320CF" w:rsidR="00B03AFD" w:rsidRPr="002A1D9A" w:rsidRDefault="006F6C25" w:rsidP="006A66BF">
            <w:pPr>
              <w:pStyle w:val="TF-CDIGO-FONTE"/>
            </w:pPr>
            <w:r w:rsidRPr="00D26498">
              <w:rPr>
                <w:noProof/>
              </w:rPr>
              <w:t xml:space="preserve">    </w:t>
            </w:r>
            <w:r w:rsidR="00CA3A4B" w:rsidRPr="00CA3A4B">
              <w:rPr>
                <w:noProof/>
              </w:rPr>
              <w:t>const response = await api.post(</w:t>
            </w:r>
          </w:p>
        </w:tc>
      </w:tr>
      <w:tr w:rsidR="00B03AFD" w:rsidRPr="00EE2A80" w14:paraId="572C1486" w14:textId="77777777" w:rsidTr="006A66BF">
        <w:tc>
          <w:tcPr>
            <w:tcW w:w="457" w:type="dxa"/>
            <w:tcBorders>
              <w:top w:val="single" w:sz="4" w:space="0" w:color="FFFFFF"/>
              <w:bottom w:val="single" w:sz="4" w:space="0" w:color="FFFFFF"/>
              <w:right w:val="single" w:sz="4" w:space="0" w:color="FFFFFF"/>
            </w:tcBorders>
            <w:shd w:val="clear" w:color="auto" w:fill="auto"/>
          </w:tcPr>
          <w:p w14:paraId="210E2EA8" w14:textId="77777777" w:rsidR="00B03AFD" w:rsidRDefault="00B03AFD" w:rsidP="006A66BF">
            <w:pPr>
              <w:pStyle w:val="TF-CDIGO-FONTE"/>
            </w:pPr>
            <w:r>
              <w:t>06</w:t>
            </w:r>
          </w:p>
        </w:tc>
        <w:tc>
          <w:tcPr>
            <w:tcW w:w="8605" w:type="dxa"/>
            <w:tcBorders>
              <w:top w:val="single" w:sz="4" w:space="0" w:color="FFFFFF"/>
              <w:left w:val="single" w:sz="4" w:space="0" w:color="FFFFFF"/>
              <w:bottom w:val="single" w:sz="4" w:space="0" w:color="FFFFFF"/>
            </w:tcBorders>
            <w:shd w:val="clear" w:color="auto" w:fill="auto"/>
          </w:tcPr>
          <w:p w14:paraId="3820A378" w14:textId="6FF9D240" w:rsidR="00B03AFD" w:rsidRDefault="00371CE4" w:rsidP="006A66BF">
            <w:pPr>
              <w:pStyle w:val="TF-CDIGO-FONTE"/>
              <w:rPr>
                <w:noProof/>
              </w:rPr>
            </w:pPr>
            <w:r>
              <w:rPr>
                <w:noProof/>
              </w:rPr>
              <w:t xml:space="preserve">     </w:t>
            </w:r>
            <w:r w:rsidRPr="00371CE4">
              <w:rPr>
                <w:noProof/>
              </w:rPr>
              <w:t>`/sales/new?payment_type=${payment_id}</w:t>
            </w:r>
          </w:p>
        </w:tc>
      </w:tr>
      <w:tr w:rsidR="00B03AFD" w14:paraId="4B6F07AB" w14:textId="77777777" w:rsidTr="006A66BF">
        <w:tc>
          <w:tcPr>
            <w:tcW w:w="457" w:type="dxa"/>
            <w:tcBorders>
              <w:top w:val="single" w:sz="4" w:space="0" w:color="FFFFFF"/>
              <w:bottom w:val="single" w:sz="4" w:space="0" w:color="FFFFFF"/>
              <w:right w:val="single" w:sz="4" w:space="0" w:color="FFFFFF"/>
            </w:tcBorders>
            <w:shd w:val="clear" w:color="auto" w:fill="auto"/>
          </w:tcPr>
          <w:p w14:paraId="511C4207" w14:textId="7E76A928" w:rsidR="00B03AFD" w:rsidRDefault="00B03AFD" w:rsidP="006A66BF">
            <w:pPr>
              <w:pStyle w:val="TF-CDIGO-FONTE"/>
            </w:pPr>
            <w:r>
              <w:t>08</w:t>
            </w:r>
            <w:r w:rsidR="00932DEA">
              <w:t xml:space="preserve">   </w:t>
            </w:r>
          </w:p>
        </w:tc>
        <w:tc>
          <w:tcPr>
            <w:tcW w:w="8605" w:type="dxa"/>
            <w:tcBorders>
              <w:top w:val="single" w:sz="4" w:space="0" w:color="FFFFFF"/>
              <w:left w:val="single" w:sz="4" w:space="0" w:color="FFFFFF"/>
              <w:bottom w:val="single" w:sz="4" w:space="0" w:color="FFFFFF"/>
            </w:tcBorders>
            <w:shd w:val="clear" w:color="auto" w:fill="auto"/>
          </w:tcPr>
          <w:p w14:paraId="441DEF38" w14:textId="2F485B5E" w:rsidR="00B03AFD" w:rsidRDefault="00932DEA" w:rsidP="006A66BF">
            <w:pPr>
              <w:pStyle w:val="TF-CDIGO-FONTE"/>
              <w:rPr>
                <w:noProof/>
                <w:lang w:val="pt-BR"/>
              </w:rPr>
            </w:pPr>
            <w:r>
              <w:rPr>
                <w:noProof/>
                <w:lang w:val="pt-BR"/>
              </w:rPr>
              <w:t xml:space="preserve">     </w:t>
            </w:r>
            <w:r w:rsidRPr="00932DEA">
              <w:rPr>
                <w:noProof/>
                <w:lang w:val="pt-BR"/>
              </w:rPr>
              <w:t>&amp;seller_name=${seller_username}</w:t>
            </w:r>
          </w:p>
        </w:tc>
      </w:tr>
      <w:tr w:rsidR="00B03AFD" w:rsidRPr="00EE2A80" w14:paraId="4FA67FEA" w14:textId="77777777" w:rsidTr="006A66BF">
        <w:tc>
          <w:tcPr>
            <w:tcW w:w="457" w:type="dxa"/>
            <w:tcBorders>
              <w:top w:val="single" w:sz="4" w:space="0" w:color="FFFFFF"/>
              <w:bottom w:val="single" w:sz="4" w:space="0" w:color="FFFFFF"/>
              <w:right w:val="single" w:sz="4" w:space="0" w:color="FFFFFF"/>
            </w:tcBorders>
            <w:shd w:val="clear" w:color="auto" w:fill="auto"/>
          </w:tcPr>
          <w:p w14:paraId="7D85FA2B" w14:textId="77777777" w:rsidR="00B03AFD" w:rsidRDefault="00B03AFD" w:rsidP="006A66BF">
            <w:pPr>
              <w:pStyle w:val="TF-CDIGO-FONTE"/>
            </w:pPr>
            <w:r>
              <w:t>09</w:t>
            </w:r>
          </w:p>
        </w:tc>
        <w:tc>
          <w:tcPr>
            <w:tcW w:w="8605" w:type="dxa"/>
            <w:tcBorders>
              <w:top w:val="single" w:sz="4" w:space="0" w:color="FFFFFF"/>
              <w:left w:val="single" w:sz="4" w:space="0" w:color="FFFFFF"/>
              <w:bottom w:val="single" w:sz="4" w:space="0" w:color="FFFFFF"/>
            </w:tcBorders>
            <w:shd w:val="clear" w:color="auto" w:fill="auto"/>
          </w:tcPr>
          <w:p w14:paraId="17DB35AA" w14:textId="78D333C4" w:rsidR="00B03AFD" w:rsidRPr="000D256E" w:rsidRDefault="000D256E" w:rsidP="006A66BF">
            <w:pPr>
              <w:pStyle w:val="TF-CDIGO-FONTE"/>
              <w:rPr>
                <w:noProof/>
              </w:rPr>
            </w:pPr>
            <w:r w:rsidRPr="000D256E">
              <w:rPr>
                <w:noProof/>
              </w:rPr>
              <w:t xml:space="preserve">     &amp;discount=${discount_value.length ? discount_value : 0}</w:t>
            </w:r>
          </w:p>
        </w:tc>
      </w:tr>
      <w:tr w:rsidR="00B03AFD" w:rsidRPr="00EE2A80" w14:paraId="205A32A1" w14:textId="77777777" w:rsidTr="006A66BF">
        <w:tc>
          <w:tcPr>
            <w:tcW w:w="457" w:type="dxa"/>
            <w:tcBorders>
              <w:top w:val="single" w:sz="4" w:space="0" w:color="FFFFFF"/>
              <w:bottom w:val="single" w:sz="4" w:space="0" w:color="FFFFFF"/>
              <w:right w:val="single" w:sz="4" w:space="0" w:color="FFFFFF"/>
            </w:tcBorders>
            <w:shd w:val="clear" w:color="auto" w:fill="auto"/>
          </w:tcPr>
          <w:p w14:paraId="418626F3" w14:textId="77777777" w:rsidR="00B03AFD" w:rsidRDefault="00B03AFD" w:rsidP="006A66BF">
            <w:pPr>
              <w:pStyle w:val="TF-CDIGO-FONTE"/>
            </w:pPr>
            <w:r>
              <w:t>10</w:t>
            </w:r>
          </w:p>
        </w:tc>
        <w:tc>
          <w:tcPr>
            <w:tcW w:w="8605" w:type="dxa"/>
            <w:tcBorders>
              <w:top w:val="single" w:sz="4" w:space="0" w:color="FFFFFF"/>
              <w:left w:val="single" w:sz="4" w:space="0" w:color="FFFFFF"/>
              <w:bottom w:val="single" w:sz="4" w:space="0" w:color="FFFFFF"/>
            </w:tcBorders>
            <w:shd w:val="clear" w:color="auto" w:fill="auto"/>
          </w:tcPr>
          <w:p w14:paraId="5291042E" w14:textId="4484C03D" w:rsidR="00B03AFD" w:rsidRDefault="003C6681" w:rsidP="006A66BF">
            <w:pPr>
              <w:pStyle w:val="TF-CDIGO-FONTE"/>
              <w:rPr>
                <w:noProof/>
              </w:rPr>
            </w:pPr>
            <w:r>
              <w:rPr>
                <w:noProof/>
              </w:rPr>
              <w:t xml:space="preserve">     </w:t>
            </w:r>
            <w:r w:rsidRPr="003C6681">
              <w:rPr>
                <w:noProof/>
              </w:rPr>
              <w:t>${payment_id ? `&amp;credit_card_brand=${credit_card_brand}` : ``}`,</w:t>
            </w:r>
          </w:p>
        </w:tc>
      </w:tr>
      <w:tr w:rsidR="00B03AFD" w14:paraId="38F1B08F" w14:textId="77777777" w:rsidTr="006A66BF">
        <w:tc>
          <w:tcPr>
            <w:tcW w:w="457" w:type="dxa"/>
            <w:tcBorders>
              <w:top w:val="single" w:sz="4" w:space="0" w:color="FFFFFF"/>
              <w:bottom w:val="single" w:sz="4" w:space="0" w:color="FFFFFF"/>
              <w:right w:val="single" w:sz="4" w:space="0" w:color="FFFFFF"/>
            </w:tcBorders>
            <w:shd w:val="clear" w:color="auto" w:fill="auto"/>
          </w:tcPr>
          <w:p w14:paraId="3F54FCC4" w14:textId="77777777" w:rsidR="00B03AFD" w:rsidRDefault="00B03AFD" w:rsidP="006A66BF">
            <w:pPr>
              <w:pStyle w:val="TF-CDIGO-FONTE"/>
            </w:pPr>
            <w:r>
              <w:t>11</w:t>
            </w:r>
          </w:p>
        </w:tc>
        <w:tc>
          <w:tcPr>
            <w:tcW w:w="8605" w:type="dxa"/>
            <w:tcBorders>
              <w:top w:val="single" w:sz="4" w:space="0" w:color="FFFFFF"/>
              <w:left w:val="single" w:sz="4" w:space="0" w:color="FFFFFF"/>
              <w:bottom w:val="single" w:sz="4" w:space="0" w:color="FFFFFF"/>
            </w:tcBorders>
            <w:shd w:val="clear" w:color="auto" w:fill="auto"/>
          </w:tcPr>
          <w:p w14:paraId="3A71C079" w14:textId="5C97973A" w:rsidR="00B03AFD" w:rsidRDefault="00283FA6" w:rsidP="006A66BF">
            <w:pPr>
              <w:pStyle w:val="TF-CDIGO-FONTE"/>
              <w:rPr>
                <w:noProof/>
              </w:rPr>
            </w:pPr>
            <w:r>
              <w:rPr>
                <w:noProof/>
              </w:rPr>
              <w:t xml:space="preserve">     </w:t>
            </w:r>
            <w:r w:rsidR="00453616">
              <w:rPr>
                <w:noProof/>
              </w:rPr>
              <w:t xml:space="preserve"> </w:t>
            </w:r>
            <w:r w:rsidR="00453616" w:rsidRPr="00453616">
              <w:rPr>
                <w:noProof/>
              </w:rPr>
              <w:t>productsCart.map((product) =&gt; ({</w:t>
            </w:r>
          </w:p>
        </w:tc>
      </w:tr>
      <w:tr w:rsidR="00B03AFD" w:rsidRPr="0022366C" w14:paraId="380A482C" w14:textId="77777777" w:rsidTr="006A66BF">
        <w:tc>
          <w:tcPr>
            <w:tcW w:w="457" w:type="dxa"/>
            <w:tcBorders>
              <w:top w:val="single" w:sz="4" w:space="0" w:color="FFFFFF"/>
              <w:bottom w:val="single" w:sz="4" w:space="0" w:color="FFFFFF"/>
              <w:right w:val="single" w:sz="4" w:space="0" w:color="FFFFFF"/>
            </w:tcBorders>
            <w:shd w:val="clear" w:color="auto" w:fill="auto"/>
          </w:tcPr>
          <w:p w14:paraId="2B0F262F" w14:textId="77777777" w:rsidR="00B03AFD" w:rsidRDefault="00B03AFD" w:rsidP="006A66BF">
            <w:pPr>
              <w:pStyle w:val="TF-CDIGO-FONTE"/>
            </w:pPr>
            <w:r>
              <w:t>12</w:t>
            </w:r>
          </w:p>
        </w:tc>
        <w:tc>
          <w:tcPr>
            <w:tcW w:w="8605" w:type="dxa"/>
            <w:tcBorders>
              <w:top w:val="single" w:sz="4" w:space="0" w:color="FFFFFF"/>
              <w:left w:val="single" w:sz="4" w:space="0" w:color="FFFFFF"/>
              <w:bottom w:val="single" w:sz="4" w:space="0" w:color="FFFFFF"/>
            </w:tcBorders>
            <w:shd w:val="clear" w:color="auto" w:fill="auto"/>
          </w:tcPr>
          <w:p w14:paraId="7F389071" w14:textId="7A7D4BB6" w:rsidR="00B03AFD" w:rsidRDefault="00453616" w:rsidP="006A66BF">
            <w:pPr>
              <w:pStyle w:val="TF-CDIGO-FONTE"/>
              <w:rPr>
                <w:noProof/>
              </w:rPr>
            </w:pPr>
            <w:r>
              <w:rPr>
                <w:noProof/>
              </w:rPr>
              <w:t xml:space="preserve">          </w:t>
            </w:r>
            <w:r w:rsidRPr="00453616">
              <w:rPr>
                <w:noProof/>
              </w:rPr>
              <w:t>"id": product?.model_id,</w:t>
            </w:r>
          </w:p>
        </w:tc>
      </w:tr>
      <w:tr w:rsidR="00B03AFD" w:rsidRPr="0022366C" w14:paraId="03645BEF" w14:textId="77777777" w:rsidTr="006A66BF">
        <w:tc>
          <w:tcPr>
            <w:tcW w:w="457" w:type="dxa"/>
            <w:tcBorders>
              <w:top w:val="single" w:sz="4" w:space="0" w:color="FFFFFF"/>
              <w:bottom w:val="single" w:sz="4" w:space="0" w:color="FFFFFF"/>
              <w:right w:val="single" w:sz="4" w:space="0" w:color="FFFFFF"/>
            </w:tcBorders>
            <w:shd w:val="clear" w:color="auto" w:fill="auto"/>
          </w:tcPr>
          <w:p w14:paraId="7D7F830B" w14:textId="77777777" w:rsidR="00B03AFD" w:rsidRDefault="00B03AFD" w:rsidP="006A66BF">
            <w:pPr>
              <w:pStyle w:val="TF-CDIGO-FONTE"/>
            </w:pPr>
            <w:r>
              <w:t>13</w:t>
            </w:r>
          </w:p>
        </w:tc>
        <w:tc>
          <w:tcPr>
            <w:tcW w:w="8605" w:type="dxa"/>
            <w:tcBorders>
              <w:top w:val="single" w:sz="4" w:space="0" w:color="FFFFFF"/>
              <w:left w:val="single" w:sz="4" w:space="0" w:color="FFFFFF"/>
              <w:bottom w:val="single" w:sz="4" w:space="0" w:color="FFFFFF"/>
            </w:tcBorders>
            <w:shd w:val="clear" w:color="auto" w:fill="auto"/>
          </w:tcPr>
          <w:p w14:paraId="1FD32CA4" w14:textId="63CE46FB" w:rsidR="00B03AFD" w:rsidRDefault="00453616" w:rsidP="006A66BF">
            <w:pPr>
              <w:pStyle w:val="TF-CDIGO-FONTE"/>
              <w:rPr>
                <w:noProof/>
              </w:rPr>
            </w:pPr>
            <w:r>
              <w:rPr>
                <w:noProof/>
              </w:rPr>
              <w:t xml:space="preserve">          </w:t>
            </w:r>
            <w:r w:rsidRPr="00453616">
              <w:rPr>
                <w:noProof/>
              </w:rPr>
              <w:t>"sold_quantity": product?.quantity,</w:t>
            </w:r>
          </w:p>
        </w:tc>
      </w:tr>
      <w:tr w:rsidR="00B03AFD" w14:paraId="6F077E31" w14:textId="77777777" w:rsidTr="006A66BF">
        <w:tc>
          <w:tcPr>
            <w:tcW w:w="457" w:type="dxa"/>
            <w:tcBorders>
              <w:top w:val="single" w:sz="4" w:space="0" w:color="FFFFFF"/>
              <w:bottom w:val="single" w:sz="4" w:space="0" w:color="FFFFFF"/>
              <w:right w:val="single" w:sz="4" w:space="0" w:color="FFFFFF"/>
            </w:tcBorders>
            <w:shd w:val="clear" w:color="auto" w:fill="auto"/>
          </w:tcPr>
          <w:p w14:paraId="3C2796D2" w14:textId="77777777" w:rsidR="00B03AFD" w:rsidRDefault="00B03AFD" w:rsidP="006A66BF">
            <w:pPr>
              <w:pStyle w:val="TF-CDIGO-FONTE"/>
            </w:pPr>
            <w:r>
              <w:t>14</w:t>
            </w:r>
          </w:p>
        </w:tc>
        <w:tc>
          <w:tcPr>
            <w:tcW w:w="8605" w:type="dxa"/>
            <w:tcBorders>
              <w:top w:val="single" w:sz="4" w:space="0" w:color="FFFFFF"/>
              <w:left w:val="single" w:sz="4" w:space="0" w:color="FFFFFF"/>
              <w:bottom w:val="single" w:sz="4" w:space="0" w:color="FFFFFF"/>
            </w:tcBorders>
            <w:shd w:val="clear" w:color="auto" w:fill="auto"/>
          </w:tcPr>
          <w:p w14:paraId="55D1DC91" w14:textId="58080F4B" w:rsidR="00B03AFD" w:rsidRDefault="00453616" w:rsidP="006A66BF">
            <w:pPr>
              <w:pStyle w:val="TF-CDIGO-FONTE"/>
              <w:rPr>
                <w:noProof/>
                <w:lang w:val="pt-BR"/>
              </w:rPr>
            </w:pPr>
            <w:r>
              <w:rPr>
                <w:noProof/>
                <w:lang w:val="pt-BR"/>
              </w:rPr>
              <w:t xml:space="preserve">          </w:t>
            </w:r>
            <w:r w:rsidRPr="00453616">
              <w:rPr>
                <w:noProof/>
                <w:lang w:val="pt-BR"/>
              </w:rPr>
              <w:t>"barcode": product?.barcode,</w:t>
            </w:r>
            <w:r>
              <w:rPr>
                <w:noProof/>
                <w:lang w:val="pt-BR"/>
              </w:rPr>
              <w:t xml:space="preserve"> </w:t>
            </w:r>
          </w:p>
        </w:tc>
      </w:tr>
      <w:tr w:rsidR="00B03AFD" w:rsidRPr="00035688" w14:paraId="144B07C4" w14:textId="77777777" w:rsidTr="006A66BF">
        <w:tc>
          <w:tcPr>
            <w:tcW w:w="457" w:type="dxa"/>
            <w:tcBorders>
              <w:top w:val="single" w:sz="4" w:space="0" w:color="FFFFFF"/>
              <w:bottom w:val="single" w:sz="4" w:space="0" w:color="FFFFFF"/>
              <w:right w:val="single" w:sz="4" w:space="0" w:color="FFFFFF"/>
            </w:tcBorders>
            <w:shd w:val="clear" w:color="auto" w:fill="auto"/>
          </w:tcPr>
          <w:p w14:paraId="0D80FDA3" w14:textId="77777777" w:rsidR="00B03AFD" w:rsidRDefault="00B03AFD" w:rsidP="006A66BF">
            <w:pPr>
              <w:pStyle w:val="TF-CDIGO-FONTE"/>
            </w:pPr>
            <w:r>
              <w:t>15</w:t>
            </w:r>
          </w:p>
        </w:tc>
        <w:tc>
          <w:tcPr>
            <w:tcW w:w="8605" w:type="dxa"/>
            <w:tcBorders>
              <w:top w:val="single" w:sz="4" w:space="0" w:color="FFFFFF"/>
              <w:left w:val="single" w:sz="4" w:space="0" w:color="FFFFFF"/>
              <w:bottom w:val="single" w:sz="4" w:space="0" w:color="FFFFFF"/>
            </w:tcBorders>
            <w:shd w:val="clear" w:color="auto" w:fill="auto"/>
          </w:tcPr>
          <w:p w14:paraId="288F15FB" w14:textId="2858FD8E" w:rsidR="00B03AFD" w:rsidRDefault="00453616" w:rsidP="006A66BF">
            <w:pPr>
              <w:pStyle w:val="TF-CDIGO-FONTE"/>
              <w:rPr>
                <w:noProof/>
              </w:rPr>
            </w:pPr>
            <w:r>
              <w:rPr>
                <w:noProof/>
              </w:rPr>
              <w:t xml:space="preserve">      </w:t>
            </w:r>
            <w:r w:rsidRPr="00453616">
              <w:rPr>
                <w:noProof/>
              </w:rPr>
              <w:t>}))</w:t>
            </w:r>
          </w:p>
        </w:tc>
      </w:tr>
      <w:tr w:rsidR="00B03AFD" w:rsidRPr="0022366C" w14:paraId="2FAB67B8" w14:textId="77777777" w:rsidTr="00747985">
        <w:trPr>
          <w:trHeight w:val="64"/>
        </w:trPr>
        <w:tc>
          <w:tcPr>
            <w:tcW w:w="457" w:type="dxa"/>
            <w:tcBorders>
              <w:top w:val="single" w:sz="4" w:space="0" w:color="FFFFFF"/>
              <w:bottom w:val="single" w:sz="4" w:space="0" w:color="FFFFFF"/>
              <w:right w:val="single" w:sz="4" w:space="0" w:color="FFFFFF"/>
            </w:tcBorders>
            <w:shd w:val="clear" w:color="auto" w:fill="auto"/>
          </w:tcPr>
          <w:p w14:paraId="1D75ABEB" w14:textId="77777777" w:rsidR="00B03AFD" w:rsidRDefault="00B03AFD" w:rsidP="006A66BF">
            <w:pPr>
              <w:pStyle w:val="TF-CDIGO-FONTE"/>
            </w:pPr>
            <w:r>
              <w:t>24</w:t>
            </w:r>
          </w:p>
        </w:tc>
        <w:tc>
          <w:tcPr>
            <w:tcW w:w="8605" w:type="dxa"/>
            <w:tcBorders>
              <w:top w:val="single" w:sz="4" w:space="0" w:color="FFFFFF"/>
              <w:left w:val="single" w:sz="4" w:space="0" w:color="FFFFFF"/>
              <w:bottom w:val="single" w:sz="4" w:space="0" w:color="FFFFFF"/>
            </w:tcBorders>
            <w:shd w:val="clear" w:color="auto" w:fill="auto"/>
          </w:tcPr>
          <w:p w14:paraId="46511550" w14:textId="436AC043" w:rsidR="00B03AFD" w:rsidRPr="00856FC3" w:rsidRDefault="00747985" w:rsidP="006A66BF">
            <w:pPr>
              <w:pStyle w:val="TF-CDIGO-FONTE"/>
            </w:pPr>
            <w:r>
              <w:t xml:space="preserve">    </w:t>
            </w:r>
            <w:r w:rsidRPr="00747985">
              <w:t>);</w:t>
            </w:r>
          </w:p>
        </w:tc>
      </w:tr>
      <w:tr w:rsidR="00747985" w:rsidRPr="0022366C" w14:paraId="7F4D07DB" w14:textId="77777777" w:rsidTr="00747985">
        <w:trPr>
          <w:trHeight w:val="64"/>
        </w:trPr>
        <w:tc>
          <w:tcPr>
            <w:tcW w:w="457" w:type="dxa"/>
            <w:tcBorders>
              <w:top w:val="single" w:sz="4" w:space="0" w:color="FFFFFF"/>
              <w:bottom w:val="single" w:sz="4" w:space="0" w:color="FFFFFF"/>
              <w:right w:val="single" w:sz="4" w:space="0" w:color="FFFFFF"/>
            </w:tcBorders>
            <w:shd w:val="clear" w:color="auto" w:fill="auto"/>
          </w:tcPr>
          <w:p w14:paraId="3E5BF6D4" w14:textId="3F45FA6B" w:rsidR="00747985" w:rsidRDefault="00747985" w:rsidP="006A66BF">
            <w:pPr>
              <w:pStyle w:val="TF-CDIGO-FONTE"/>
            </w:pPr>
            <w:r>
              <w:t>25</w:t>
            </w:r>
            <w:r w:rsidR="00571F49">
              <w:t xml:space="preserve">      </w:t>
            </w:r>
          </w:p>
        </w:tc>
        <w:tc>
          <w:tcPr>
            <w:tcW w:w="8605" w:type="dxa"/>
            <w:tcBorders>
              <w:top w:val="single" w:sz="4" w:space="0" w:color="FFFFFF"/>
              <w:left w:val="single" w:sz="4" w:space="0" w:color="FFFFFF"/>
              <w:bottom w:val="single" w:sz="4" w:space="0" w:color="FFFFFF"/>
            </w:tcBorders>
            <w:shd w:val="clear" w:color="auto" w:fill="auto"/>
          </w:tcPr>
          <w:p w14:paraId="69190120" w14:textId="35500817" w:rsidR="00747985" w:rsidRDefault="00571F49" w:rsidP="006A66BF">
            <w:pPr>
              <w:pStyle w:val="TF-CDIGO-FONTE"/>
            </w:pPr>
            <w:r>
              <w:t xml:space="preserve">    </w:t>
            </w:r>
            <w:r w:rsidRPr="00571F49">
              <w:t>if (</w:t>
            </w:r>
            <w:proofErr w:type="spellStart"/>
            <w:proofErr w:type="gramStart"/>
            <w:r w:rsidRPr="00571F49">
              <w:t>response.status</w:t>
            </w:r>
            <w:proofErr w:type="spellEnd"/>
            <w:proofErr w:type="gramEnd"/>
            <w:r w:rsidRPr="00571F49">
              <w:t xml:space="preserve"> === 201) {</w:t>
            </w:r>
          </w:p>
        </w:tc>
      </w:tr>
      <w:tr w:rsidR="00747985" w:rsidRPr="0022366C" w14:paraId="06B94273" w14:textId="77777777" w:rsidTr="00747985">
        <w:trPr>
          <w:trHeight w:val="64"/>
        </w:trPr>
        <w:tc>
          <w:tcPr>
            <w:tcW w:w="457" w:type="dxa"/>
            <w:tcBorders>
              <w:top w:val="single" w:sz="4" w:space="0" w:color="FFFFFF"/>
              <w:bottom w:val="single" w:sz="4" w:space="0" w:color="FFFFFF"/>
              <w:right w:val="single" w:sz="4" w:space="0" w:color="FFFFFF"/>
            </w:tcBorders>
            <w:shd w:val="clear" w:color="auto" w:fill="auto"/>
          </w:tcPr>
          <w:p w14:paraId="0CB412D8" w14:textId="2F82CC9A" w:rsidR="00747985" w:rsidRDefault="00747985" w:rsidP="006A66BF">
            <w:pPr>
              <w:pStyle w:val="TF-CDIGO-FONTE"/>
            </w:pPr>
            <w:r>
              <w:t>26</w:t>
            </w:r>
          </w:p>
        </w:tc>
        <w:tc>
          <w:tcPr>
            <w:tcW w:w="8605" w:type="dxa"/>
            <w:tcBorders>
              <w:top w:val="single" w:sz="4" w:space="0" w:color="FFFFFF"/>
              <w:left w:val="single" w:sz="4" w:space="0" w:color="FFFFFF"/>
              <w:bottom w:val="single" w:sz="4" w:space="0" w:color="FFFFFF"/>
            </w:tcBorders>
            <w:shd w:val="clear" w:color="auto" w:fill="auto"/>
          </w:tcPr>
          <w:p w14:paraId="7343AFB9" w14:textId="07E7AE38" w:rsidR="00747985" w:rsidRDefault="0035175B" w:rsidP="006A66BF">
            <w:pPr>
              <w:pStyle w:val="TF-CDIGO-FONTE"/>
            </w:pPr>
            <w:r>
              <w:t xml:space="preserve">        </w:t>
            </w:r>
            <w:proofErr w:type="spellStart"/>
            <w:r w:rsidRPr="0035175B">
              <w:t>sessionStorage.removeItem</w:t>
            </w:r>
            <w:proofErr w:type="spellEnd"/>
            <w:r w:rsidRPr="0035175B">
              <w:t>('</w:t>
            </w:r>
            <w:proofErr w:type="spellStart"/>
            <w:r w:rsidRPr="0035175B">
              <w:t>chave</w:t>
            </w:r>
            <w:proofErr w:type="spellEnd"/>
            <w:r w:rsidRPr="0035175B">
              <w:t>');</w:t>
            </w:r>
          </w:p>
        </w:tc>
      </w:tr>
      <w:tr w:rsidR="00747985" w:rsidRPr="0022366C" w14:paraId="123C828F" w14:textId="77777777" w:rsidTr="00747985">
        <w:trPr>
          <w:trHeight w:val="64"/>
        </w:trPr>
        <w:tc>
          <w:tcPr>
            <w:tcW w:w="457" w:type="dxa"/>
            <w:tcBorders>
              <w:top w:val="single" w:sz="4" w:space="0" w:color="FFFFFF"/>
              <w:bottom w:val="single" w:sz="4" w:space="0" w:color="FFFFFF"/>
              <w:right w:val="single" w:sz="4" w:space="0" w:color="FFFFFF"/>
            </w:tcBorders>
            <w:shd w:val="clear" w:color="auto" w:fill="auto"/>
          </w:tcPr>
          <w:p w14:paraId="3383BA65" w14:textId="03C28C51" w:rsidR="00747985" w:rsidRDefault="00747985" w:rsidP="006A66BF">
            <w:pPr>
              <w:pStyle w:val="TF-CDIGO-FONTE"/>
            </w:pPr>
            <w:r>
              <w:t>27</w:t>
            </w:r>
          </w:p>
        </w:tc>
        <w:tc>
          <w:tcPr>
            <w:tcW w:w="8605" w:type="dxa"/>
            <w:tcBorders>
              <w:top w:val="single" w:sz="4" w:space="0" w:color="FFFFFF"/>
              <w:left w:val="single" w:sz="4" w:space="0" w:color="FFFFFF"/>
              <w:bottom w:val="single" w:sz="4" w:space="0" w:color="FFFFFF"/>
            </w:tcBorders>
            <w:shd w:val="clear" w:color="auto" w:fill="auto"/>
          </w:tcPr>
          <w:p w14:paraId="5F927FC5" w14:textId="03782B2F" w:rsidR="00747985" w:rsidRDefault="00F402FE" w:rsidP="006A66BF">
            <w:pPr>
              <w:pStyle w:val="TF-CDIGO-FONTE"/>
            </w:pPr>
            <w:r>
              <w:t xml:space="preserve">        </w:t>
            </w:r>
            <w:proofErr w:type="gramStart"/>
            <w:r w:rsidRPr="00F402FE">
              <w:t>toast(</w:t>
            </w:r>
            <w:proofErr w:type="gramEnd"/>
            <w:r w:rsidRPr="00F402FE">
              <w:t>{</w:t>
            </w:r>
          </w:p>
        </w:tc>
      </w:tr>
      <w:tr w:rsidR="00747985" w:rsidRPr="0022366C" w14:paraId="774451C8" w14:textId="77777777" w:rsidTr="00747985">
        <w:trPr>
          <w:trHeight w:val="64"/>
        </w:trPr>
        <w:tc>
          <w:tcPr>
            <w:tcW w:w="457" w:type="dxa"/>
            <w:tcBorders>
              <w:top w:val="single" w:sz="4" w:space="0" w:color="FFFFFF"/>
              <w:bottom w:val="single" w:sz="4" w:space="0" w:color="FFFFFF"/>
              <w:right w:val="single" w:sz="4" w:space="0" w:color="FFFFFF"/>
            </w:tcBorders>
            <w:shd w:val="clear" w:color="auto" w:fill="auto"/>
          </w:tcPr>
          <w:p w14:paraId="4AA19519" w14:textId="5B475A7B" w:rsidR="00747985" w:rsidRDefault="00747985" w:rsidP="006A66BF">
            <w:pPr>
              <w:pStyle w:val="TF-CDIGO-FONTE"/>
            </w:pPr>
            <w:r>
              <w:t>28</w:t>
            </w:r>
          </w:p>
        </w:tc>
        <w:tc>
          <w:tcPr>
            <w:tcW w:w="8605" w:type="dxa"/>
            <w:tcBorders>
              <w:top w:val="single" w:sz="4" w:space="0" w:color="FFFFFF"/>
              <w:left w:val="single" w:sz="4" w:space="0" w:color="FFFFFF"/>
              <w:bottom w:val="single" w:sz="4" w:space="0" w:color="FFFFFF"/>
            </w:tcBorders>
            <w:shd w:val="clear" w:color="auto" w:fill="auto"/>
          </w:tcPr>
          <w:p w14:paraId="33E1C4B6" w14:textId="12655053" w:rsidR="00747985" w:rsidRDefault="00827460" w:rsidP="006A66BF">
            <w:pPr>
              <w:pStyle w:val="TF-CDIGO-FONTE"/>
            </w:pPr>
            <w:r>
              <w:t xml:space="preserve">            </w:t>
            </w:r>
            <w:r w:rsidRPr="00827460">
              <w:t>description: (</w:t>
            </w:r>
          </w:p>
        </w:tc>
      </w:tr>
      <w:tr w:rsidR="00747985" w:rsidRPr="00EE2A80" w14:paraId="379357A4" w14:textId="77777777" w:rsidTr="00747985">
        <w:trPr>
          <w:trHeight w:val="64"/>
        </w:trPr>
        <w:tc>
          <w:tcPr>
            <w:tcW w:w="457" w:type="dxa"/>
            <w:tcBorders>
              <w:top w:val="single" w:sz="4" w:space="0" w:color="FFFFFF"/>
              <w:bottom w:val="single" w:sz="4" w:space="0" w:color="FFFFFF"/>
              <w:right w:val="single" w:sz="4" w:space="0" w:color="FFFFFF"/>
            </w:tcBorders>
            <w:shd w:val="clear" w:color="auto" w:fill="auto"/>
          </w:tcPr>
          <w:p w14:paraId="0A8256BE" w14:textId="57C54E71" w:rsidR="00747985" w:rsidRDefault="00747985" w:rsidP="006A66BF">
            <w:pPr>
              <w:pStyle w:val="TF-CDIGO-FONTE"/>
            </w:pPr>
            <w:r>
              <w:t>29</w:t>
            </w:r>
          </w:p>
        </w:tc>
        <w:tc>
          <w:tcPr>
            <w:tcW w:w="8605" w:type="dxa"/>
            <w:tcBorders>
              <w:top w:val="single" w:sz="4" w:space="0" w:color="FFFFFF"/>
              <w:left w:val="single" w:sz="4" w:space="0" w:color="FFFFFF"/>
              <w:bottom w:val="single" w:sz="4" w:space="0" w:color="FFFFFF"/>
            </w:tcBorders>
            <w:shd w:val="clear" w:color="auto" w:fill="auto"/>
          </w:tcPr>
          <w:p w14:paraId="45465E10" w14:textId="302429F3" w:rsidR="00747985" w:rsidRDefault="000F5A6E" w:rsidP="006A66BF">
            <w:pPr>
              <w:pStyle w:val="TF-CDIGO-FONTE"/>
            </w:pPr>
            <w:r>
              <w:t xml:space="preserve">               </w:t>
            </w:r>
            <w:r w:rsidRPr="000F5A6E">
              <w:t xml:space="preserve">&lt;div </w:t>
            </w:r>
            <w:proofErr w:type="spellStart"/>
            <w:r w:rsidRPr="000F5A6E">
              <w:t>className</w:t>
            </w:r>
            <w:proofErr w:type="spellEnd"/>
            <w:r w:rsidRPr="000F5A6E">
              <w:t>="flex items-center"&gt;</w:t>
            </w:r>
          </w:p>
        </w:tc>
      </w:tr>
      <w:tr w:rsidR="00747985" w:rsidRPr="0022366C" w14:paraId="2372BC7D" w14:textId="77777777" w:rsidTr="00056C64">
        <w:trPr>
          <w:trHeight w:val="64"/>
        </w:trPr>
        <w:tc>
          <w:tcPr>
            <w:tcW w:w="457" w:type="dxa"/>
            <w:tcBorders>
              <w:top w:val="single" w:sz="4" w:space="0" w:color="FFFFFF"/>
              <w:bottom w:val="single" w:sz="4" w:space="0" w:color="FFFFFF"/>
              <w:right w:val="single" w:sz="4" w:space="0" w:color="FFFFFF"/>
            </w:tcBorders>
            <w:shd w:val="clear" w:color="auto" w:fill="auto"/>
          </w:tcPr>
          <w:p w14:paraId="2B46D51B" w14:textId="6E50C251" w:rsidR="00747985" w:rsidRDefault="00747985" w:rsidP="006A66BF">
            <w:pPr>
              <w:pStyle w:val="TF-CDIGO-FONTE"/>
            </w:pPr>
            <w:r>
              <w:t>30</w:t>
            </w:r>
          </w:p>
        </w:tc>
        <w:tc>
          <w:tcPr>
            <w:tcW w:w="8605" w:type="dxa"/>
            <w:tcBorders>
              <w:top w:val="single" w:sz="4" w:space="0" w:color="FFFFFF"/>
              <w:left w:val="single" w:sz="4" w:space="0" w:color="FFFFFF"/>
              <w:bottom w:val="single" w:sz="4" w:space="0" w:color="FFFFFF"/>
            </w:tcBorders>
            <w:shd w:val="clear" w:color="auto" w:fill="auto"/>
          </w:tcPr>
          <w:p w14:paraId="576A48AB" w14:textId="786BB634" w:rsidR="00747985" w:rsidRDefault="00056C64" w:rsidP="006A66BF">
            <w:pPr>
              <w:pStyle w:val="TF-CDIGO-FONTE"/>
            </w:pPr>
            <w:r>
              <w:t xml:space="preserve">                   </w:t>
            </w:r>
            <w:r w:rsidRPr="00056C64">
              <w:t xml:space="preserve">&lt;Check </w:t>
            </w:r>
            <w:proofErr w:type="spellStart"/>
            <w:r w:rsidRPr="00056C64">
              <w:t>className</w:t>
            </w:r>
            <w:proofErr w:type="spellEnd"/>
            <w:r w:rsidRPr="00056C64">
              <w:t>="mr-4"/&gt;</w:t>
            </w:r>
          </w:p>
        </w:tc>
      </w:tr>
      <w:tr w:rsidR="00056C64" w:rsidRPr="00EE2A80" w14:paraId="3803359A" w14:textId="77777777" w:rsidTr="00056C64">
        <w:trPr>
          <w:trHeight w:val="64"/>
        </w:trPr>
        <w:tc>
          <w:tcPr>
            <w:tcW w:w="457" w:type="dxa"/>
            <w:tcBorders>
              <w:top w:val="single" w:sz="4" w:space="0" w:color="FFFFFF"/>
              <w:bottom w:val="single" w:sz="4" w:space="0" w:color="FFFFFF"/>
              <w:right w:val="single" w:sz="4" w:space="0" w:color="FFFFFF"/>
            </w:tcBorders>
            <w:shd w:val="clear" w:color="auto" w:fill="auto"/>
          </w:tcPr>
          <w:p w14:paraId="748C62CD" w14:textId="2D79644F" w:rsidR="00056C64" w:rsidRDefault="00056C64" w:rsidP="006A66BF">
            <w:pPr>
              <w:pStyle w:val="TF-CDIGO-FONTE"/>
            </w:pPr>
            <w:r>
              <w:t>31</w:t>
            </w:r>
          </w:p>
        </w:tc>
        <w:tc>
          <w:tcPr>
            <w:tcW w:w="8605" w:type="dxa"/>
            <w:tcBorders>
              <w:top w:val="single" w:sz="4" w:space="0" w:color="FFFFFF"/>
              <w:left w:val="single" w:sz="4" w:space="0" w:color="FFFFFF"/>
              <w:bottom w:val="single" w:sz="4" w:space="0" w:color="FFFFFF"/>
            </w:tcBorders>
            <w:shd w:val="clear" w:color="auto" w:fill="auto"/>
          </w:tcPr>
          <w:p w14:paraId="48B7389A" w14:textId="7C8A5159" w:rsidR="00056C64" w:rsidRDefault="00223B5F" w:rsidP="006A66BF">
            <w:pPr>
              <w:pStyle w:val="TF-CDIGO-FONTE"/>
            </w:pPr>
            <w:r>
              <w:t xml:space="preserve">                   </w:t>
            </w:r>
            <w:r w:rsidRPr="00223B5F">
              <w:t>&lt;span className="first-</w:t>
            </w:r>
            <w:proofErr w:type="gramStart"/>
            <w:r w:rsidRPr="00223B5F">
              <w:t>letter:capitalize</w:t>
            </w:r>
            <w:proofErr w:type="gramEnd"/>
            <w:r w:rsidRPr="00223B5F">
              <w:t>"&gt;{response?.data?.data}&lt;/span&gt;</w:t>
            </w:r>
          </w:p>
        </w:tc>
      </w:tr>
      <w:tr w:rsidR="00056C64" w:rsidRPr="0022366C" w14:paraId="3BA4DE06" w14:textId="77777777" w:rsidTr="00056C64">
        <w:trPr>
          <w:trHeight w:val="64"/>
        </w:trPr>
        <w:tc>
          <w:tcPr>
            <w:tcW w:w="457" w:type="dxa"/>
            <w:tcBorders>
              <w:top w:val="single" w:sz="4" w:space="0" w:color="FFFFFF"/>
              <w:bottom w:val="single" w:sz="4" w:space="0" w:color="FFFFFF"/>
              <w:right w:val="single" w:sz="4" w:space="0" w:color="FFFFFF"/>
            </w:tcBorders>
            <w:shd w:val="clear" w:color="auto" w:fill="auto"/>
          </w:tcPr>
          <w:p w14:paraId="6F3F222F" w14:textId="26B6CD12" w:rsidR="00056C64" w:rsidRDefault="00056C64" w:rsidP="006A66BF">
            <w:pPr>
              <w:pStyle w:val="TF-CDIGO-FONTE"/>
            </w:pPr>
            <w:r>
              <w:t>32</w:t>
            </w:r>
          </w:p>
        </w:tc>
        <w:tc>
          <w:tcPr>
            <w:tcW w:w="8605" w:type="dxa"/>
            <w:tcBorders>
              <w:top w:val="single" w:sz="4" w:space="0" w:color="FFFFFF"/>
              <w:left w:val="single" w:sz="4" w:space="0" w:color="FFFFFF"/>
              <w:bottom w:val="single" w:sz="4" w:space="0" w:color="FFFFFF"/>
            </w:tcBorders>
            <w:shd w:val="clear" w:color="auto" w:fill="auto"/>
          </w:tcPr>
          <w:p w14:paraId="640F57B6" w14:textId="2F5EBF6C" w:rsidR="00056C64" w:rsidRDefault="00972CC4" w:rsidP="006A66BF">
            <w:pPr>
              <w:pStyle w:val="TF-CDIGO-FONTE"/>
            </w:pPr>
            <w:r>
              <w:t xml:space="preserve">               </w:t>
            </w:r>
            <w:r w:rsidRPr="00972CC4">
              <w:t>&lt;/div&gt;</w:t>
            </w:r>
          </w:p>
        </w:tc>
      </w:tr>
      <w:tr w:rsidR="00056C64" w:rsidRPr="0022366C" w14:paraId="044D3E85" w14:textId="77777777" w:rsidTr="00056C64">
        <w:trPr>
          <w:trHeight w:val="64"/>
        </w:trPr>
        <w:tc>
          <w:tcPr>
            <w:tcW w:w="457" w:type="dxa"/>
            <w:tcBorders>
              <w:top w:val="single" w:sz="4" w:space="0" w:color="FFFFFF"/>
              <w:bottom w:val="single" w:sz="4" w:space="0" w:color="FFFFFF"/>
              <w:right w:val="single" w:sz="4" w:space="0" w:color="FFFFFF"/>
            </w:tcBorders>
            <w:shd w:val="clear" w:color="auto" w:fill="auto"/>
          </w:tcPr>
          <w:p w14:paraId="30A14609" w14:textId="6DE26051" w:rsidR="00056C64" w:rsidRDefault="00056C64" w:rsidP="006A66BF">
            <w:pPr>
              <w:pStyle w:val="TF-CDIGO-FONTE"/>
            </w:pPr>
            <w:r>
              <w:t>33</w:t>
            </w:r>
          </w:p>
        </w:tc>
        <w:tc>
          <w:tcPr>
            <w:tcW w:w="8605" w:type="dxa"/>
            <w:tcBorders>
              <w:top w:val="single" w:sz="4" w:space="0" w:color="FFFFFF"/>
              <w:left w:val="single" w:sz="4" w:space="0" w:color="FFFFFF"/>
              <w:bottom w:val="single" w:sz="4" w:space="0" w:color="FFFFFF"/>
            </w:tcBorders>
            <w:shd w:val="clear" w:color="auto" w:fill="auto"/>
          </w:tcPr>
          <w:p w14:paraId="3608A275" w14:textId="1E7B5ED3" w:rsidR="00056C64" w:rsidRDefault="00972CC4" w:rsidP="006A66BF">
            <w:pPr>
              <w:pStyle w:val="TF-CDIGO-FONTE"/>
            </w:pPr>
            <w:r>
              <w:t xml:space="preserve">            </w:t>
            </w:r>
            <w:r w:rsidRPr="00972CC4">
              <w:t>),</w:t>
            </w:r>
          </w:p>
        </w:tc>
      </w:tr>
      <w:tr w:rsidR="00056C64" w:rsidRPr="0022366C" w14:paraId="77AA9FE8" w14:textId="77777777" w:rsidTr="00056C64">
        <w:trPr>
          <w:trHeight w:val="64"/>
        </w:trPr>
        <w:tc>
          <w:tcPr>
            <w:tcW w:w="457" w:type="dxa"/>
            <w:tcBorders>
              <w:top w:val="single" w:sz="4" w:space="0" w:color="FFFFFF"/>
              <w:bottom w:val="single" w:sz="4" w:space="0" w:color="FFFFFF"/>
              <w:right w:val="single" w:sz="4" w:space="0" w:color="FFFFFF"/>
            </w:tcBorders>
            <w:shd w:val="clear" w:color="auto" w:fill="auto"/>
          </w:tcPr>
          <w:p w14:paraId="4041795C" w14:textId="1F2DBA55" w:rsidR="00056C64" w:rsidRDefault="00056C64" w:rsidP="006A66BF">
            <w:pPr>
              <w:pStyle w:val="TF-CDIGO-FONTE"/>
            </w:pPr>
            <w:r>
              <w:t>34</w:t>
            </w:r>
          </w:p>
        </w:tc>
        <w:tc>
          <w:tcPr>
            <w:tcW w:w="8605" w:type="dxa"/>
            <w:tcBorders>
              <w:top w:val="single" w:sz="4" w:space="0" w:color="FFFFFF"/>
              <w:left w:val="single" w:sz="4" w:space="0" w:color="FFFFFF"/>
              <w:bottom w:val="single" w:sz="4" w:space="0" w:color="FFFFFF"/>
            </w:tcBorders>
            <w:shd w:val="clear" w:color="auto" w:fill="auto"/>
          </w:tcPr>
          <w:p w14:paraId="2AD9915E" w14:textId="53132A57" w:rsidR="00056C64" w:rsidRDefault="00781CD7" w:rsidP="006A66BF">
            <w:pPr>
              <w:pStyle w:val="TF-CDIGO-FONTE"/>
            </w:pPr>
            <w:r>
              <w:t xml:space="preserve">        </w:t>
            </w:r>
            <w:r w:rsidRPr="00781CD7">
              <w:t>})</w:t>
            </w:r>
          </w:p>
        </w:tc>
      </w:tr>
      <w:tr w:rsidR="00056C64" w:rsidRPr="0022366C" w14:paraId="0CAABC25" w14:textId="77777777" w:rsidTr="00056C64">
        <w:trPr>
          <w:trHeight w:val="64"/>
        </w:trPr>
        <w:tc>
          <w:tcPr>
            <w:tcW w:w="457" w:type="dxa"/>
            <w:tcBorders>
              <w:top w:val="single" w:sz="4" w:space="0" w:color="FFFFFF"/>
              <w:bottom w:val="single" w:sz="4" w:space="0" w:color="FFFFFF"/>
              <w:right w:val="single" w:sz="4" w:space="0" w:color="FFFFFF"/>
            </w:tcBorders>
            <w:shd w:val="clear" w:color="auto" w:fill="auto"/>
          </w:tcPr>
          <w:p w14:paraId="6D6F98C7" w14:textId="6B17516F" w:rsidR="00056C64" w:rsidRDefault="00056C64" w:rsidP="006A66BF">
            <w:pPr>
              <w:pStyle w:val="TF-CDIGO-FONTE"/>
            </w:pPr>
            <w:r>
              <w:t>35</w:t>
            </w:r>
          </w:p>
        </w:tc>
        <w:tc>
          <w:tcPr>
            <w:tcW w:w="8605" w:type="dxa"/>
            <w:tcBorders>
              <w:top w:val="single" w:sz="4" w:space="0" w:color="FFFFFF"/>
              <w:left w:val="single" w:sz="4" w:space="0" w:color="FFFFFF"/>
              <w:bottom w:val="single" w:sz="4" w:space="0" w:color="FFFFFF"/>
            </w:tcBorders>
            <w:shd w:val="clear" w:color="auto" w:fill="auto"/>
          </w:tcPr>
          <w:p w14:paraId="6D450A58" w14:textId="61A99AA5" w:rsidR="00056C64" w:rsidRDefault="00781CD7" w:rsidP="006A66BF">
            <w:pPr>
              <w:pStyle w:val="TF-CDIGO-FONTE"/>
            </w:pPr>
            <w:r>
              <w:t xml:space="preserve">        </w:t>
            </w:r>
            <w:proofErr w:type="spellStart"/>
            <w:proofErr w:type="gramStart"/>
            <w:r w:rsidRPr="00781CD7">
              <w:t>fetchData</w:t>
            </w:r>
            <w:proofErr w:type="spellEnd"/>
            <w:r w:rsidRPr="00781CD7">
              <w:t>(</w:t>
            </w:r>
            <w:proofErr w:type="gramEnd"/>
            <w:r w:rsidRPr="00781CD7">
              <w:t>);</w:t>
            </w:r>
          </w:p>
        </w:tc>
      </w:tr>
      <w:tr w:rsidR="00056C64" w:rsidRPr="0022366C" w14:paraId="7575E205" w14:textId="77777777" w:rsidTr="00056C64">
        <w:trPr>
          <w:trHeight w:val="64"/>
        </w:trPr>
        <w:tc>
          <w:tcPr>
            <w:tcW w:w="457" w:type="dxa"/>
            <w:tcBorders>
              <w:top w:val="single" w:sz="4" w:space="0" w:color="FFFFFF"/>
              <w:bottom w:val="single" w:sz="4" w:space="0" w:color="FFFFFF"/>
              <w:right w:val="single" w:sz="4" w:space="0" w:color="FFFFFF"/>
            </w:tcBorders>
            <w:shd w:val="clear" w:color="auto" w:fill="auto"/>
          </w:tcPr>
          <w:p w14:paraId="70F3B88F" w14:textId="54B91465" w:rsidR="00056C64" w:rsidRDefault="00056C64" w:rsidP="006A66BF">
            <w:pPr>
              <w:pStyle w:val="TF-CDIGO-FONTE"/>
            </w:pPr>
            <w:r>
              <w:t>36</w:t>
            </w:r>
          </w:p>
        </w:tc>
        <w:tc>
          <w:tcPr>
            <w:tcW w:w="8605" w:type="dxa"/>
            <w:tcBorders>
              <w:top w:val="single" w:sz="4" w:space="0" w:color="FFFFFF"/>
              <w:left w:val="single" w:sz="4" w:space="0" w:color="FFFFFF"/>
              <w:bottom w:val="single" w:sz="4" w:space="0" w:color="FFFFFF"/>
            </w:tcBorders>
            <w:shd w:val="clear" w:color="auto" w:fill="auto"/>
          </w:tcPr>
          <w:p w14:paraId="50FC2DCD" w14:textId="0B14BB97" w:rsidR="00056C64" w:rsidRDefault="00781CD7" w:rsidP="006A66BF">
            <w:pPr>
              <w:pStyle w:val="TF-CDIGO-FONTE"/>
            </w:pPr>
            <w:r>
              <w:t xml:space="preserve">        </w:t>
            </w:r>
            <w:proofErr w:type="spellStart"/>
            <w:proofErr w:type="gramStart"/>
            <w:r w:rsidRPr="00781CD7">
              <w:t>parentCallBack</w:t>
            </w:r>
            <w:proofErr w:type="spellEnd"/>
            <w:r w:rsidRPr="00781CD7">
              <w:t>(</w:t>
            </w:r>
            <w:proofErr w:type="gramEnd"/>
            <w:r w:rsidRPr="00781CD7">
              <w:t>);</w:t>
            </w:r>
          </w:p>
        </w:tc>
      </w:tr>
      <w:tr w:rsidR="00056C64" w:rsidRPr="0022366C" w14:paraId="0D6EEE52" w14:textId="77777777" w:rsidTr="00056C64">
        <w:trPr>
          <w:trHeight w:val="64"/>
        </w:trPr>
        <w:tc>
          <w:tcPr>
            <w:tcW w:w="457" w:type="dxa"/>
            <w:tcBorders>
              <w:top w:val="single" w:sz="4" w:space="0" w:color="FFFFFF"/>
              <w:bottom w:val="single" w:sz="4" w:space="0" w:color="FFFFFF"/>
              <w:right w:val="single" w:sz="4" w:space="0" w:color="FFFFFF"/>
            </w:tcBorders>
            <w:shd w:val="clear" w:color="auto" w:fill="auto"/>
          </w:tcPr>
          <w:p w14:paraId="69C5C612" w14:textId="2C8209A3" w:rsidR="00056C64" w:rsidRDefault="00056C64" w:rsidP="006A66BF">
            <w:pPr>
              <w:pStyle w:val="TF-CDIGO-FONTE"/>
            </w:pPr>
            <w:r>
              <w:t>37</w:t>
            </w:r>
          </w:p>
        </w:tc>
        <w:tc>
          <w:tcPr>
            <w:tcW w:w="8605" w:type="dxa"/>
            <w:tcBorders>
              <w:top w:val="single" w:sz="4" w:space="0" w:color="FFFFFF"/>
              <w:left w:val="single" w:sz="4" w:space="0" w:color="FFFFFF"/>
              <w:bottom w:val="single" w:sz="4" w:space="0" w:color="FFFFFF"/>
            </w:tcBorders>
            <w:shd w:val="clear" w:color="auto" w:fill="auto"/>
          </w:tcPr>
          <w:p w14:paraId="634C9EA4" w14:textId="2345BE35" w:rsidR="00056C64" w:rsidRDefault="00781CD7" w:rsidP="006A66BF">
            <w:pPr>
              <w:pStyle w:val="TF-CDIGO-FONTE"/>
            </w:pPr>
            <w:r>
              <w:t xml:space="preserve">    </w:t>
            </w:r>
            <w:r w:rsidRPr="00781CD7">
              <w:t>} else {</w:t>
            </w:r>
          </w:p>
        </w:tc>
      </w:tr>
      <w:tr w:rsidR="00056C64" w:rsidRPr="0022366C" w14:paraId="42C10994" w14:textId="77777777" w:rsidTr="00056C64">
        <w:trPr>
          <w:trHeight w:val="64"/>
        </w:trPr>
        <w:tc>
          <w:tcPr>
            <w:tcW w:w="457" w:type="dxa"/>
            <w:tcBorders>
              <w:top w:val="single" w:sz="4" w:space="0" w:color="FFFFFF"/>
              <w:bottom w:val="single" w:sz="4" w:space="0" w:color="FFFFFF"/>
              <w:right w:val="single" w:sz="4" w:space="0" w:color="FFFFFF"/>
            </w:tcBorders>
            <w:shd w:val="clear" w:color="auto" w:fill="auto"/>
          </w:tcPr>
          <w:p w14:paraId="155A167A" w14:textId="4CD7D698" w:rsidR="00056C64" w:rsidRDefault="00056C64" w:rsidP="006A66BF">
            <w:pPr>
              <w:pStyle w:val="TF-CDIGO-FONTE"/>
            </w:pPr>
            <w:r>
              <w:t>38</w:t>
            </w:r>
          </w:p>
        </w:tc>
        <w:tc>
          <w:tcPr>
            <w:tcW w:w="8605" w:type="dxa"/>
            <w:tcBorders>
              <w:top w:val="single" w:sz="4" w:space="0" w:color="FFFFFF"/>
              <w:left w:val="single" w:sz="4" w:space="0" w:color="FFFFFF"/>
              <w:bottom w:val="single" w:sz="4" w:space="0" w:color="FFFFFF"/>
            </w:tcBorders>
            <w:shd w:val="clear" w:color="auto" w:fill="auto"/>
          </w:tcPr>
          <w:p w14:paraId="3C1D1525" w14:textId="0D785863" w:rsidR="00056C64" w:rsidRDefault="00136FCF" w:rsidP="006A66BF">
            <w:pPr>
              <w:pStyle w:val="TF-CDIGO-FONTE"/>
            </w:pPr>
            <w:r>
              <w:t xml:space="preserve">        </w:t>
            </w:r>
            <w:proofErr w:type="gramStart"/>
            <w:r w:rsidRPr="00136FCF">
              <w:t>toast(</w:t>
            </w:r>
            <w:proofErr w:type="gramEnd"/>
            <w:r w:rsidRPr="00136FCF">
              <w:t>{</w:t>
            </w:r>
          </w:p>
        </w:tc>
      </w:tr>
      <w:tr w:rsidR="00056C64" w:rsidRPr="0022366C" w14:paraId="6BEBD02D" w14:textId="77777777" w:rsidTr="00056C64">
        <w:trPr>
          <w:trHeight w:val="64"/>
        </w:trPr>
        <w:tc>
          <w:tcPr>
            <w:tcW w:w="457" w:type="dxa"/>
            <w:tcBorders>
              <w:top w:val="single" w:sz="4" w:space="0" w:color="FFFFFF"/>
              <w:bottom w:val="single" w:sz="4" w:space="0" w:color="FFFFFF"/>
              <w:right w:val="single" w:sz="4" w:space="0" w:color="FFFFFF"/>
            </w:tcBorders>
            <w:shd w:val="clear" w:color="auto" w:fill="auto"/>
          </w:tcPr>
          <w:p w14:paraId="6CA19DD7" w14:textId="619A872D" w:rsidR="00056C64" w:rsidRDefault="00056C64" w:rsidP="006A66BF">
            <w:pPr>
              <w:pStyle w:val="TF-CDIGO-FONTE"/>
            </w:pPr>
            <w:r>
              <w:t>39</w:t>
            </w:r>
          </w:p>
        </w:tc>
        <w:tc>
          <w:tcPr>
            <w:tcW w:w="8605" w:type="dxa"/>
            <w:tcBorders>
              <w:top w:val="single" w:sz="4" w:space="0" w:color="FFFFFF"/>
              <w:left w:val="single" w:sz="4" w:space="0" w:color="FFFFFF"/>
              <w:bottom w:val="single" w:sz="4" w:space="0" w:color="FFFFFF"/>
            </w:tcBorders>
            <w:shd w:val="clear" w:color="auto" w:fill="auto"/>
          </w:tcPr>
          <w:p w14:paraId="0F312883" w14:textId="5F23030B" w:rsidR="00056C64" w:rsidRDefault="00020FF9" w:rsidP="006A66BF">
            <w:pPr>
              <w:pStyle w:val="TF-CDIGO-FONTE"/>
            </w:pPr>
            <w:r>
              <w:t xml:space="preserve">            </w:t>
            </w:r>
            <w:r w:rsidRPr="00020FF9">
              <w:t>description: (</w:t>
            </w:r>
          </w:p>
        </w:tc>
      </w:tr>
      <w:tr w:rsidR="00056C64" w:rsidRPr="00EE2A80" w14:paraId="636DCD15" w14:textId="77777777" w:rsidTr="00056C64">
        <w:trPr>
          <w:trHeight w:val="64"/>
        </w:trPr>
        <w:tc>
          <w:tcPr>
            <w:tcW w:w="457" w:type="dxa"/>
            <w:tcBorders>
              <w:top w:val="single" w:sz="4" w:space="0" w:color="FFFFFF"/>
              <w:bottom w:val="single" w:sz="4" w:space="0" w:color="FFFFFF"/>
              <w:right w:val="single" w:sz="4" w:space="0" w:color="FFFFFF"/>
            </w:tcBorders>
            <w:shd w:val="clear" w:color="auto" w:fill="auto"/>
          </w:tcPr>
          <w:p w14:paraId="7181C63D" w14:textId="66FAE6DF" w:rsidR="00056C64" w:rsidRDefault="00056C64" w:rsidP="006A66BF">
            <w:pPr>
              <w:pStyle w:val="TF-CDIGO-FONTE"/>
            </w:pPr>
            <w:r>
              <w:t>40</w:t>
            </w:r>
          </w:p>
        </w:tc>
        <w:tc>
          <w:tcPr>
            <w:tcW w:w="8605" w:type="dxa"/>
            <w:tcBorders>
              <w:top w:val="single" w:sz="4" w:space="0" w:color="FFFFFF"/>
              <w:left w:val="single" w:sz="4" w:space="0" w:color="FFFFFF"/>
              <w:bottom w:val="single" w:sz="4" w:space="0" w:color="FFFFFF"/>
            </w:tcBorders>
            <w:shd w:val="clear" w:color="auto" w:fill="auto"/>
          </w:tcPr>
          <w:p w14:paraId="1A9F1177" w14:textId="5A64EDFE" w:rsidR="00056C64" w:rsidRDefault="00020FF9" w:rsidP="006A66BF">
            <w:pPr>
              <w:pStyle w:val="TF-CDIGO-FONTE"/>
            </w:pPr>
            <w:r>
              <w:t xml:space="preserve">                </w:t>
            </w:r>
            <w:r w:rsidRPr="00020FF9">
              <w:t xml:space="preserve">&lt;div </w:t>
            </w:r>
            <w:proofErr w:type="spellStart"/>
            <w:r w:rsidRPr="00020FF9">
              <w:t>className</w:t>
            </w:r>
            <w:proofErr w:type="spellEnd"/>
            <w:r w:rsidRPr="00020FF9">
              <w:t>="flex items-center"&gt;</w:t>
            </w:r>
          </w:p>
        </w:tc>
      </w:tr>
      <w:tr w:rsidR="00056C64" w:rsidRPr="0022366C" w14:paraId="2F9DB043" w14:textId="77777777" w:rsidTr="00056C64">
        <w:trPr>
          <w:trHeight w:val="64"/>
        </w:trPr>
        <w:tc>
          <w:tcPr>
            <w:tcW w:w="457" w:type="dxa"/>
            <w:tcBorders>
              <w:top w:val="single" w:sz="4" w:space="0" w:color="FFFFFF"/>
              <w:bottom w:val="single" w:sz="4" w:space="0" w:color="FFFFFF"/>
              <w:right w:val="single" w:sz="4" w:space="0" w:color="FFFFFF"/>
            </w:tcBorders>
            <w:shd w:val="clear" w:color="auto" w:fill="auto"/>
          </w:tcPr>
          <w:p w14:paraId="2E05A462" w14:textId="4B5A5093" w:rsidR="00056C64" w:rsidRDefault="00056C64" w:rsidP="006A66BF">
            <w:pPr>
              <w:pStyle w:val="TF-CDIGO-FONTE"/>
            </w:pPr>
            <w:r>
              <w:t>41</w:t>
            </w:r>
          </w:p>
        </w:tc>
        <w:tc>
          <w:tcPr>
            <w:tcW w:w="8605" w:type="dxa"/>
            <w:tcBorders>
              <w:top w:val="single" w:sz="4" w:space="0" w:color="FFFFFF"/>
              <w:left w:val="single" w:sz="4" w:space="0" w:color="FFFFFF"/>
              <w:bottom w:val="single" w:sz="4" w:space="0" w:color="FFFFFF"/>
            </w:tcBorders>
            <w:shd w:val="clear" w:color="auto" w:fill="auto"/>
          </w:tcPr>
          <w:p w14:paraId="2980071D" w14:textId="18D13C36" w:rsidR="00056C64" w:rsidRDefault="00020FF9" w:rsidP="006A66BF">
            <w:pPr>
              <w:pStyle w:val="TF-CDIGO-FONTE"/>
            </w:pPr>
            <w:r>
              <w:t xml:space="preserve">                    </w:t>
            </w:r>
            <w:r w:rsidRPr="00020FF9">
              <w:t xml:space="preserve">&lt;Ban </w:t>
            </w:r>
            <w:proofErr w:type="spellStart"/>
            <w:r w:rsidRPr="00020FF9">
              <w:t>className</w:t>
            </w:r>
            <w:proofErr w:type="spellEnd"/>
            <w:r w:rsidRPr="00020FF9">
              <w:t>="mr-4"/&gt;</w:t>
            </w:r>
          </w:p>
        </w:tc>
      </w:tr>
      <w:tr w:rsidR="00056C64" w:rsidRPr="00EE2A80" w14:paraId="66DA4842" w14:textId="77777777" w:rsidTr="00056C64">
        <w:trPr>
          <w:trHeight w:val="64"/>
        </w:trPr>
        <w:tc>
          <w:tcPr>
            <w:tcW w:w="457" w:type="dxa"/>
            <w:tcBorders>
              <w:top w:val="single" w:sz="4" w:space="0" w:color="FFFFFF"/>
              <w:bottom w:val="single" w:sz="4" w:space="0" w:color="FFFFFF"/>
              <w:right w:val="single" w:sz="4" w:space="0" w:color="FFFFFF"/>
            </w:tcBorders>
            <w:shd w:val="clear" w:color="auto" w:fill="auto"/>
          </w:tcPr>
          <w:p w14:paraId="32E670F1" w14:textId="76D8A8A0" w:rsidR="00056C64" w:rsidRDefault="00056C64" w:rsidP="006A66BF">
            <w:pPr>
              <w:pStyle w:val="TF-CDIGO-FONTE"/>
            </w:pPr>
            <w:r>
              <w:t>42</w:t>
            </w:r>
          </w:p>
        </w:tc>
        <w:tc>
          <w:tcPr>
            <w:tcW w:w="8605" w:type="dxa"/>
            <w:tcBorders>
              <w:top w:val="single" w:sz="4" w:space="0" w:color="FFFFFF"/>
              <w:left w:val="single" w:sz="4" w:space="0" w:color="FFFFFF"/>
              <w:bottom w:val="single" w:sz="4" w:space="0" w:color="FFFFFF"/>
            </w:tcBorders>
            <w:shd w:val="clear" w:color="auto" w:fill="auto"/>
          </w:tcPr>
          <w:p w14:paraId="4D879E8C" w14:textId="0278DC74" w:rsidR="00056C64" w:rsidRDefault="00227131" w:rsidP="006A66BF">
            <w:pPr>
              <w:pStyle w:val="TF-CDIGO-FONTE"/>
            </w:pPr>
            <w:r>
              <w:t xml:space="preserve">                    </w:t>
            </w:r>
            <w:r w:rsidRPr="00227131">
              <w:t>&lt;span className="first-</w:t>
            </w:r>
            <w:proofErr w:type="gramStart"/>
            <w:r w:rsidRPr="00227131">
              <w:t>letter:capitalize</w:t>
            </w:r>
            <w:proofErr w:type="gramEnd"/>
            <w:r w:rsidRPr="00227131">
              <w:t>"&gt;{response?.data?.detail}&lt;/span&gt;</w:t>
            </w:r>
          </w:p>
        </w:tc>
      </w:tr>
      <w:tr w:rsidR="00056C64" w:rsidRPr="0022366C" w14:paraId="2A1C3844" w14:textId="77777777" w:rsidTr="00056C64">
        <w:trPr>
          <w:trHeight w:val="64"/>
        </w:trPr>
        <w:tc>
          <w:tcPr>
            <w:tcW w:w="457" w:type="dxa"/>
            <w:tcBorders>
              <w:top w:val="single" w:sz="4" w:space="0" w:color="FFFFFF"/>
              <w:bottom w:val="single" w:sz="4" w:space="0" w:color="FFFFFF"/>
              <w:right w:val="single" w:sz="4" w:space="0" w:color="FFFFFF"/>
            </w:tcBorders>
            <w:shd w:val="clear" w:color="auto" w:fill="auto"/>
          </w:tcPr>
          <w:p w14:paraId="6179EEBB" w14:textId="09E6F268" w:rsidR="00056C64" w:rsidRDefault="00056C64" w:rsidP="006A66BF">
            <w:pPr>
              <w:pStyle w:val="TF-CDIGO-FONTE"/>
            </w:pPr>
            <w:r>
              <w:t>43</w:t>
            </w:r>
          </w:p>
        </w:tc>
        <w:tc>
          <w:tcPr>
            <w:tcW w:w="8605" w:type="dxa"/>
            <w:tcBorders>
              <w:top w:val="single" w:sz="4" w:space="0" w:color="FFFFFF"/>
              <w:left w:val="single" w:sz="4" w:space="0" w:color="FFFFFF"/>
              <w:bottom w:val="single" w:sz="4" w:space="0" w:color="FFFFFF"/>
            </w:tcBorders>
            <w:shd w:val="clear" w:color="auto" w:fill="auto"/>
          </w:tcPr>
          <w:p w14:paraId="1DC85972" w14:textId="09DA7DE2" w:rsidR="00056C64" w:rsidRDefault="00227131" w:rsidP="006A66BF">
            <w:pPr>
              <w:pStyle w:val="TF-CDIGO-FONTE"/>
            </w:pPr>
            <w:r>
              <w:t xml:space="preserve">                </w:t>
            </w:r>
            <w:r w:rsidRPr="00227131">
              <w:t>&lt;/div&gt;</w:t>
            </w:r>
            <w:r>
              <w:t xml:space="preserve"> </w:t>
            </w:r>
          </w:p>
        </w:tc>
      </w:tr>
      <w:tr w:rsidR="00056C64" w:rsidRPr="0022366C" w14:paraId="154F0BCE" w14:textId="77777777" w:rsidTr="00056C64">
        <w:trPr>
          <w:trHeight w:val="64"/>
        </w:trPr>
        <w:tc>
          <w:tcPr>
            <w:tcW w:w="457" w:type="dxa"/>
            <w:tcBorders>
              <w:top w:val="single" w:sz="4" w:space="0" w:color="FFFFFF"/>
              <w:bottom w:val="single" w:sz="4" w:space="0" w:color="FFFFFF"/>
              <w:right w:val="single" w:sz="4" w:space="0" w:color="FFFFFF"/>
            </w:tcBorders>
            <w:shd w:val="clear" w:color="auto" w:fill="auto"/>
          </w:tcPr>
          <w:p w14:paraId="40EB103A" w14:textId="3F8A9BEC" w:rsidR="00056C64" w:rsidRDefault="00056C64" w:rsidP="006A66BF">
            <w:pPr>
              <w:pStyle w:val="TF-CDIGO-FONTE"/>
            </w:pPr>
            <w:r>
              <w:t>44</w:t>
            </w:r>
          </w:p>
        </w:tc>
        <w:tc>
          <w:tcPr>
            <w:tcW w:w="8605" w:type="dxa"/>
            <w:tcBorders>
              <w:top w:val="single" w:sz="4" w:space="0" w:color="FFFFFF"/>
              <w:left w:val="single" w:sz="4" w:space="0" w:color="FFFFFF"/>
              <w:bottom w:val="single" w:sz="4" w:space="0" w:color="FFFFFF"/>
            </w:tcBorders>
            <w:shd w:val="clear" w:color="auto" w:fill="auto"/>
          </w:tcPr>
          <w:p w14:paraId="14DA49D4" w14:textId="20B59D24" w:rsidR="00056C64" w:rsidRDefault="00227131" w:rsidP="006A66BF">
            <w:pPr>
              <w:pStyle w:val="TF-CDIGO-FONTE"/>
            </w:pPr>
            <w:r>
              <w:t xml:space="preserve">           </w:t>
            </w:r>
            <w:r w:rsidR="00055F22">
              <w:t xml:space="preserve"> </w:t>
            </w:r>
            <w:r w:rsidR="00055F22" w:rsidRPr="00055F22">
              <w:t>),</w:t>
            </w:r>
          </w:p>
        </w:tc>
      </w:tr>
      <w:tr w:rsidR="00056C64" w:rsidRPr="0022366C" w14:paraId="6759BEEC" w14:textId="77777777" w:rsidTr="00055F22">
        <w:trPr>
          <w:trHeight w:val="64"/>
        </w:trPr>
        <w:tc>
          <w:tcPr>
            <w:tcW w:w="457" w:type="dxa"/>
            <w:tcBorders>
              <w:top w:val="single" w:sz="4" w:space="0" w:color="FFFFFF"/>
              <w:bottom w:val="single" w:sz="4" w:space="0" w:color="FFFFFF"/>
              <w:right w:val="single" w:sz="4" w:space="0" w:color="FFFFFF"/>
            </w:tcBorders>
            <w:shd w:val="clear" w:color="auto" w:fill="auto"/>
          </w:tcPr>
          <w:p w14:paraId="679515C8" w14:textId="5166CA34" w:rsidR="00056C64" w:rsidRDefault="00056C64" w:rsidP="006A66BF">
            <w:pPr>
              <w:pStyle w:val="TF-CDIGO-FONTE"/>
            </w:pPr>
            <w:r>
              <w:t>45</w:t>
            </w:r>
          </w:p>
        </w:tc>
        <w:tc>
          <w:tcPr>
            <w:tcW w:w="8605" w:type="dxa"/>
            <w:tcBorders>
              <w:top w:val="single" w:sz="4" w:space="0" w:color="FFFFFF"/>
              <w:left w:val="single" w:sz="4" w:space="0" w:color="FFFFFF"/>
              <w:bottom w:val="single" w:sz="4" w:space="0" w:color="FFFFFF"/>
            </w:tcBorders>
            <w:shd w:val="clear" w:color="auto" w:fill="auto"/>
          </w:tcPr>
          <w:p w14:paraId="5D718720" w14:textId="66C344B5" w:rsidR="00055F22" w:rsidRDefault="00055F22" w:rsidP="006A66BF">
            <w:pPr>
              <w:pStyle w:val="TF-CDIGO-FONTE"/>
            </w:pPr>
            <w:r>
              <w:t xml:space="preserve">        </w:t>
            </w:r>
            <w:r w:rsidRPr="00055F22">
              <w:t>})</w:t>
            </w:r>
          </w:p>
        </w:tc>
      </w:tr>
      <w:tr w:rsidR="00055F22" w:rsidRPr="0022366C" w14:paraId="774B7AC9" w14:textId="77777777" w:rsidTr="00055F22">
        <w:trPr>
          <w:trHeight w:val="64"/>
        </w:trPr>
        <w:tc>
          <w:tcPr>
            <w:tcW w:w="457" w:type="dxa"/>
            <w:tcBorders>
              <w:top w:val="single" w:sz="4" w:space="0" w:color="FFFFFF"/>
              <w:bottom w:val="single" w:sz="4" w:space="0" w:color="FFFFFF"/>
              <w:right w:val="single" w:sz="4" w:space="0" w:color="FFFFFF"/>
            </w:tcBorders>
            <w:shd w:val="clear" w:color="auto" w:fill="auto"/>
          </w:tcPr>
          <w:p w14:paraId="27795CDA" w14:textId="45F41464" w:rsidR="00055F22" w:rsidRDefault="00055F22" w:rsidP="006A66BF">
            <w:pPr>
              <w:pStyle w:val="TF-CDIGO-FONTE"/>
            </w:pPr>
            <w:r>
              <w:t>46</w:t>
            </w:r>
          </w:p>
        </w:tc>
        <w:tc>
          <w:tcPr>
            <w:tcW w:w="8605" w:type="dxa"/>
            <w:tcBorders>
              <w:top w:val="single" w:sz="4" w:space="0" w:color="FFFFFF"/>
              <w:left w:val="single" w:sz="4" w:space="0" w:color="FFFFFF"/>
              <w:bottom w:val="single" w:sz="4" w:space="0" w:color="FFFFFF"/>
            </w:tcBorders>
            <w:shd w:val="clear" w:color="auto" w:fill="auto"/>
          </w:tcPr>
          <w:p w14:paraId="75EBEF62" w14:textId="5477E28B" w:rsidR="00055F22" w:rsidRDefault="00055F22" w:rsidP="006A66BF">
            <w:pPr>
              <w:pStyle w:val="TF-CDIGO-FONTE"/>
            </w:pPr>
            <w:r>
              <w:t xml:space="preserve">    </w:t>
            </w:r>
            <w:r w:rsidRPr="00055F22">
              <w:t>}</w:t>
            </w:r>
          </w:p>
        </w:tc>
      </w:tr>
      <w:tr w:rsidR="00055F22" w:rsidRPr="0022366C" w14:paraId="3E587670" w14:textId="77777777" w:rsidTr="00055F22">
        <w:trPr>
          <w:trHeight w:val="64"/>
        </w:trPr>
        <w:tc>
          <w:tcPr>
            <w:tcW w:w="457" w:type="dxa"/>
            <w:tcBorders>
              <w:top w:val="single" w:sz="4" w:space="0" w:color="FFFFFF"/>
              <w:bottom w:val="single" w:sz="4" w:space="0" w:color="FFFFFF"/>
              <w:right w:val="single" w:sz="4" w:space="0" w:color="FFFFFF"/>
            </w:tcBorders>
            <w:shd w:val="clear" w:color="auto" w:fill="auto"/>
          </w:tcPr>
          <w:p w14:paraId="38E5AEEE" w14:textId="2932B951" w:rsidR="00055F22" w:rsidRDefault="00055F22" w:rsidP="006A66BF">
            <w:pPr>
              <w:pStyle w:val="TF-CDIGO-FONTE"/>
            </w:pPr>
            <w:r>
              <w:t>47</w:t>
            </w:r>
          </w:p>
        </w:tc>
        <w:tc>
          <w:tcPr>
            <w:tcW w:w="8605" w:type="dxa"/>
            <w:tcBorders>
              <w:top w:val="single" w:sz="4" w:space="0" w:color="FFFFFF"/>
              <w:left w:val="single" w:sz="4" w:space="0" w:color="FFFFFF"/>
              <w:bottom w:val="single" w:sz="4" w:space="0" w:color="FFFFFF"/>
            </w:tcBorders>
            <w:shd w:val="clear" w:color="auto" w:fill="auto"/>
          </w:tcPr>
          <w:p w14:paraId="5E74B534" w14:textId="5FCE8E28" w:rsidR="00055F22" w:rsidRDefault="00967233" w:rsidP="006A66BF">
            <w:pPr>
              <w:pStyle w:val="TF-CDIGO-FONTE"/>
            </w:pPr>
            <w:r w:rsidRPr="00967233">
              <w:t>} catch (e: any) {</w:t>
            </w:r>
          </w:p>
        </w:tc>
      </w:tr>
      <w:tr w:rsidR="00055F22" w:rsidRPr="0022366C" w14:paraId="71BFBC77" w14:textId="77777777" w:rsidTr="00055F22">
        <w:trPr>
          <w:trHeight w:val="64"/>
        </w:trPr>
        <w:tc>
          <w:tcPr>
            <w:tcW w:w="457" w:type="dxa"/>
            <w:tcBorders>
              <w:top w:val="single" w:sz="4" w:space="0" w:color="FFFFFF"/>
              <w:bottom w:val="single" w:sz="4" w:space="0" w:color="FFFFFF"/>
              <w:right w:val="single" w:sz="4" w:space="0" w:color="FFFFFF"/>
            </w:tcBorders>
            <w:shd w:val="clear" w:color="auto" w:fill="auto"/>
          </w:tcPr>
          <w:p w14:paraId="3115BF43" w14:textId="29BB7748" w:rsidR="00055F22" w:rsidRDefault="00055F22" w:rsidP="006A66BF">
            <w:pPr>
              <w:pStyle w:val="TF-CDIGO-FONTE"/>
            </w:pPr>
            <w:r>
              <w:t>48</w:t>
            </w:r>
          </w:p>
        </w:tc>
        <w:tc>
          <w:tcPr>
            <w:tcW w:w="8605" w:type="dxa"/>
            <w:tcBorders>
              <w:top w:val="single" w:sz="4" w:space="0" w:color="FFFFFF"/>
              <w:left w:val="single" w:sz="4" w:space="0" w:color="FFFFFF"/>
              <w:bottom w:val="single" w:sz="4" w:space="0" w:color="FFFFFF"/>
            </w:tcBorders>
            <w:shd w:val="clear" w:color="auto" w:fill="auto"/>
          </w:tcPr>
          <w:p w14:paraId="2A574A07" w14:textId="78066C6F" w:rsidR="00055F22" w:rsidRDefault="00683BFA" w:rsidP="006A66BF">
            <w:pPr>
              <w:pStyle w:val="TF-CDIGO-FONTE"/>
            </w:pPr>
            <w:r>
              <w:t xml:space="preserve">    </w:t>
            </w:r>
            <w:proofErr w:type="gramStart"/>
            <w:r w:rsidRPr="00683BFA">
              <w:t>toast(</w:t>
            </w:r>
            <w:proofErr w:type="gramEnd"/>
            <w:r w:rsidRPr="00683BFA">
              <w:t>{</w:t>
            </w:r>
          </w:p>
        </w:tc>
      </w:tr>
      <w:tr w:rsidR="00055F22" w:rsidRPr="0022366C" w14:paraId="6A2BB793" w14:textId="77777777" w:rsidTr="00055F22">
        <w:trPr>
          <w:trHeight w:val="64"/>
        </w:trPr>
        <w:tc>
          <w:tcPr>
            <w:tcW w:w="457" w:type="dxa"/>
            <w:tcBorders>
              <w:top w:val="single" w:sz="4" w:space="0" w:color="FFFFFF"/>
              <w:bottom w:val="single" w:sz="4" w:space="0" w:color="FFFFFF"/>
              <w:right w:val="single" w:sz="4" w:space="0" w:color="FFFFFF"/>
            </w:tcBorders>
            <w:shd w:val="clear" w:color="auto" w:fill="auto"/>
          </w:tcPr>
          <w:p w14:paraId="237531D0" w14:textId="54FF09DC" w:rsidR="00055F22" w:rsidRDefault="00055F22" w:rsidP="006A66BF">
            <w:pPr>
              <w:pStyle w:val="TF-CDIGO-FONTE"/>
            </w:pPr>
            <w:r>
              <w:t>49</w:t>
            </w:r>
          </w:p>
        </w:tc>
        <w:tc>
          <w:tcPr>
            <w:tcW w:w="8605" w:type="dxa"/>
            <w:tcBorders>
              <w:top w:val="single" w:sz="4" w:space="0" w:color="FFFFFF"/>
              <w:left w:val="single" w:sz="4" w:space="0" w:color="FFFFFF"/>
              <w:bottom w:val="single" w:sz="4" w:space="0" w:color="FFFFFF"/>
            </w:tcBorders>
            <w:shd w:val="clear" w:color="auto" w:fill="auto"/>
          </w:tcPr>
          <w:p w14:paraId="6204B8A0" w14:textId="57B1893D" w:rsidR="00055F22" w:rsidRDefault="00E23BFE" w:rsidP="006A66BF">
            <w:pPr>
              <w:pStyle w:val="TF-CDIGO-FONTE"/>
            </w:pPr>
            <w:r>
              <w:t xml:space="preserve">        </w:t>
            </w:r>
            <w:r w:rsidRPr="00E23BFE">
              <w:t>description: (</w:t>
            </w:r>
          </w:p>
        </w:tc>
      </w:tr>
      <w:tr w:rsidR="00055F22" w:rsidRPr="00EE2A80" w14:paraId="069434C1" w14:textId="77777777" w:rsidTr="00055F22">
        <w:trPr>
          <w:trHeight w:val="64"/>
        </w:trPr>
        <w:tc>
          <w:tcPr>
            <w:tcW w:w="457" w:type="dxa"/>
            <w:tcBorders>
              <w:top w:val="single" w:sz="4" w:space="0" w:color="FFFFFF"/>
              <w:bottom w:val="single" w:sz="4" w:space="0" w:color="FFFFFF"/>
              <w:right w:val="single" w:sz="4" w:space="0" w:color="FFFFFF"/>
            </w:tcBorders>
            <w:shd w:val="clear" w:color="auto" w:fill="auto"/>
          </w:tcPr>
          <w:p w14:paraId="28E00F2C" w14:textId="057DC1F9" w:rsidR="00055F22" w:rsidRDefault="00055F22" w:rsidP="006A66BF">
            <w:pPr>
              <w:pStyle w:val="TF-CDIGO-FONTE"/>
            </w:pPr>
            <w:r>
              <w:t>50</w:t>
            </w:r>
          </w:p>
        </w:tc>
        <w:tc>
          <w:tcPr>
            <w:tcW w:w="8605" w:type="dxa"/>
            <w:tcBorders>
              <w:top w:val="single" w:sz="4" w:space="0" w:color="FFFFFF"/>
              <w:left w:val="single" w:sz="4" w:space="0" w:color="FFFFFF"/>
              <w:bottom w:val="single" w:sz="4" w:space="0" w:color="FFFFFF"/>
            </w:tcBorders>
            <w:shd w:val="clear" w:color="auto" w:fill="auto"/>
          </w:tcPr>
          <w:p w14:paraId="36B2DB4F" w14:textId="14195D35" w:rsidR="00055F22" w:rsidRDefault="00B86BCC" w:rsidP="006A66BF">
            <w:pPr>
              <w:pStyle w:val="TF-CDIGO-FONTE"/>
            </w:pPr>
            <w:r>
              <w:t xml:space="preserve">            </w:t>
            </w:r>
            <w:r w:rsidRPr="00B86BCC">
              <w:t xml:space="preserve">&lt;div </w:t>
            </w:r>
            <w:proofErr w:type="spellStart"/>
            <w:r w:rsidRPr="00B86BCC">
              <w:t>className</w:t>
            </w:r>
            <w:proofErr w:type="spellEnd"/>
            <w:r w:rsidRPr="00B86BCC">
              <w:t>="flex items-center"&gt;</w:t>
            </w:r>
          </w:p>
        </w:tc>
      </w:tr>
      <w:tr w:rsidR="00055F22" w:rsidRPr="0022366C" w14:paraId="561B06C1" w14:textId="77777777" w:rsidTr="00055F22">
        <w:trPr>
          <w:trHeight w:val="64"/>
        </w:trPr>
        <w:tc>
          <w:tcPr>
            <w:tcW w:w="457" w:type="dxa"/>
            <w:tcBorders>
              <w:top w:val="single" w:sz="4" w:space="0" w:color="FFFFFF"/>
              <w:bottom w:val="single" w:sz="4" w:space="0" w:color="FFFFFF"/>
              <w:right w:val="single" w:sz="4" w:space="0" w:color="FFFFFF"/>
            </w:tcBorders>
            <w:shd w:val="clear" w:color="auto" w:fill="auto"/>
          </w:tcPr>
          <w:p w14:paraId="50848C2B" w14:textId="1B50D0CA" w:rsidR="00055F22" w:rsidRDefault="00055F22" w:rsidP="006A66BF">
            <w:pPr>
              <w:pStyle w:val="TF-CDIGO-FONTE"/>
            </w:pPr>
            <w:r>
              <w:t>51</w:t>
            </w:r>
          </w:p>
        </w:tc>
        <w:tc>
          <w:tcPr>
            <w:tcW w:w="8605" w:type="dxa"/>
            <w:tcBorders>
              <w:top w:val="single" w:sz="4" w:space="0" w:color="FFFFFF"/>
              <w:left w:val="single" w:sz="4" w:space="0" w:color="FFFFFF"/>
              <w:bottom w:val="single" w:sz="4" w:space="0" w:color="FFFFFF"/>
            </w:tcBorders>
            <w:shd w:val="clear" w:color="auto" w:fill="auto"/>
          </w:tcPr>
          <w:p w14:paraId="08022A3C" w14:textId="2466C98B" w:rsidR="00055F22" w:rsidRDefault="00B86BCC" w:rsidP="006A66BF">
            <w:pPr>
              <w:pStyle w:val="TF-CDIGO-FONTE"/>
            </w:pPr>
            <w:r>
              <w:t xml:space="preserve">                </w:t>
            </w:r>
            <w:r w:rsidRPr="00B86BCC">
              <w:t xml:space="preserve">&lt;Ban </w:t>
            </w:r>
            <w:proofErr w:type="spellStart"/>
            <w:r w:rsidRPr="00B86BCC">
              <w:t>className</w:t>
            </w:r>
            <w:proofErr w:type="spellEnd"/>
            <w:r w:rsidRPr="00B86BCC">
              <w:t>="mr-4"/&gt;</w:t>
            </w:r>
          </w:p>
        </w:tc>
      </w:tr>
      <w:tr w:rsidR="00055F22" w:rsidRPr="00EE2A80" w14:paraId="0E52EA26" w14:textId="77777777" w:rsidTr="00055F22">
        <w:trPr>
          <w:trHeight w:val="64"/>
        </w:trPr>
        <w:tc>
          <w:tcPr>
            <w:tcW w:w="457" w:type="dxa"/>
            <w:tcBorders>
              <w:top w:val="single" w:sz="4" w:space="0" w:color="FFFFFF"/>
              <w:bottom w:val="single" w:sz="4" w:space="0" w:color="FFFFFF"/>
              <w:right w:val="single" w:sz="4" w:space="0" w:color="FFFFFF"/>
            </w:tcBorders>
            <w:shd w:val="clear" w:color="auto" w:fill="auto"/>
          </w:tcPr>
          <w:p w14:paraId="1DF036E3" w14:textId="3746EAD7" w:rsidR="00055F22" w:rsidRDefault="00055F22" w:rsidP="006A66BF">
            <w:pPr>
              <w:pStyle w:val="TF-CDIGO-FONTE"/>
            </w:pPr>
            <w:r>
              <w:t>52</w:t>
            </w:r>
          </w:p>
        </w:tc>
        <w:tc>
          <w:tcPr>
            <w:tcW w:w="8605" w:type="dxa"/>
            <w:tcBorders>
              <w:top w:val="single" w:sz="4" w:space="0" w:color="FFFFFF"/>
              <w:left w:val="single" w:sz="4" w:space="0" w:color="FFFFFF"/>
              <w:bottom w:val="single" w:sz="4" w:space="0" w:color="FFFFFF"/>
            </w:tcBorders>
            <w:shd w:val="clear" w:color="auto" w:fill="auto"/>
          </w:tcPr>
          <w:p w14:paraId="23765977" w14:textId="192870C0" w:rsidR="00055F22" w:rsidRDefault="00B86BCC" w:rsidP="006A66BF">
            <w:pPr>
              <w:pStyle w:val="TF-CDIGO-FONTE"/>
            </w:pPr>
            <w:r>
              <w:t xml:space="preserve">                </w:t>
            </w:r>
            <w:r w:rsidRPr="00B86BCC">
              <w:t>&lt;span className="first-</w:t>
            </w:r>
            <w:proofErr w:type="gramStart"/>
            <w:r w:rsidRPr="00B86BCC">
              <w:t>letter:capitalize</w:t>
            </w:r>
            <w:proofErr w:type="gramEnd"/>
            <w:r w:rsidRPr="00B86BCC">
              <w:t>"&gt;{e?.response?.data?.detail}&lt;/span&gt;</w:t>
            </w:r>
          </w:p>
        </w:tc>
      </w:tr>
      <w:tr w:rsidR="00055F22" w:rsidRPr="0022366C" w14:paraId="1CD1597E" w14:textId="77777777" w:rsidTr="00055F22">
        <w:trPr>
          <w:trHeight w:val="64"/>
        </w:trPr>
        <w:tc>
          <w:tcPr>
            <w:tcW w:w="457" w:type="dxa"/>
            <w:tcBorders>
              <w:top w:val="single" w:sz="4" w:space="0" w:color="FFFFFF"/>
              <w:bottom w:val="single" w:sz="4" w:space="0" w:color="FFFFFF"/>
              <w:right w:val="single" w:sz="4" w:space="0" w:color="FFFFFF"/>
            </w:tcBorders>
            <w:shd w:val="clear" w:color="auto" w:fill="auto"/>
          </w:tcPr>
          <w:p w14:paraId="1339840B" w14:textId="3C45A4F9" w:rsidR="00055F22" w:rsidRDefault="00055F22" w:rsidP="006A66BF">
            <w:pPr>
              <w:pStyle w:val="TF-CDIGO-FONTE"/>
            </w:pPr>
            <w:r>
              <w:t>53</w:t>
            </w:r>
          </w:p>
        </w:tc>
        <w:tc>
          <w:tcPr>
            <w:tcW w:w="8605" w:type="dxa"/>
            <w:tcBorders>
              <w:top w:val="single" w:sz="4" w:space="0" w:color="FFFFFF"/>
              <w:left w:val="single" w:sz="4" w:space="0" w:color="FFFFFF"/>
              <w:bottom w:val="single" w:sz="4" w:space="0" w:color="FFFFFF"/>
            </w:tcBorders>
            <w:shd w:val="clear" w:color="auto" w:fill="auto"/>
          </w:tcPr>
          <w:p w14:paraId="208B5890" w14:textId="56674AA1" w:rsidR="00055F22" w:rsidRDefault="00B86BCC" w:rsidP="006A66BF">
            <w:pPr>
              <w:pStyle w:val="TF-CDIGO-FONTE"/>
            </w:pPr>
            <w:r>
              <w:t xml:space="preserve">            </w:t>
            </w:r>
            <w:r w:rsidRPr="00B86BCC">
              <w:t>&lt;/div&gt;</w:t>
            </w:r>
          </w:p>
        </w:tc>
      </w:tr>
      <w:tr w:rsidR="00055F22" w:rsidRPr="0022366C" w14:paraId="1ACA6F9A" w14:textId="77777777" w:rsidTr="00055F22">
        <w:trPr>
          <w:trHeight w:val="64"/>
        </w:trPr>
        <w:tc>
          <w:tcPr>
            <w:tcW w:w="457" w:type="dxa"/>
            <w:tcBorders>
              <w:top w:val="single" w:sz="4" w:space="0" w:color="FFFFFF"/>
              <w:bottom w:val="single" w:sz="4" w:space="0" w:color="FFFFFF"/>
              <w:right w:val="single" w:sz="4" w:space="0" w:color="FFFFFF"/>
            </w:tcBorders>
            <w:shd w:val="clear" w:color="auto" w:fill="auto"/>
          </w:tcPr>
          <w:p w14:paraId="5C3BFFEC" w14:textId="18D76161" w:rsidR="00055F22" w:rsidRDefault="00055F22" w:rsidP="006A66BF">
            <w:pPr>
              <w:pStyle w:val="TF-CDIGO-FONTE"/>
            </w:pPr>
            <w:r>
              <w:t>54</w:t>
            </w:r>
          </w:p>
        </w:tc>
        <w:tc>
          <w:tcPr>
            <w:tcW w:w="8605" w:type="dxa"/>
            <w:tcBorders>
              <w:top w:val="single" w:sz="4" w:space="0" w:color="FFFFFF"/>
              <w:left w:val="single" w:sz="4" w:space="0" w:color="FFFFFF"/>
              <w:bottom w:val="single" w:sz="4" w:space="0" w:color="FFFFFF"/>
            </w:tcBorders>
            <w:shd w:val="clear" w:color="auto" w:fill="auto"/>
          </w:tcPr>
          <w:p w14:paraId="04D5D7F4" w14:textId="11A86505" w:rsidR="00055F22" w:rsidRDefault="00B86BCC" w:rsidP="006A66BF">
            <w:pPr>
              <w:pStyle w:val="TF-CDIGO-FONTE"/>
            </w:pPr>
            <w:r>
              <w:t xml:space="preserve">        </w:t>
            </w:r>
            <w:r w:rsidRPr="00B86BCC">
              <w:t>),</w:t>
            </w:r>
          </w:p>
        </w:tc>
      </w:tr>
      <w:tr w:rsidR="00055F22" w:rsidRPr="0022366C" w14:paraId="5E5CD7F3" w14:textId="77777777" w:rsidTr="00055F22">
        <w:trPr>
          <w:trHeight w:val="64"/>
        </w:trPr>
        <w:tc>
          <w:tcPr>
            <w:tcW w:w="457" w:type="dxa"/>
            <w:tcBorders>
              <w:top w:val="single" w:sz="4" w:space="0" w:color="FFFFFF"/>
              <w:bottom w:val="single" w:sz="4" w:space="0" w:color="FFFFFF"/>
              <w:right w:val="single" w:sz="4" w:space="0" w:color="FFFFFF"/>
            </w:tcBorders>
            <w:shd w:val="clear" w:color="auto" w:fill="auto"/>
          </w:tcPr>
          <w:p w14:paraId="44D58B32" w14:textId="57164EEA" w:rsidR="00055F22" w:rsidRDefault="00055F22" w:rsidP="006A66BF">
            <w:pPr>
              <w:pStyle w:val="TF-CDIGO-FONTE"/>
            </w:pPr>
            <w:r>
              <w:t>55</w:t>
            </w:r>
          </w:p>
        </w:tc>
        <w:tc>
          <w:tcPr>
            <w:tcW w:w="8605" w:type="dxa"/>
            <w:tcBorders>
              <w:top w:val="single" w:sz="4" w:space="0" w:color="FFFFFF"/>
              <w:left w:val="single" w:sz="4" w:space="0" w:color="FFFFFF"/>
              <w:bottom w:val="single" w:sz="4" w:space="0" w:color="FFFFFF"/>
            </w:tcBorders>
            <w:shd w:val="clear" w:color="auto" w:fill="auto"/>
          </w:tcPr>
          <w:p w14:paraId="4F49D428" w14:textId="4231DF54" w:rsidR="00055F22" w:rsidRDefault="00B86BCC" w:rsidP="006A66BF">
            <w:pPr>
              <w:pStyle w:val="TF-CDIGO-FONTE"/>
            </w:pPr>
            <w:r>
              <w:t xml:space="preserve">    </w:t>
            </w:r>
            <w:r w:rsidRPr="00B86BCC">
              <w:t>})</w:t>
            </w:r>
          </w:p>
        </w:tc>
      </w:tr>
      <w:tr w:rsidR="00055F22" w:rsidRPr="0022366C" w14:paraId="5972B7BC" w14:textId="77777777" w:rsidTr="00055F22">
        <w:trPr>
          <w:trHeight w:val="64"/>
        </w:trPr>
        <w:tc>
          <w:tcPr>
            <w:tcW w:w="457" w:type="dxa"/>
            <w:tcBorders>
              <w:top w:val="single" w:sz="4" w:space="0" w:color="FFFFFF"/>
              <w:bottom w:val="single" w:sz="4" w:space="0" w:color="FFFFFF"/>
              <w:right w:val="single" w:sz="4" w:space="0" w:color="FFFFFF"/>
            </w:tcBorders>
            <w:shd w:val="clear" w:color="auto" w:fill="auto"/>
          </w:tcPr>
          <w:p w14:paraId="232A517A" w14:textId="06FB3704" w:rsidR="00055F22" w:rsidRDefault="00055F22" w:rsidP="006A66BF">
            <w:pPr>
              <w:pStyle w:val="TF-CDIGO-FONTE"/>
            </w:pPr>
            <w:r>
              <w:t>56</w:t>
            </w:r>
          </w:p>
        </w:tc>
        <w:tc>
          <w:tcPr>
            <w:tcW w:w="8605" w:type="dxa"/>
            <w:tcBorders>
              <w:top w:val="single" w:sz="4" w:space="0" w:color="FFFFFF"/>
              <w:left w:val="single" w:sz="4" w:space="0" w:color="FFFFFF"/>
              <w:bottom w:val="single" w:sz="4" w:space="0" w:color="FFFFFF"/>
            </w:tcBorders>
            <w:shd w:val="clear" w:color="auto" w:fill="auto"/>
          </w:tcPr>
          <w:p w14:paraId="29847469" w14:textId="435484C9" w:rsidR="00055F22" w:rsidRDefault="00B86BCC" w:rsidP="006A66BF">
            <w:pPr>
              <w:pStyle w:val="TF-CDIGO-FONTE"/>
            </w:pPr>
            <w:r w:rsidRPr="00B86BCC">
              <w:t>}</w:t>
            </w:r>
            <w:r>
              <w:t xml:space="preserve"> </w:t>
            </w:r>
          </w:p>
        </w:tc>
      </w:tr>
      <w:tr w:rsidR="00055F22" w:rsidRPr="0022366C" w14:paraId="142E5947" w14:textId="77777777" w:rsidTr="00055F22">
        <w:trPr>
          <w:trHeight w:val="64"/>
        </w:trPr>
        <w:tc>
          <w:tcPr>
            <w:tcW w:w="457" w:type="dxa"/>
            <w:tcBorders>
              <w:top w:val="single" w:sz="4" w:space="0" w:color="FFFFFF"/>
              <w:bottom w:val="single" w:sz="4" w:space="0" w:color="FFFFFF"/>
              <w:right w:val="single" w:sz="4" w:space="0" w:color="FFFFFF"/>
            </w:tcBorders>
            <w:shd w:val="clear" w:color="auto" w:fill="auto"/>
          </w:tcPr>
          <w:p w14:paraId="56735C2F" w14:textId="6343A5D4" w:rsidR="00055F22" w:rsidRDefault="00055F22" w:rsidP="006A66BF">
            <w:pPr>
              <w:pStyle w:val="TF-CDIGO-FONTE"/>
            </w:pPr>
            <w:r>
              <w:t>57</w:t>
            </w:r>
          </w:p>
        </w:tc>
        <w:tc>
          <w:tcPr>
            <w:tcW w:w="8605" w:type="dxa"/>
            <w:tcBorders>
              <w:top w:val="single" w:sz="4" w:space="0" w:color="FFFFFF"/>
              <w:left w:val="single" w:sz="4" w:space="0" w:color="FFFFFF"/>
              <w:bottom w:val="single" w:sz="4" w:space="0" w:color="FFFFFF"/>
            </w:tcBorders>
            <w:shd w:val="clear" w:color="auto" w:fill="auto"/>
          </w:tcPr>
          <w:p w14:paraId="22A44D18" w14:textId="022FF96D" w:rsidR="00055F22" w:rsidRDefault="002D2F4B" w:rsidP="006A66BF">
            <w:pPr>
              <w:pStyle w:val="TF-CDIGO-FONTE"/>
            </w:pPr>
            <w:proofErr w:type="spellStart"/>
            <w:r w:rsidRPr="002D2F4B">
              <w:t>setChange</w:t>
            </w:r>
            <w:proofErr w:type="spellEnd"/>
            <w:proofErr w:type="gramStart"/>
            <w:r w:rsidRPr="002D2F4B">
              <w:t>(!change</w:t>
            </w:r>
            <w:proofErr w:type="gramEnd"/>
            <w:r w:rsidRPr="002D2F4B">
              <w:t>);</w:t>
            </w:r>
          </w:p>
        </w:tc>
      </w:tr>
      <w:tr w:rsidR="00055F22" w:rsidRPr="0022366C" w14:paraId="787F4FE5" w14:textId="77777777" w:rsidTr="00055F22">
        <w:trPr>
          <w:trHeight w:val="64"/>
        </w:trPr>
        <w:tc>
          <w:tcPr>
            <w:tcW w:w="457" w:type="dxa"/>
            <w:tcBorders>
              <w:top w:val="single" w:sz="4" w:space="0" w:color="FFFFFF"/>
              <w:bottom w:val="single" w:sz="4" w:space="0" w:color="FFFFFF"/>
              <w:right w:val="single" w:sz="4" w:space="0" w:color="FFFFFF"/>
            </w:tcBorders>
            <w:shd w:val="clear" w:color="auto" w:fill="auto"/>
          </w:tcPr>
          <w:p w14:paraId="0C0CC739" w14:textId="0C8BDD94" w:rsidR="00055F22" w:rsidRDefault="00055F22" w:rsidP="006A66BF">
            <w:pPr>
              <w:pStyle w:val="TF-CDIGO-FONTE"/>
            </w:pPr>
            <w:r>
              <w:t>58</w:t>
            </w:r>
          </w:p>
        </w:tc>
        <w:tc>
          <w:tcPr>
            <w:tcW w:w="8605" w:type="dxa"/>
            <w:tcBorders>
              <w:top w:val="single" w:sz="4" w:space="0" w:color="FFFFFF"/>
              <w:left w:val="single" w:sz="4" w:space="0" w:color="FFFFFF"/>
              <w:bottom w:val="single" w:sz="4" w:space="0" w:color="FFFFFF"/>
            </w:tcBorders>
            <w:shd w:val="clear" w:color="auto" w:fill="auto"/>
          </w:tcPr>
          <w:p w14:paraId="61439385" w14:textId="79A1D118" w:rsidR="00055F22" w:rsidRDefault="002D2F4B" w:rsidP="006A66BF">
            <w:pPr>
              <w:pStyle w:val="TF-CDIGO-FONTE"/>
            </w:pPr>
            <w:proofErr w:type="spellStart"/>
            <w:r w:rsidRPr="002D2F4B">
              <w:t>setLoading</w:t>
            </w:r>
            <w:proofErr w:type="spellEnd"/>
            <w:r w:rsidRPr="002D2F4B">
              <w:t>(false);</w:t>
            </w:r>
          </w:p>
        </w:tc>
      </w:tr>
      <w:tr w:rsidR="00055F22" w:rsidRPr="0022366C" w14:paraId="505B3FE1" w14:textId="77777777" w:rsidTr="00055F22">
        <w:trPr>
          <w:trHeight w:val="64"/>
        </w:trPr>
        <w:tc>
          <w:tcPr>
            <w:tcW w:w="457" w:type="dxa"/>
            <w:tcBorders>
              <w:top w:val="single" w:sz="4" w:space="0" w:color="FFFFFF"/>
              <w:bottom w:val="single" w:sz="4" w:space="0" w:color="FFFFFF"/>
              <w:right w:val="single" w:sz="4" w:space="0" w:color="FFFFFF"/>
            </w:tcBorders>
            <w:shd w:val="clear" w:color="auto" w:fill="auto"/>
          </w:tcPr>
          <w:p w14:paraId="20C8836E" w14:textId="75E046D6" w:rsidR="00055F22" w:rsidRDefault="00055F22" w:rsidP="006A66BF">
            <w:pPr>
              <w:pStyle w:val="TF-CDIGO-FONTE"/>
            </w:pPr>
            <w:r>
              <w:t>59</w:t>
            </w:r>
          </w:p>
        </w:tc>
        <w:tc>
          <w:tcPr>
            <w:tcW w:w="8605" w:type="dxa"/>
            <w:tcBorders>
              <w:top w:val="single" w:sz="4" w:space="0" w:color="FFFFFF"/>
              <w:left w:val="single" w:sz="4" w:space="0" w:color="FFFFFF"/>
              <w:bottom w:val="single" w:sz="4" w:space="0" w:color="FFFFFF"/>
            </w:tcBorders>
            <w:shd w:val="clear" w:color="auto" w:fill="auto"/>
          </w:tcPr>
          <w:p w14:paraId="4766DDE4" w14:textId="380A760E" w:rsidR="00055F22" w:rsidRDefault="002D2F4B" w:rsidP="006A66BF">
            <w:pPr>
              <w:pStyle w:val="TF-CDIGO-FONTE"/>
            </w:pPr>
            <w:r>
              <w:t>}</w:t>
            </w:r>
          </w:p>
        </w:tc>
      </w:tr>
      <w:tr w:rsidR="00055F22" w:rsidRPr="0022366C" w14:paraId="63A107A8" w14:textId="77777777" w:rsidTr="006A66BF">
        <w:trPr>
          <w:trHeight w:val="64"/>
        </w:trPr>
        <w:tc>
          <w:tcPr>
            <w:tcW w:w="457" w:type="dxa"/>
            <w:tcBorders>
              <w:top w:val="single" w:sz="4" w:space="0" w:color="FFFFFF"/>
              <w:bottom w:val="single" w:sz="4" w:space="0" w:color="auto"/>
              <w:right w:val="single" w:sz="4" w:space="0" w:color="FFFFFF"/>
            </w:tcBorders>
            <w:shd w:val="clear" w:color="auto" w:fill="auto"/>
          </w:tcPr>
          <w:p w14:paraId="7AA65986" w14:textId="72B53B96" w:rsidR="00055F22" w:rsidRDefault="00055F22" w:rsidP="006A66BF">
            <w:pPr>
              <w:pStyle w:val="TF-CDIGO-FONTE"/>
            </w:pPr>
            <w:r>
              <w:t>60</w:t>
            </w:r>
          </w:p>
        </w:tc>
        <w:tc>
          <w:tcPr>
            <w:tcW w:w="8605" w:type="dxa"/>
            <w:tcBorders>
              <w:top w:val="single" w:sz="4" w:space="0" w:color="FFFFFF"/>
              <w:left w:val="single" w:sz="4" w:space="0" w:color="FFFFFF"/>
              <w:bottom w:val="single" w:sz="4" w:space="0" w:color="auto"/>
            </w:tcBorders>
            <w:shd w:val="clear" w:color="auto" w:fill="auto"/>
          </w:tcPr>
          <w:p w14:paraId="5AC57186" w14:textId="77777777" w:rsidR="00055F22" w:rsidRDefault="00055F22" w:rsidP="006A66BF">
            <w:pPr>
              <w:pStyle w:val="TF-CDIGO-FONTE"/>
            </w:pPr>
          </w:p>
        </w:tc>
      </w:tr>
    </w:tbl>
    <w:p w14:paraId="5DB6C686" w14:textId="14AC47D3" w:rsidR="00B03AFD" w:rsidRPr="00BF5B13" w:rsidRDefault="00B03AFD" w:rsidP="00B03AFD">
      <w:pPr>
        <w:pStyle w:val="TF-FONTE"/>
      </w:pPr>
      <w:r>
        <w:t>Fonte: elaborado pelos autores</w:t>
      </w:r>
      <w:r w:rsidR="007C6007">
        <w:t xml:space="preserve"> (2024)</w:t>
      </w:r>
      <w:r>
        <w:t>.</w:t>
      </w:r>
    </w:p>
    <w:p w14:paraId="19F58E6B" w14:textId="77777777" w:rsidR="00B03AFD" w:rsidRPr="00B03AFD" w:rsidRDefault="00B03AFD" w:rsidP="00B03AFD"/>
    <w:p w14:paraId="74DBAD7F" w14:textId="4B52691E" w:rsidR="00E333B3" w:rsidRDefault="00E333B3" w:rsidP="005F602A">
      <w:pPr>
        <w:pStyle w:val="Ttulo3"/>
      </w:pPr>
      <w:bookmarkStart w:id="178" w:name="_Toc169372011"/>
      <w:r>
        <w:t>Operacionalidade da implementação</w:t>
      </w:r>
      <w:bookmarkEnd w:id="178"/>
    </w:p>
    <w:p w14:paraId="457597EE" w14:textId="1F3002CA" w:rsidR="00E333B3" w:rsidRDefault="0022104B" w:rsidP="0022104B">
      <w:pPr>
        <w:pStyle w:val="TF-TEXTO"/>
        <w:ind w:firstLine="284"/>
      </w:pPr>
      <w:r w:rsidRPr="0022104B">
        <w:t xml:space="preserve">Nesta subseção será apresentado o funcionamento da implementação por meio das </w:t>
      </w:r>
      <w:r>
        <w:t xml:space="preserve">principais </w:t>
      </w:r>
      <w:r w:rsidRPr="0022104B">
        <w:t>telas desenvolvidas</w:t>
      </w:r>
      <w:r>
        <w:t xml:space="preserve"> do sistema.</w:t>
      </w:r>
    </w:p>
    <w:p w14:paraId="69FB2344" w14:textId="365B8639" w:rsidR="005140D4" w:rsidRPr="00BB4FB0" w:rsidRDefault="005140D4" w:rsidP="005140D4">
      <w:pPr>
        <w:spacing w:line="360" w:lineRule="auto"/>
        <w:ind w:firstLine="360"/>
        <w:jc w:val="both"/>
        <w:rPr>
          <w:color w:val="000000" w:themeColor="text1"/>
        </w:rPr>
      </w:pPr>
      <w:bookmarkStart w:id="179" w:name="_Hlk169341631"/>
      <w:r w:rsidRPr="007C4B67">
        <w:rPr>
          <w:color w:val="000000" w:themeColor="text1"/>
        </w:rPr>
        <w:t>Ao abrir a aplicação, caso não esteja autenticado, será apresentado a tela de login</w:t>
      </w:r>
      <w:r>
        <w:rPr>
          <w:color w:val="000000" w:themeColor="text1"/>
        </w:rPr>
        <w:t xml:space="preserve">, </w:t>
      </w:r>
      <w:r w:rsidRPr="007C4B67">
        <w:rPr>
          <w:color w:val="000000" w:themeColor="text1"/>
        </w:rPr>
        <w:t xml:space="preserve">na qual você deve preencher os campos de </w:t>
      </w:r>
      <w:r>
        <w:rPr>
          <w:rFonts w:ascii="Courier New" w:hAnsi="Courier New" w:cs="Courier New"/>
          <w:color w:val="000000" w:themeColor="text1"/>
          <w:sz w:val="20"/>
          <w:szCs w:val="20"/>
        </w:rPr>
        <w:t>U</w:t>
      </w:r>
      <w:r w:rsidRPr="007B35E5">
        <w:rPr>
          <w:rFonts w:ascii="Courier New" w:hAnsi="Courier New" w:cs="Courier New"/>
          <w:color w:val="000000" w:themeColor="text1"/>
          <w:sz w:val="20"/>
          <w:szCs w:val="20"/>
        </w:rPr>
        <w:t>suário</w:t>
      </w:r>
      <w:r w:rsidRPr="007C4B67">
        <w:rPr>
          <w:color w:val="000000" w:themeColor="text1"/>
        </w:rPr>
        <w:t xml:space="preserve"> e </w:t>
      </w:r>
      <w:r w:rsidRPr="007B35E5">
        <w:rPr>
          <w:rFonts w:ascii="Courier New" w:hAnsi="Courier New" w:cs="Courier New"/>
          <w:color w:val="000000" w:themeColor="text1"/>
        </w:rPr>
        <w:t>Senha</w:t>
      </w:r>
      <w:r w:rsidRPr="007C4B67">
        <w:rPr>
          <w:color w:val="000000" w:themeColor="text1"/>
        </w:rPr>
        <w:t xml:space="preserve"> e no final clicar no botão </w:t>
      </w:r>
      <w:r w:rsidRPr="007B35E5">
        <w:rPr>
          <w:rFonts w:ascii="Courier New" w:hAnsi="Courier New" w:cs="Courier New"/>
          <w:color w:val="000000" w:themeColor="text1"/>
          <w:sz w:val="20"/>
          <w:szCs w:val="20"/>
        </w:rPr>
        <w:t>Entrar</w:t>
      </w:r>
      <w:r w:rsidRPr="007C4B67">
        <w:rPr>
          <w:color w:val="000000" w:themeColor="text1"/>
        </w:rPr>
        <w:t>, após a autenticação, será redirecionado para a tela inicial</w:t>
      </w:r>
      <w:r>
        <w:rPr>
          <w:color w:val="000000" w:themeColor="text1"/>
        </w:rPr>
        <w:t xml:space="preserve">, conforme a </w:t>
      </w:r>
      <w:r>
        <w:fldChar w:fldCharType="begin"/>
      </w:r>
      <w:r>
        <w:instrText xml:space="preserve"> REF  _Ref151406043 \h  \* MERGEFORMAT </w:instrText>
      </w:r>
      <w:r>
        <w:fldChar w:fldCharType="separate"/>
      </w:r>
      <w:r w:rsidR="005E1C14">
        <w:t xml:space="preserve">Figura </w:t>
      </w:r>
      <w:r w:rsidR="005E1C14">
        <w:rPr>
          <w:noProof/>
        </w:rPr>
        <w:t>14</w:t>
      </w:r>
      <w:r>
        <w:fldChar w:fldCharType="end"/>
      </w:r>
      <w:r>
        <w:rPr>
          <w:color w:val="000000" w:themeColor="text1"/>
        </w:rPr>
        <w:t>.</w:t>
      </w:r>
      <w:r w:rsidRPr="007C4B67">
        <w:rPr>
          <w:color w:val="000000" w:themeColor="text1"/>
        </w:rPr>
        <w:t xml:space="preserve"> </w:t>
      </w:r>
    </w:p>
    <w:p w14:paraId="7221DC2B" w14:textId="1FD0E1A5" w:rsidR="00D94DAF" w:rsidRDefault="00D94DAF" w:rsidP="00D94DAF">
      <w:pPr>
        <w:pStyle w:val="TF-LEGENDA"/>
      </w:pPr>
      <w:bookmarkStart w:id="180" w:name="_Toc169379568"/>
      <w:bookmarkEnd w:id="179"/>
      <w:r>
        <w:t xml:space="preserve">Figura </w:t>
      </w:r>
      <w:fldSimple w:instr=" SEQ Figura \* ARABIC ">
        <w:r w:rsidR="005E1C14">
          <w:rPr>
            <w:noProof/>
          </w:rPr>
          <w:t>14</w:t>
        </w:r>
      </w:fldSimple>
      <w:r>
        <w:t xml:space="preserve"> </w:t>
      </w:r>
      <w:r w:rsidRPr="00DD46DC">
        <w:t xml:space="preserve">– </w:t>
      </w:r>
      <w:r w:rsidR="00131ED7">
        <w:t>Tela de login</w:t>
      </w:r>
      <w:bookmarkEnd w:id="180"/>
    </w:p>
    <w:p w14:paraId="180860AC" w14:textId="088377F2" w:rsidR="00D94DAF" w:rsidRDefault="00131ED7" w:rsidP="00D94DAF">
      <w:pPr>
        <w:jc w:val="center"/>
        <w:rPr>
          <w:noProof/>
        </w:rPr>
      </w:pPr>
      <w:r w:rsidRPr="00A34F3C">
        <w:rPr>
          <w:noProof/>
        </w:rPr>
        <w:drawing>
          <wp:inline distT="0" distB="0" distL="0" distR="0" wp14:anchorId="369D4439" wp14:editId="4A4F1938">
            <wp:extent cx="5276850" cy="2647950"/>
            <wp:effectExtent l="0" t="0" r="0" b="0"/>
            <wp:docPr id="762205020" name="Imagem 1" descr="Tela de computador com jog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05020" name="Imagem 1" descr="Tela de computador com jogo&#10;&#10;Descrição gerada automaticamente com confiança baixa"/>
                    <pic:cNvPicPr/>
                  </pic:nvPicPr>
                  <pic:blipFill>
                    <a:blip r:embed="rId32"/>
                    <a:stretch>
                      <a:fillRect/>
                    </a:stretch>
                  </pic:blipFill>
                  <pic:spPr>
                    <a:xfrm>
                      <a:off x="0" y="0"/>
                      <a:ext cx="5276850" cy="2647950"/>
                    </a:xfrm>
                    <a:prstGeom prst="rect">
                      <a:avLst/>
                    </a:prstGeom>
                  </pic:spPr>
                </pic:pic>
              </a:graphicData>
            </a:graphic>
          </wp:inline>
        </w:drawing>
      </w:r>
    </w:p>
    <w:p w14:paraId="1471747D" w14:textId="1E668738" w:rsidR="00D94DAF" w:rsidRDefault="00D94DAF" w:rsidP="00D94DAF">
      <w:pPr>
        <w:pStyle w:val="TF-FONTE"/>
      </w:pPr>
      <w:r>
        <w:t>Fonte: elaborada pelos autores</w:t>
      </w:r>
      <w:r w:rsidR="007D6F32">
        <w:t xml:space="preserve"> (2024).</w:t>
      </w:r>
    </w:p>
    <w:p w14:paraId="42C98622" w14:textId="77777777" w:rsidR="005140D4" w:rsidRDefault="005140D4" w:rsidP="005140D4"/>
    <w:p w14:paraId="0B4D0B7F" w14:textId="4730A2D3" w:rsidR="00FB04A0" w:rsidRDefault="00687C49" w:rsidP="00650627">
      <w:pPr>
        <w:spacing w:line="360" w:lineRule="auto"/>
        <w:ind w:firstLine="709"/>
      </w:pPr>
      <w:r w:rsidRPr="00BE6785">
        <w:rPr>
          <w:rFonts w:eastAsiaTheme="minorHAnsi"/>
          <w:color w:val="000000" w:themeColor="text1"/>
          <w:kern w:val="2"/>
          <w:lang w:eastAsia="en-US"/>
        </w:rPr>
        <w:t xml:space="preserve">A </w:t>
      </w:r>
      <w:r w:rsidRPr="003605A6">
        <w:rPr>
          <w:rFonts w:eastAsiaTheme="minorHAnsi"/>
          <w:color w:val="000000" w:themeColor="text1"/>
          <w:kern w:val="2"/>
          <w:lang w:eastAsia="en-US"/>
        </w:rPr>
        <w:t xml:space="preserve">tela de métricas apresenta informações detalhadas sobre as métricas de produtos em estoque, incluindo o valor bruto e líquido do estoque. Essas informações estão organizadas em três diferentes componentes de cartões. Além disso, a tela inclui dois gráficos de barras, que mostram o valor das vendas e os produtos mais vendidos, conforme ilustrado na </w:t>
      </w:r>
      <w:r w:rsidR="009D023B">
        <w:fldChar w:fldCharType="begin"/>
      </w:r>
      <w:r w:rsidR="009D023B">
        <w:instrText xml:space="preserve"> REF  _Ref151406043 \h  \* MERGEFORMAT </w:instrText>
      </w:r>
      <w:r w:rsidR="009D023B">
        <w:fldChar w:fldCharType="separate"/>
      </w:r>
      <w:r w:rsidR="009D023B">
        <w:t>Figura</w:t>
      </w:r>
      <w:r w:rsidR="005E1C14">
        <w:t xml:space="preserve"> 15</w:t>
      </w:r>
      <w:r w:rsidR="009D023B">
        <w:t xml:space="preserve"> </w:t>
      </w:r>
      <w:r w:rsidR="009D023B">
        <w:fldChar w:fldCharType="end"/>
      </w:r>
      <w:r>
        <w:rPr>
          <w:rFonts w:eastAsiaTheme="minorHAnsi"/>
          <w:color w:val="000000" w:themeColor="text1"/>
          <w:kern w:val="2"/>
          <w:lang w:eastAsia="en-US"/>
        </w:rPr>
        <w:t>, a tela de métricas somente pode ser acessada pelo usuário administrador. A tela possui também um título no canto superior esquerdo</w:t>
      </w:r>
      <w:r w:rsidR="00CD729B">
        <w:rPr>
          <w:rFonts w:eastAsiaTheme="minorHAnsi"/>
          <w:color w:val="000000" w:themeColor="text1"/>
          <w:kern w:val="2"/>
          <w:lang w:eastAsia="en-US"/>
        </w:rPr>
        <w:t>.</w:t>
      </w:r>
    </w:p>
    <w:p w14:paraId="015957B4" w14:textId="2ACECC24" w:rsidR="005140D4" w:rsidRDefault="005140D4" w:rsidP="005140D4">
      <w:pPr>
        <w:pStyle w:val="TF-LEGENDA"/>
      </w:pPr>
      <w:bookmarkStart w:id="181" w:name="_Toc169379569"/>
      <w:r>
        <w:t xml:space="preserve">Figura </w:t>
      </w:r>
      <w:fldSimple w:instr=" SEQ Figura \* ARABIC ">
        <w:r w:rsidR="005E1C14">
          <w:rPr>
            <w:noProof/>
          </w:rPr>
          <w:t>15</w:t>
        </w:r>
      </w:fldSimple>
      <w:r>
        <w:t xml:space="preserve"> </w:t>
      </w:r>
      <w:r w:rsidRPr="00DD46DC">
        <w:t xml:space="preserve">– </w:t>
      </w:r>
      <w:r>
        <w:t xml:space="preserve">Tela de </w:t>
      </w:r>
      <w:r w:rsidR="00FB04A0">
        <w:t>métricas</w:t>
      </w:r>
      <w:bookmarkEnd w:id="181"/>
    </w:p>
    <w:p w14:paraId="5B864B89" w14:textId="04773C17" w:rsidR="005140D4" w:rsidRDefault="00FB04A0" w:rsidP="005140D4">
      <w:pPr>
        <w:jc w:val="center"/>
        <w:rPr>
          <w:noProof/>
        </w:rPr>
      </w:pPr>
      <w:r w:rsidRPr="00A34F3C">
        <w:rPr>
          <w:noProof/>
          <w:lang w:val="en-US"/>
        </w:rPr>
        <w:drawing>
          <wp:inline distT="0" distB="0" distL="0" distR="0" wp14:anchorId="6D48F9EC" wp14:editId="23A8BC16">
            <wp:extent cx="5248275" cy="2573079"/>
            <wp:effectExtent l="0" t="0" r="0" b="0"/>
            <wp:docPr id="1821074601" name="Imagem 1"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74601" name="Imagem 1" descr="Tela de celular com aplicativo aberto&#10;&#10;Descrição gerada automaticamente"/>
                    <pic:cNvPicPr/>
                  </pic:nvPicPr>
                  <pic:blipFill>
                    <a:blip r:embed="rId33"/>
                    <a:stretch>
                      <a:fillRect/>
                    </a:stretch>
                  </pic:blipFill>
                  <pic:spPr>
                    <a:xfrm>
                      <a:off x="0" y="0"/>
                      <a:ext cx="5249566" cy="2573712"/>
                    </a:xfrm>
                    <a:prstGeom prst="rect">
                      <a:avLst/>
                    </a:prstGeom>
                  </pic:spPr>
                </pic:pic>
              </a:graphicData>
            </a:graphic>
          </wp:inline>
        </w:drawing>
      </w:r>
    </w:p>
    <w:p w14:paraId="4A0CBAFC" w14:textId="08FD99A2" w:rsidR="005140D4" w:rsidRDefault="005140D4" w:rsidP="005140D4">
      <w:pPr>
        <w:pStyle w:val="TF-FONTE"/>
      </w:pPr>
      <w:r>
        <w:t>Fonte: elaborada pelos autores</w:t>
      </w:r>
      <w:r w:rsidR="007D6F32">
        <w:t xml:space="preserve"> (2024).</w:t>
      </w:r>
    </w:p>
    <w:p w14:paraId="64B0C62C" w14:textId="5ABD5375" w:rsidR="00650627" w:rsidRPr="006F136C" w:rsidRDefault="006F136C" w:rsidP="00650627">
      <w:pPr>
        <w:spacing w:line="360" w:lineRule="auto"/>
        <w:ind w:firstLine="708"/>
        <w:jc w:val="both"/>
        <w:rPr>
          <w:color w:val="000000" w:themeColor="text1"/>
        </w:rPr>
      </w:pPr>
      <w:r w:rsidRPr="00D86A7F">
        <w:rPr>
          <w:color w:val="000000" w:themeColor="text1"/>
        </w:rPr>
        <w:lastRenderedPageBreak/>
        <w:t xml:space="preserve">A </w:t>
      </w:r>
      <w:r w:rsidRPr="00D86A7F">
        <w:t>tela de vendas exibe o histórico de vendas para um período selecionado pelo usuário administrador. Neste histórico, é possível visualizar a data e hora da venda, o vendedor, a forma de pagamento, a aplicação de descontos</w:t>
      </w:r>
      <w:r>
        <w:t>,</w:t>
      </w:r>
      <w:r w:rsidRPr="00D86A7F">
        <w:t xml:space="preserve"> valores totais bruto e líquido</w:t>
      </w:r>
      <w:r>
        <w:t xml:space="preserve"> e a ação de </w:t>
      </w:r>
      <w:r w:rsidRPr="005B50AC">
        <w:rPr>
          <w:rFonts w:ascii="Courier New" w:hAnsi="Courier New" w:cs="Courier New"/>
          <w:sz w:val="20"/>
          <w:szCs w:val="20"/>
        </w:rPr>
        <w:t>Ver Produtos</w:t>
      </w:r>
      <w:r w:rsidRPr="00D86A7F">
        <w:t xml:space="preserve">, conforme ilustrado na </w:t>
      </w:r>
      <w:r w:rsidR="009D023B">
        <w:fldChar w:fldCharType="begin"/>
      </w:r>
      <w:r w:rsidR="009D023B">
        <w:instrText xml:space="preserve"> REF  _Ref151406043 \h  \* MERGEFORMAT </w:instrText>
      </w:r>
      <w:r w:rsidR="009D023B">
        <w:fldChar w:fldCharType="separate"/>
      </w:r>
      <w:r w:rsidR="009D023B">
        <w:t xml:space="preserve">Figura </w:t>
      </w:r>
      <w:r w:rsidR="009D023B">
        <w:rPr>
          <w:noProof/>
        </w:rPr>
        <w:t>1</w:t>
      </w:r>
      <w:r w:rsidR="005E1C14">
        <w:rPr>
          <w:noProof/>
        </w:rPr>
        <w:t>6</w:t>
      </w:r>
      <w:r w:rsidR="009D023B">
        <w:fldChar w:fldCharType="end"/>
      </w:r>
      <w:r w:rsidRPr="00D86A7F">
        <w:t>. Além disso a tela mostra o total bruto e líquido correspondente a todos os registros do período em questão, possuindo também um componente de tabela</w:t>
      </w:r>
      <w:r>
        <w:t xml:space="preserve"> e um componente de menu</w:t>
      </w:r>
      <w:r w:rsidRPr="00D86A7F">
        <w:t xml:space="preserve">, replicado a todo o sistema, com </w:t>
      </w:r>
      <w:r w:rsidR="002B2406" w:rsidRPr="00D86A7F">
        <w:t>pagina</w:t>
      </w:r>
      <w:r w:rsidR="002B2406">
        <w:t>ção</w:t>
      </w:r>
      <w:r w:rsidRPr="00D86A7F">
        <w:t xml:space="preserve"> e quantidade de registros por página</w:t>
      </w:r>
      <w:r>
        <w:t xml:space="preserve">. </w:t>
      </w:r>
      <w:r w:rsidRPr="00D86A7F">
        <w:rPr>
          <w:color w:val="000000" w:themeColor="text1"/>
        </w:rPr>
        <w:t xml:space="preserve">A tela de </w:t>
      </w:r>
      <w:r w:rsidRPr="00D86A7F">
        <w:t>vendas</w:t>
      </w:r>
      <w:r w:rsidRPr="00D86A7F">
        <w:rPr>
          <w:color w:val="000000" w:themeColor="text1"/>
        </w:rPr>
        <w:t xml:space="preserve"> somente pode ser acessada pelo usuário administrador.</w:t>
      </w:r>
    </w:p>
    <w:p w14:paraId="78CC3849" w14:textId="2CFF4F4E" w:rsidR="00CD729B" w:rsidRDefault="00CD729B" w:rsidP="00CD729B">
      <w:pPr>
        <w:pStyle w:val="TF-LEGENDA"/>
      </w:pPr>
      <w:bookmarkStart w:id="182" w:name="_Toc169379570"/>
      <w:r>
        <w:t xml:space="preserve">Figura </w:t>
      </w:r>
      <w:fldSimple w:instr=" SEQ Figura \* ARABIC ">
        <w:r w:rsidR="005E1C14">
          <w:rPr>
            <w:noProof/>
          </w:rPr>
          <w:t>16</w:t>
        </w:r>
      </w:fldSimple>
      <w:r>
        <w:t xml:space="preserve"> </w:t>
      </w:r>
      <w:r w:rsidRPr="00DD46DC">
        <w:t xml:space="preserve">– </w:t>
      </w:r>
      <w:r>
        <w:t xml:space="preserve">Tela de </w:t>
      </w:r>
      <w:r w:rsidR="00687D4B">
        <w:t>vendas</w:t>
      </w:r>
      <w:bookmarkEnd w:id="182"/>
    </w:p>
    <w:p w14:paraId="4D983218" w14:textId="0232DBAB" w:rsidR="00CD729B" w:rsidRDefault="00687D4B" w:rsidP="00CD729B">
      <w:pPr>
        <w:jc w:val="center"/>
        <w:rPr>
          <w:noProof/>
        </w:rPr>
      </w:pPr>
      <w:r w:rsidRPr="00E54153">
        <w:rPr>
          <w:noProof/>
        </w:rPr>
        <w:drawing>
          <wp:inline distT="0" distB="0" distL="0" distR="0" wp14:anchorId="7421E7FD" wp14:editId="53CDCFF2">
            <wp:extent cx="4880345" cy="2443088"/>
            <wp:effectExtent l="0" t="0" r="0" b="0"/>
            <wp:docPr id="47730091"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0091" name="Imagem 1" descr="Uma imagem contendo Texto&#10;&#10;Descrição gerada automaticamente"/>
                    <pic:cNvPicPr/>
                  </pic:nvPicPr>
                  <pic:blipFill>
                    <a:blip r:embed="rId34"/>
                    <a:stretch>
                      <a:fillRect/>
                    </a:stretch>
                  </pic:blipFill>
                  <pic:spPr>
                    <a:xfrm>
                      <a:off x="0" y="0"/>
                      <a:ext cx="4908210" cy="2457037"/>
                    </a:xfrm>
                    <a:prstGeom prst="rect">
                      <a:avLst/>
                    </a:prstGeom>
                  </pic:spPr>
                </pic:pic>
              </a:graphicData>
            </a:graphic>
          </wp:inline>
        </w:drawing>
      </w:r>
    </w:p>
    <w:p w14:paraId="62C69A02" w14:textId="6880C090" w:rsidR="00CD729B" w:rsidRDefault="00CD729B" w:rsidP="00CD729B">
      <w:pPr>
        <w:pStyle w:val="TF-FONTE"/>
      </w:pPr>
      <w:r>
        <w:t>Fonte: elaborada pelos autores</w:t>
      </w:r>
      <w:r w:rsidR="007D6F32">
        <w:t xml:space="preserve"> (2024).</w:t>
      </w:r>
    </w:p>
    <w:p w14:paraId="681FD173" w14:textId="596EE0CA" w:rsidR="004A6394" w:rsidRPr="004A6394" w:rsidRDefault="009D023B" w:rsidP="009D023B">
      <w:pPr>
        <w:spacing w:line="360" w:lineRule="auto"/>
        <w:ind w:firstLine="709"/>
        <w:jc w:val="both"/>
      </w:pPr>
      <w:r w:rsidRPr="009D023B">
        <w:t xml:space="preserve">A tela de gestão é responsável por exibir as vendas de um período específico, separadas por vendedor. A tabela apresenta o vendedor, o valor total bruto, o valor líquido e a ação </w:t>
      </w:r>
      <w:r w:rsidRPr="009D023B">
        <w:rPr>
          <w:rFonts w:ascii="Courier New" w:hAnsi="Courier New" w:cs="Courier New"/>
          <w:sz w:val="20"/>
          <w:szCs w:val="20"/>
        </w:rPr>
        <w:t>de Ver Meses</w:t>
      </w:r>
      <w:r w:rsidRPr="009D023B">
        <w:t xml:space="preserve">, conforme ilustrado na </w:t>
      </w:r>
      <w:r>
        <w:fldChar w:fldCharType="begin"/>
      </w:r>
      <w:r>
        <w:instrText xml:space="preserve"> REF  _Ref151406043 \h  \* MERGEFORMAT </w:instrText>
      </w:r>
      <w:r>
        <w:fldChar w:fldCharType="separate"/>
      </w:r>
      <w:r>
        <w:t xml:space="preserve">Figura </w:t>
      </w:r>
      <w:r>
        <w:rPr>
          <w:noProof/>
        </w:rPr>
        <w:t>1</w:t>
      </w:r>
      <w:r w:rsidR="005E1C14">
        <w:rPr>
          <w:noProof/>
        </w:rPr>
        <w:t>7</w:t>
      </w:r>
      <w:r>
        <w:fldChar w:fldCharType="end"/>
      </w:r>
      <w:r w:rsidRPr="009D023B">
        <w:t>. Também é possível baixar os relatórios de produtos e de vendas, que estão localizados no quanto superior direito da tabela. A tela de gestão somente pode ser acessada pelo usuário administrador.</w:t>
      </w:r>
    </w:p>
    <w:p w14:paraId="5BB478B1" w14:textId="6BBC0E32" w:rsidR="0047716D" w:rsidRDefault="0047716D" w:rsidP="0047716D">
      <w:pPr>
        <w:pStyle w:val="TF-LEGENDA"/>
      </w:pPr>
      <w:bookmarkStart w:id="183" w:name="_Toc169379571"/>
      <w:r>
        <w:t xml:space="preserve">Figura </w:t>
      </w:r>
      <w:fldSimple w:instr=" SEQ Figura \* ARABIC ">
        <w:r>
          <w:rPr>
            <w:noProof/>
          </w:rPr>
          <w:t>1</w:t>
        </w:r>
        <w:r w:rsidR="005E1C14">
          <w:rPr>
            <w:noProof/>
          </w:rPr>
          <w:t>7</w:t>
        </w:r>
      </w:fldSimple>
      <w:r>
        <w:t xml:space="preserve"> </w:t>
      </w:r>
      <w:r w:rsidRPr="00DD46DC">
        <w:t xml:space="preserve">– </w:t>
      </w:r>
      <w:r>
        <w:t xml:space="preserve">Tela de </w:t>
      </w:r>
      <w:r w:rsidR="004A6394">
        <w:t>gestão</w:t>
      </w:r>
      <w:bookmarkEnd w:id="183"/>
    </w:p>
    <w:p w14:paraId="3586F3CC" w14:textId="67EE6A7A" w:rsidR="0047716D" w:rsidRDefault="00A12D82" w:rsidP="0047716D">
      <w:pPr>
        <w:jc w:val="center"/>
        <w:rPr>
          <w:noProof/>
        </w:rPr>
      </w:pPr>
      <w:r w:rsidRPr="003C2812">
        <w:rPr>
          <w:noProof/>
        </w:rPr>
        <w:drawing>
          <wp:inline distT="0" distB="0" distL="0" distR="0" wp14:anchorId="4077AF40" wp14:editId="65DFFA3A">
            <wp:extent cx="5076825" cy="2487671"/>
            <wp:effectExtent l="0" t="0" r="0" b="8255"/>
            <wp:docPr id="1134621801" name="Imagem 1"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21801" name="Imagem 1" descr="Tela de computador com fundo preto&#10;&#10;Descrição gerada automaticamente"/>
                    <pic:cNvPicPr/>
                  </pic:nvPicPr>
                  <pic:blipFill>
                    <a:blip r:embed="rId35"/>
                    <a:stretch>
                      <a:fillRect/>
                    </a:stretch>
                  </pic:blipFill>
                  <pic:spPr>
                    <a:xfrm>
                      <a:off x="0" y="0"/>
                      <a:ext cx="5157224" cy="2527067"/>
                    </a:xfrm>
                    <a:prstGeom prst="rect">
                      <a:avLst/>
                    </a:prstGeom>
                  </pic:spPr>
                </pic:pic>
              </a:graphicData>
            </a:graphic>
          </wp:inline>
        </w:drawing>
      </w:r>
    </w:p>
    <w:p w14:paraId="15439641" w14:textId="26CC380B" w:rsidR="0047716D" w:rsidRDefault="0047716D" w:rsidP="0047716D">
      <w:pPr>
        <w:pStyle w:val="TF-FONTE"/>
      </w:pPr>
      <w:r>
        <w:t>Fonte: elaborada pelos autores</w:t>
      </w:r>
      <w:r w:rsidR="007D6F32">
        <w:t xml:space="preserve"> (2024).</w:t>
      </w:r>
    </w:p>
    <w:p w14:paraId="14C906AC" w14:textId="2F02FAAE" w:rsidR="00E1446D" w:rsidRPr="00E1446D" w:rsidRDefault="00CF7779" w:rsidP="00D90DE7">
      <w:pPr>
        <w:spacing w:line="360" w:lineRule="auto"/>
        <w:ind w:firstLine="709"/>
        <w:jc w:val="both"/>
      </w:pPr>
      <w:bookmarkStart w:id="184" w:name="_Hlk169342818"/>
      <w:r>
        <w:lastRenderedPageBreak/>
        <w:t xml:space="preserve">A tela de produtos é responsável por exibir os produtos já cadastrados em uma tabela, incluindo o modelo, preço, valor à vista, a quantidade em estoque e as ações de </w:t>
      </w:r>
      <w:r w:rsidRPr="00C4210A">
        <w:rPr>
          <w:rFonts w:ascii="Courier New" w:hAnsi="Courier New" w:cs="Courier New"/>
          <w:sz w:val="20"/>
        </w:rPr>
        <w:t>Adicionar Produto</w:t>
      </w:r>
      <w:r>
        <w:t xml:space="preserve">, </w:t>
      </w:r>
      <w:r w:rsidRPr="00C4210A">
        <w:rPr>
          <w:rFonts w:ascii="Courier New" w:hAnsi="Courier New" w:cs="Courier New"/>
          <w:sz w:val="20"/>
        </w:rPr>
        <w:t>Ver Produtos</w:t>
      </w:r>
      <w:r>
        <w:t xml:space="preserve">, </w:t>
      </w:r>
      <w:r w:rsidRPr="00C4210A">
        <w:rPr>
          <w:rFonts w:ascii="Courier New" w:hAnsi="Courier New" w:cs="Courier New"/>
          <w:sz w:val="20"/>
        </w:rPr>
        <w:t>Imprimir Etiquetas</w:t>
      </w:r>
      <w:r>
        <w:t xml:space="preserve">, </w:t>
      </w:r>
      <w:r w:rsidRPr="00C4210A">
        <w:rPr>
          <w:rFonts w:ascii="Courier New" w:hAnsi="Courier New" w:cs="Courier New"/>
          <w:sz w:val="20"/>
        </w:rPr>
        <w:t>Alterar Modelo</w:t>
      </w:r>
      <w:r>
        <w:t xml:space="preserve">, </w:t>
      </w:r>
      <w:r w:rsidRPr="00C4210A">
        <w:rPr>
          <w:rFonts w:ascii="Courier New" w:hAnsi="Courier New" w:cs="Courier New"/>
          <w:sz w:val="20"/>
        </w:rPr>
        <w:t>Alterar Preço</w:t>
      </w:r>
      <w:r>
        <w:t xml:space="preserve">, </w:t>
      </w:r>
      <w:r w:rsidRPr="00C4210A">
        <w:rPr>
          <w:rFonts w:ascii="Courier New" w:hAnsi="Courier New" w:cs="Courier New"/>
          <w:sz w:val="20"/>
        </w:rPr>
        <w:t>Alterar Valor à Vista</w:t>
      </w:r>
      <w:r>
        <w:t xml:space="preserve">, </w:t>
      </w:r>
      <w:r w:rsidRPr="00C4210A">
        <w:rPr>
          <w:rFonts w:ascii="Courier New" w:hAnsi="Courier New" w:cs="Courier New"/>
          <w:sz w:val="20"/>
        </w:rPr>
        <w:t>Excluir Modelo</w:t>
      </w:r>
      <w:r>
        <w:t xml:space="preserve">, conforme ilustrado na </w:t>
      </w:r>
      <w:r w:rsidR="00D21209">
        <w:fldChar w:fldCharType="begin"/>
      </w:r>
      <w:r w:rsidR="00D21209">
        <w:instrText xml:space="preserve"> REF  _Ref151406043 \h  \* MERGEFORMAT </w:instrText>
      </w:r>
      <w:r w:rsidR="00D21209">
        <w:fldChar w:fldCharType="separate"/>
      </w:r>
      <w:r w:rsidR="00D21209">
        <w:t xml:space="preserve">Figura </w:t>
      </w:r>
      <w:r w:rsidR="00D21209">
        <w:rPr>
          <w:noProof/>
        </w:rPr>
        <w:t>1</w:t>
      </w:r>
      <w:r w:rsidR="005E1C14">
        <w:rPr>
          <w:noProof/>
        </w:rPr>
        <w:t>8</w:t>
      </w:r>
      <w:r w:rsidR="00D21209">
        <w:fldChar w:fldCharType="end"/>
      </w:r>
      <w:r w:rsidR="00D21209">
        <w:t xml:space="preserve">. </w:t>
      </w:r>
      <w:r>
        <w:t xml:space="preserve"> Além de ter um botão de adicionar modelo no canto superior direito, e um filtro no quanto superior esquerdo, possibilitando a pesquisa pelo nome do modelo/produto</w:t>
      </w:r>
      <w:bookmarkEnd w:id="184"/>
    </w:p>
    <w:p w14:paraId="2377FED0" w14:textId="59B4F2D4" w:rsidR="00A12D82" w:rsidRDefault="00A12D82" w:rsidP="00A12D82">
      <w:pPr>
        <w:pStyle w:val="TF-LEGENDA"/>
      </w:pPr>
      <w:bookmarkStart w:id="185" w:name="_Toc169379572"/>
      <w:r>
        <w:t xml:space="preserve">Figura </w:t>
      </w:r>
      <w:fldSimple w:instr=" SEQ Figura \* ARABIC ">
        <w:r w:rsidR="005E1C14">
          <w:rPr>
            <w:noProof/>
          </w:rPr>
          <w:t>18</w:t>
        </w:r>
      </w:fldSimple>
      <w:r>
        <w:t xml:space="preserve"> </w:t>
      </w:r>
      <w:r w:rsidRPr="00DD46DC">
        <w:t xml:space="preserve">– </w:t>
      </w:r>
      <w:r>
        <w:t xml:space="preserve">Tela de </w:t>
      </w:r>
      <w:r w:rsidR="00A232FB">
        <w:t>produtos</w:t>
      </w:r>
      <w:bookmarkEnd w:id="185"/>
    </w:p>
    <w:p w14:paraId="4D77451B" w14:textId="329FEE92" w:rsidR="00A12D82" w:rsidRDefault="00A232FB" w:rsidP="00A12D82">
      <w:pPr>
        <w:jc w:val="center"/>
        <w:rPr>
          <w:noProof/>
        </w:rPr>
      </w:pPr>
      <w:r w:rsidRPr="005D27B1">
        <w:rPr>
          <w:noProof/>
          <w:lang w:val="en-US"/>
        </w:rPr>
        <w:drawing>
          <wp:inline distT="0" distB="0" distL="0" distR="0" wp14:anchorId="3C902C62" wp14:editId="0063676C">
            <wp:extent cx="5201884" cy="2619375"/>
            <wp:effectExtent l="0" t="0" r="0" b="0"/>
            <wp:docPr id="1333553491"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53491" name="Imagem 1" descr="Tela de computador&#10;&#10;Descrição gerada automaticamente"/>
                    <pic:cNvPicPr/>
                  </pic:nvPicPr>
                  <pic:blipFill>
                    <a:blip r:embed="rId36"/>
                    <a:stretch>
                      <a:fillRect/>
                    </a:stretch>
                  </pic:blipFill>
                  <pic:spPr>
                    <a:xfrm>
                      <a:off x="0" y="0"/>
                      <a:ext cx="5204203" cy="2620543"/>
                    </a:xfrm>
                    <a:prstGeom prst="rect">
                      <a:avLst/>
                    </a:prstGeom>
                  </pic:spPr>
                </pic:pic>
              </a:graphicData>
            </a:graphic>
          </wp:inline>
        </w:drawing>
      </w:r>
    </w:p>
    <w:p w14:paraId="73A30AF3" w14:textId="7DDC6CDE" w:rsidR="00A12D82" w:rsidRDefault="00A12D82" w:rsidP="00A12D82">
      <w:pPr>
        <w:pStyle w:val="TF-FONTE"/>
      </w:pPr>
      <w:r>
        <w:t>Fonte: elaborada pelos autores</w:t>
      </w:r>
      <w:r w:rsidR="007D6F32">
        <w:t xml:space="preserve"> (2024).</w:t>
      </w:r>
    </w:p>
    <w:p w14:paraId="05C3679A" w14:textId="1AF17288" w:rsidR="00A12D82" w:rsidRDefault="00B95124" w:rsidP="00B95124">
      <w:pPr>
        <w:spacing w:line="360" w:lineRule="auto"/>
        <w:ind w:firstLine="709"/>
      </w:pPr>
      <w:r w:rsidRPr="00DE5D5D">
        <w:rPr>
          <w:color w:val="000000" w:themeColor="text1"/>
        </w:rPr>
        <w:t xml:space="preserve">A ação </w:t>
      </w:r>
      <w:r w:rsidRPr="00DE5D5D">
        <w:rPr>
          <w:rFonts w:ascii="Courier New" w:hAnsi="Courier New" w:cs="Courier New"/>
          <w:color w:val="000000" w:themeColor="text1"/>
          <w:sz w:val="20"/>
          <w:szCs w:val="20"/>
        </w:rPr>
        <w:t>Adicionar Produto</w:t>
      </w:r>
      <w:r w:rsidRPr="00DE5D5D">
        <w:rPr>
          <w:color w:val="000000" w:themeColor="text1"/>
        </w:rPr>
        <w:t xml:space="preserve"> permite incluir mais itens no estoque. Durante esta ação, é necessário selecionar o </w:t>
      </w:r>
      <w:r w:rsidRPr="00DE5D5D">
        <w:rPr>
          <w:rFonts w:ascii="Courier New" w:hAnsi="Courier New" w:cs="Courier New"/>
          <w:color w:val="000000" w:themeColor="text1"/>
          <w:sz w:val="20"/>
          <w:szCs w:val="20"/>
        </w:rPr>
        <w:t>Tamanho</w:t>
      </w:r>
      <w:r w:rsidRPr="00DE5D5D">
        <w:rPr>
          <w:color w:val="000000" w:themeColor="text1"/>
        </w:rPr>
        <w:t xml:space="preserve">, a </w:t>
      </w:r>
      <w:r w:rsidRPr="00DE5D5D">
        <w:rPr>
          <w:rFonts w:ascii="Courier New" w:hAnsi="Courier New" w:cs="Courier New"/>
          <w:color w:val="000000" w:themeColor="text1"/>
          <w:sz w:val="20"/>
          <w:szCs w:val="20"/>
        </w:rPr>
        <w:t>Cor</w:t>
      </w:r>
      <w:r w:rsidRPr="00DE5D5D">
        <w:rPr>
          <w:color w:val="000000" w:themeColor="text1"/>
        </w:rPr>
        <w:t xml:space="preserve"> e a </w:t>
      </w:r>
      <w:r>
        <w:rPr>
          <w:rFonts w:ascii="Courier New" w:hAnsi="Courier New" w:cs="Courier New"/>
          <w:color w:val="000000" w:themeColor="text1"/>
          <w:sz w:val="20"/>
          <w:szCs w:val="20"/>
        </w:rPr>
        <w:t>Quantidade</w:t>
      </w:r>
      <w:r w:rsidRPr="00DE5D5D">
        <w:rPr>
          <w:color w:val="000000" w:themeColor="text1"/>
        </w:rPr>
        <w:t xml:space="preserve"> desejada. Ao clicar no botão </w:t>
      </w:r>
      <w:r w:rsidRPr="00BF35B8">
        <w:rPr>
          <w:rFonts w:ascii="Courier New" w:hAnsi="Courier New" w:cs="Courier New"/>
          <w:color w:val="000000" w:themeColor="text1"/>
          <w:sz w:val="20"/>
          <w:szCs w:val="20"/>
        </w:rPr>
        <w:t>Adicionar</w:t>
      </w:r>
      <w:r w:rsidRPr="00DE5D5D">
        <w:rPr>
          <w:color w:val="000000" w:themeColor="text1"/>
        </w:rPr>
        <w:t xml:space="preserve">, os produtos são listados em uma tabela abaixo, mas ainda não são adicionados ao estoque. A inclusão efetiva dos produtos só ocorre ao clicar no botão </w:t>
      </w:r>
      <w:r w:rsidRPr="00BF35B8">
        <w:rPr>
          <w:rFonts w:ascii="Courier New" w:hAnsi="Courier New" w:cs="Courier New"/>
          <w:color w:val="000000" w:themeColor="text1"/>
          <w:sz w:val="20"/>
          <w:szCs w:val="20"/>
        </w:rPr>
        <w:t>Adicionar Produtos</w:t>
      </w:r>
      <w:r w:rsidRPr="00DE5D5D">
        <w:rPr>
          <w:color w:val="000000" w:themeColor="text1"/>
        </w:rPr>
        <w:t xml:space="preserve">, localizado no final da janela, conforme ilustrado na </w:t>
      </w:r>
      <w:r>
        <w:fldChar w:fldCharType="begin"/>
      </w:r>
      <w:r>
        <w:instrText xml:space="preserve"> REF  _Ref151406043 \h  \* MERGEFORMAT </w:instrText>
      </w:r>
      <w:r>
        <w:fldChar w:fldCharType="separate"/>
      </w:r>
      <w:r>
        <w:t xml:space="preserve">Figura </w:t>
      </w:r>
      <w:r>
        <w:rPr>
          <w:noProof/>
        </w:rPr>
        <w:t>1</w:t>
      </w:r>
      <w:r w:rsidR="005E1C14">
        <w:rPr>
          <w:noProof/>
        </w:rPr>
        <w:t>9</w:t>
      </w:r>
      <w:r>
        <w:fldChar w:fldCharType="end"/>
      </w:r>
      <w:r w:rsidRPr="00DE5D5D">
        <w:rPr>
          <w:color w:val="000000" w:themeColor="text1"/>
        </w:rPr>
        <w:t>.</w:t>
      </w:r>
    </w:p>
    <w:p w14:paraId="64E687E4" w14:textId="129AEFC7" w:rsidR="00496657" w:rsidRPr="00B95124" w:rsidRDefault="00496657" w:rsidP="00496657">
      <w:pPr>
        <w:pStyle w:val="TF-LEGENDA"/>
      </w:pPr>
      <w:bookmarkStart w:id="186" w:name="_Toc169379573"/>
      <w:r>
        <w:t xml:space="preserve">Figura </w:t>
      </w:r>
      <w:fldSimple w:instr=" SEQ Figura \* ARABIC ">
        <w:r w:rsidR="005E1C14">
          <w:rPr>
            <w:noProof/>
          </w:rPr>
          <w:t>19</w:t>
        </w:r>
      </w:fldSimple>
      <w:r>
        <w:t xml:space="preserve"> </w:t>
      </w:r>
      <w:r w:rsidRPr="00DD46DC">
        <w:t xml:space="preserve">– </w:t>
      </w:r>
      <w:r>
        <w:t>Tela de produtos</w:t>
      </w:r>
      <w:r w:rsidR="00B95124">
        <w:t>/Adicionar Produto</w:t>
      </w:r>
      <w:bookmarkEnd w:id="186"/>
    </w:p>
    <w:p w14:paraId="7AF80FAA" w14:textId="5777EF21" w:rsidR="00496657" w:rsidRDefault="00D838FD" w:rsidP="00496657">
      <w:pPr>
        <w:jc w:val="center"/>
        <w:rPr>
          <w:noProof/>
        </w:rPr>
      </w:pPr>
      <w:r>
        <w:rPr>
          <w:noProof/>
        </w:rPr>
        <w:drawing>
          <wp:inline distT="0" distB="0" distL="0" distR="0" wp14:anchorId="2F1DA892" wp14:editId="1F570137">
            <wp:extent cx="5086350" cy="2529526"/>
            <wp:effectExtent l="0" t="0" r="0" b="4445"/>
            <wp:docPr id="47776050" name="Imagem 1"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6050" name="Imagem 1" descr="Tela de computador com fundo preto&#10;&#10;Descrição gerada automaticamente"/>
                    <pic:cNvPicPr/>
                  </pic:nvPicPr>
                  <pic:blipFill>
                    <a:blip r:embed="rId37"/>
                    <a:stretch>
                      <a:fillRect/>
                    </a:stretch>
                  </pic:blipFill>
                  <pic:spPr>
                    <a:xfrm>
                      <a:off x="0" y="0"/>
                      <a:ext cx="5101827" cy="2537223"/>
                    </a:xfrm>
                    <a:prstGeom prst="rect">
                      <a:avLst/>
                    </a:prstGeom>
                  </pic:spPr>
                </pic:pic>
              </a:graphicData>
            </a:graphic>
          </wp:inline>
        </w:drawing>
      </w:r>
    </w:p>
    <w:p w14:paraId="197DE4CC" w14:textId="4B5C2D15" w:rsidR="00496657" w:rsidRDefault="00496657" w:rsidP="00496657">
      <w:pPr>
        <w:pStyle w:val="TF-FONTE"/>
      </w:pPr>
      <w:r>
        <w:t>Fonte: elaborada pelos autores</w:t>
      </w:r>
      <w:r w:rsidR="007D6F32">
        <w:t xml:space="preserve"> (2024).</w:t>
      </w:r>
    </w:p>
    <w:p w14:paraId="78CDA96B" w14:textId="7A421795" w:rsidR="00DF4E9D" w:rsidRPr="00DF4E9D" w:rsidRDefault="00DF4E9D" w:rsidP="007116F7">
      <w:pPr>
        <w:pStyle w:val="TF-TEXTO"/>
        <w:ind w:firstLine="708"/>
      </w:pPr>
      <w:r>
        <w:lastRenderedPageBreak/>
        <w:t xml:space="preserve">A tela de vendas é dividida em duas abas, conforme mostrado. A primeira aba, intitulada </w:t>
      </w:r>
      <w:r w:rsidRPr="000A55C9">
        <w:rPr>
          <w:rFonts w:ascii="Courier New" w:hAnsi="Courier New" w:cs="Courier New"/>
          <w:sz w:val="20"/>
        </w:rPr>
        <w:t>Produtos</w:t>
      </w:r>
      <w:r>
        <w:t xml:space="preserve">, é responsável pelo registro dos produtos durante a venda. Nessa aba, há um campo para o </w:t>
      </w:r>
      <w:r>
        <w:rPr>
          <w:rFonts w:ascii="Courier New" w:hAnsi="Courier New" w:cs="Courier New"/>
          <w:sz w:val="20"/>
        </w:rPr>
        <w:t>C</w:t>
      </w:r>
      <w:r w:rsidRPr="000A55C9">
        <w:rPr>
          <w:rFonts w:ascii="Courier New" w:hAnsi="Courier New" w:cs="Courier New"/>
          <w:sz w:val="20"/>
        </w:rPr>
        <w:t xml:space="preserve">ódigo de </w:t>
      </w:r>
      <w:r>
        <w:rPr>
          <w:rFonts w:ascii="Courier New" w:hAnsi="Courier New" w:cs="Courier New"/>
          <w:sz w:val="20"/>
        </w:rPr>
        <w:t>B</w:t>
      </w:r>
      <w:r w:rsidRPr="000A55C9">
        <w:rPr>
          <w:rFonts w:ascii="Courier New" w:hAnsi="Courier New" w:cs="Courier New"/>
          <w:sz w:val="20"/>
        </w:rPr>
        <w:t>arras</w:t>
      </w:r>
      <w:r>
        <w:t xml:space="preserve"> onde, com um leitor, os produtos são registrados. No entanto, se houver algum problema, como uma etiqueta danificada, é possível registrar o produto informando o </w:t>
      </w:r>
      <w:r w:rsidRPr="000A55C9">
        <w:rPr>
          <w:rFonts w:ascii="Courier New" w:hAnsi="Courier New" w:cs="Courier New"/>
          <w:sz w:val="20"/>
        </w:rPr>
        <w:t>Modelo</w:t>
      </w:r>
      <w:r>
        <w:t xml:space="preserve">, </w:t>
      </w:r>
      <w:r w:rsidRPr="000A55C9">
        <w:rPr>
          <w:rFonts w:ascii="Courier New" w:hAnsi="Courier New" w:cs="Courier New"/>
          <w:sz w:val="20"/>
        </w:rPr>
        <w:t>Tamanho</w:t>
      </w:r>
      <w:r>
        <w:t xml:space="preserve">, </w:t>
      </w:r>
      <w:r w:rsidRPr="000A55C9">
        <w:rPr>
          <w:rFonts w:ascii="Courier New" w:hAnsi="Courier New" w:cs="Courier New"/>
          <w:sz w:val="20"/>
        </w:rPr>
        <w:t>Cor</w:t>
      </w:r>
      <w:r>
        <w:t xml:space="preserve"> e </w:t>
      </w:r>
      <w:r w:rsidRPr="002E21A7">
        <w:rPr>
          <w:rFonts w:ascii="Courier New" w:hAnsi="Courier New" w:cs="Courier New"/>
          <w:sz w:val="20"/>
        </w:rPr>
        <w:t>Quantidade</w:t>
      </w:r>
      <w:r>
        <w:t xml:space="preserve">. Após adicionar os produtos, eles são listados em uma tabela abaixo dos campos, permitindo ajustar a quantidade de cada item ou removê-los do carrinho conforme necessário, conforme ilustrado na </w:t>
      </w:r>
      <w:r>
        <w:fldChar w:fldCharType="begin"/>
      </w:r>
      <w:r>
        <w:instrText xml:space="preserve"> REF  _Ref151406043 \h  \* MERGEFORMAT </w:instrText>
      </w:r>
      <w:r>
        <w:fldChar w:fldCharType="separate"/>
      </w:r>
      <w:r>
        <w:t xml:space="preserve">Figura </w:t>
      </w:r>
      <w:r w:rsidR="005E1C14">
        <w:rPr>
          <w:noProof/>
        </w:rPr>
        <w:t>20</w:t>
      </w:r>
      <w:r>
        <w:fldChar w:fldCharType="end"/>
      </w:r>
      <w:r w:rsidRPr="00DE5D5D">
        <w:rPr>
          <w:color w:val="000000" w:themeColor="text1"/>
        </w:rPr>
        <w:t>.</w:t>
      </w:r>
    </w:p>
    <w:p w14:paraId="08D8F2CE" w14:textId="55DBD49D" w:rsidR="00690A30" w:rsidRPr="00B95124" w:rsidRDefault="00690A30" w:rsidP="00690A30">
      <w:pPr>
        <w:pStyle w:val="TF-LEGENDA"/>
      </w:pPr>
      <w:bookmarkStart w:id="187" w:name="_Toc169379574"/>
      <w:r>
        <w:t xml:space="preserve">Figura </w:t>
      </w:r>
      <w:fldSimple w:instr=" SEQ Figura \* ARABIC ">
        <w:r w:rsidR="005E1C14">
          <w:rPr>
            <w:noProof/>
          </w:rPr>
          <w:t>20</w:t>
        </w:r>
      </w:fldSimple>
      <w:r>
        <w:t xml:space="preserve"> </w:t>
      </w:r>
      <w:r w:rsidRPr="00DD46DC">
        <w:t xml:space="preserve">– </w:t>
      </w:r>
      <w:r w:rsidR="00E7739D">
        <w:t>Venda/Produtos</w:t>
      </w:r>
      <w:bookmarkEnd w:id="187"/>
    </w:p>
    <w:p w14:paraId="05E789E1" w14:textId="77777777" w:rsidR="00690A30" w:rsidRDefault="00690A30" w:rsidP="00690A30">
      <w:pPr>
        <w:jc w:val="center"/>
        <w:rPr>
          <w:noProof/>
        </w:rPr>
      </w:pPr>
      <w:r>
        <w:rPr>
          <w:noProof/>
        </w:rPr>
        <w:drawing>
          <wp:inline distT="0" distB="0" distL="0" distR="0" wp14:anchorId="26D515E6" wp14:editId="53B8301A">
            <wp:extent cx="4908430" cy="2441042"/>
            <wp:effectExtent l="0" t="0" r="6985" b="0"/>
            <wp:docPr id="1784229225" name="Imagem 1"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6050" name="Imagem 1" descr="Tela de computador com fundo preto&#10;&#10;Descrição gerada automaticamente"/>
                    <pic:cNvPicPr/>
                  </pic:nvPicPr>
                  <pic:blipFill>
                    <a:blip r:embed="rId37"/>
                    <a:stretch>
                      <a:fillRect/>
                    </a:stretch>
                  </pic:blipFill>
                  <pic:spPr>
                    <a:xfrm>
                      <a:off x="0" y="0"/>
                      <a:ext cx="4984169" cy="2478708"/>
                    </a:xfrm>
                    <a:prstGeom prst="rect">
                      <a:avLst/>
                    </a:prstGeom>
                  </pic:spPr>
                </pic:pic>
              </a:graphicData>
            </a:graphic>
          </wp:inline>
        </w:drawing>
      </w:r>
    </w:p>
    <w:p w14:paraId="1EA12354" w14:textId="48AAF7E6" w:rsidR="00690A30" w:rsidRDefault="00690A30" w:rsidP="00690A30">
      <w:pPr>
        <w:pStyle w:val="TF-FONTE"/>
      </w:pPr>
      <w:r>
        <w:t>Fonte: elaborada pelos autores</w:t>
      </w:r>
      <w:r w:rsidR="007D6F32">
        <w:t xml:space="preserve"> (2024).</w:t>
      </w:r>
    </w:p>
    <w:p w14:paraId="28778CEB" w14:textId="358809CB" w:rsidR="00933E9D" w:rsidRPr="00933E9D" w:rsidRDefault="00933E9D" w:rsidP="00933E9D">
      <w:pPr>
        <w:pStyle w:val="TF-TEXTO"/>
        <w:ind w:firstLine="708"/>
      </w:pPr>
      <w:r>
        <w:t xml:space="preserve">Após registrar todos os produtos, utiliza-se a aba </w:t>
      </w:r>
      <w:r w:rsidRPr="00B11E74">
        <w:rPr>
          <w:rFonts w:ascii="Courier New" w:hAnsi="Courier New" w:cs="Courier New"/>
          <w:sz w:val="20"/>
        </w:rPr>
        <w:t>Pagamentos</w:t>
      </w:r>
      <w:r>
        <w:t xml:space="preserve"> para finalizar a venda. Nessa aba, é possível visualizar todos os produtos da venda e seus respectivos preços. Também é possível ver o valor total da venda sem desconto, o valor do desconto (aplicável através de um campo na aba) e o valor total líquido com o desconto já aplicado. Para concluir a venda, deve-se selecionar o tipo de pagamento e o vendedor responsável pela transação. Se necessário, é possível aplicar um desconto, conforme mencionado anteriormente. Após esses passos, a venda pode ser finalizada clicando no botão "Confirmar Venda", conforme ilustrado na </w:t>
      </w:r>
      <w:r>
        <w:fldChar w:fldCharType="begin"/>
      </w:r>
      <w:r>
        <w:instrText xml:space="preserve"> REF  _Ref151406043 \h  \* MERGEFORMAT </w:instrText>
      </w:r>
      <w:r>
        <w:fldChar w:fldCharType="separate"/>
      </w:r>
      <w:r>
        <w:t xml:space="preserve">Figura </w:t>
      </w:r>
      <w:r>
        <w:rPr>
          <w:noProof/>
        </w:rPr>
        <w:t>2</w:t>
      </w:r>
      <w:r w:rsidR="005E1C14">
        <w:rPr>
          <w:noProof/>
        </w:rPr>
        <w:t>1</w:t>
      </w:r>
      <w:r>
        <w:fldChar w:fldCharType="end"/>
      </w:r>
      <w:r w:rsidRPr="00DE5D5D">
        <w:rPr>
          <w:color w:val="000000" w:themeColor="text1"/>
        </w:rPr>
        <w:t>.</w:t>
      </w:r>
    </w:p>
    <w:p w14:paraId="3BA6B87C" w14:textId="45B2667E" w:rsidR="007116F7" w:rsidRPr="00B95124" w:rsidRDefault="007116F7" w:rsidP="007116F7">
      <w:pPr>
        <w:pStyle w:val="TF-LEGENDA"/>
      </w:pPr>
      <w:bookmarkStart w:id="188" w:name="_Toc169379575"/>
      <w:r>
        <w:lastRenderedPageBreak/>
        <w:t xml:space="preserve">Figura </w:t>
      </w:r>
      <w:fldSimple w:instr=" SEQ Figura \* ARABIC ">
        <w:r w:rsidR="005E1C14">
          <w:rPr>
            <w:noProof/>
          </w:rPr>
          <w:t>21</w:t>
        </w:r>
      </w:fldSimple>
      <w:r>
        <w:t xml:space="preserve"> </w:t>
      </w:r>
      <w:r w:rsidRPr="00DD46DC">
        <w:t xml:space="preserve">– </w:t>
      </w:r>
      <w:r w:rsidR="00CF35B1">
        <w:t>Venda/Pagamento</w:t>
      </w:r>
      <w:bookmarkEnd w:id="188"/>
    </w:p>
    <w:p w14:paraId="06004624" w14:textId="77777777" w:rsidR="007116F7" w:rsidRDefault="007116F7" w:rsidP="007116F7">
      <w:pPr>
        <w:jc w:val="center"/>
        <w:rPr>
          <w:noProof/>
        </w:rPr>
      </w:pPr>
      <w:r>
        <w:rPr>
          <w:noProof/>
        </w:rPr>
        <w:drawing>
          <wp:inline distT="0" distB="0" distL="0" distR="0" wp14:anchorId="43FEA933" wp14:editId="5D217F65">
            <wp:extent cx="4822168" cy="2398143"/>
            <wp:effectExtent l="0" t="0" r="0" b="2540"/>
            <wp:docPr id="553586533" name="Imagem 1"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6050" name="Imagem 1" descr="Tela de computador com fundo preto&#10;&#10;Descrição gerada automaticamente"/>
                    <pic:cNvPicPr/>
                  </pic:nvPicPr>
                  <pic:blipFill>
                    <a:blip r:embed="rId37"/>
                    <a:stretch>
                      <a:fillRect/>
                    </a:stretch>
                  </pic:blipFill>
                  <pic:spPr>
                    <a:xfrm>
                      <a:off x="0" y="0"/>
                      <a:ext cx="4844970" cy="2409483"/>
                    </a:xfrm>
                    <a:prstGeom prst="rect">
                      <a:avLst/>
                    </a:prstGeom>
                  </pic:spPr>
                </pic:pic>
              </a:graphicData>
            </a:graphic>
          </wp:inline>
        </w:drawing>
      </w:r>
    </w:p>
    <w:p w14:paraId="538F856E" w14:textId="22CC375D" w:rsidR="007116F7" w:rsidRDefault="007116F7" w:rsidP="007116F7">
      <w:pPr>
        <w:pStyle w:val="TF-FONTE"/>
      </w:pPr>
      <w:r>
        <w:t>Fonte: elaborada pelos autores</w:t>
      </w:r>
      <w:r w:rsidR="007D6F32">
        <w:t xml:space="preserve"> (2024).</w:t>
      </w:r>
    </w:p>
    <w:p w14:paraId="04ADDD89" w14:textId="77777777" w:rsidR="007116F7" w:rsidRPr="007116F7" w:rsidRDefault="007116F7" w:rsidP="007116F7"/>
    <w:p w14:paraId="7B897F53" w14:textId="77777777" w:rsidR="00496657" w:rsidRPr="00A12D82" w:rsidRDefault="00496657" w:rsidP="00A12D82"/>
    <w:p w14:paraId="60473919" w14:textId="7FF70DBE" w:rsidR="00DF6CCF" w:rsidRDefault="00DF6CCF" w:rsidP="00DF6CCF">
      <w:pPr>
        <w:pStyle w:val="Ttulo2"/>
      </w:pPr>
      <w:bookmarkStart w:id="189" w:name="_Toc169372012"/>
      <w:r>
        <w:t>RESULTADOS E DISCUSSÕES</w:t>
      </w:r>
      <w:bookmarkEnd w:id="189"/>
    </w:p>
    <w:p w14:paraId="016B3D35" w14:textId="32A19925" w:rsidR="00BE39A3" w:rsidRPr="00BE39A3" w:rsidRDefault="00BE39A3" w:rsidP="00BE39A3">
      <w:pPr>
        <w:pStyle w:val="TF-TEXTO"/>
        <w:rPr>
          <w:szCs w:val="24"/>
        </w:rPr>
      </w:pPr>
      <w:r w:rsidRPr="00BE39A3">
        <w:rPr>
          <w:color w:val="000000"/>
          <w:szCs w:val="24"/>
        </w:rPr>
        <w:t>Está seção contêm três subseções</w:t>
      </w:r>
      <w:r w:rsidR="00C21023">
        <w:rPr>
          <w:color w:val="000000"/>
          <w:szCs w:val="24"/>
        </w:rPr>
        <w:t>, organizadas</w:t>
      </w:r>
      <w:r w:rsidRPr="00BE39A3">
        <w:rPr>
          <w:color w:val="000000"/>
          <w:szCs w:val="24"/>
        </w:rPr>
        <w:t xml:space="preserve"> da seguinte </w:t>
      </w:r>
      <w:r w:rsidR="00C21023">
        <w:rPr>
          <w:color w:val="000000"/>
          <w:szCs w:val="24"/>
        </w:rPr>
        <w:t>maneira</w:t>
      </w:r>
      <w:r w:rsidRPr="00BE39A3">
        <w:rPr>
          <w:color w:val="000000"/>
          <w:szCs w:val="24"/>
        </w:rPr>
        <w:t>: na subseção 3.4.1</w:t>
      </w:r>
      <w:r w:rsidR="002D2291">
        <w:rPr>
          <w:color w:val="000000"/>
          <w:szCs w:val="24"/>
        </w:rPr>
        <w:t>,</w:t>
      </w:r>
      <w:r w:rsidRPr="00BE39A3">
        <w:rPr>
          <w:color w:val="000000"/>
          <w:szCs w:val="24"/>
        </w:rPr>
        <w:t xml:space="preserve"> é demonstrado o processo </w:t>
      </w:r>
      <w:r w:rsidR="009B24E9">
        <w:rPr>
          <w:color w:val="000000"/>
          <w:szCs w:val="24"/>
        </w:rPr>
        <w:t>aprimorado</w:t>
      </w:r>
      <w:r w:rsidRPr="00BE39A3">
        <w:rPr>
          <w:color w:val="000000"/>
          <w:szCs w:val="24"/>
        </w:rPr>
        <w:t xml:space="preserve"> após a implementação do sistema de gestão</w:t>
      </w:r>
      <w:r w:rsidR="008A6BE5">
        <w:rPr>
          <w:color w:val="000000"/>
          <w:szCs w:val="24"/>
        </w:rPr>
        <w:t xml:space="preserve"> financeira e de estoque</w:t>
      </w:r>
      <w:r w:rsidRPr="00BE39A3">
        <w:rPr>
          <w:color w:val="000000"/>
          <w:szCs w:val="24"/>
        </w:rPr>
        <w:t>, a etapa TO-BE do BPM; na subseção 3.4.2 é apresentada a avaliação das funcionalidades</w:t>
      </w:r>
      <w:r w:rsidR="00CE27F8">
        <w:rPr>
          <w:color w:val="000000"/>
          <w:szCs w:val="24"/>
        </w:rPr>
        <w:t>,</w:t>
      </w:r>
      <w:r w:rsidRPr="00BE39A3">
        <w:rPr>
          <w:color w:val="000000"/>
          <w:szCs w:val="24"/>
        </w:rPr>
        <w:t xml:space="preserve"> usabilidade, experiência de usuário </w:t>
      </w:r>
      <w:r w:rsidR="00FD21B8">
        <w:rPr>
          <w:color w:val="000000"/>
          <w:szCs w:val="24"/>
        </w:rPr>
        <w:t>do</w:t>
      </w:r>
      <w:r w:rsidRPr="00BE39A3">
        <w:rPr>
          <w:color w:val="000000"/>
          <w:szCs w:val="24"/>
        </w:rPr>
        <w:t xml:space="preserve"> comunicabilidade das interfaces desenvolvidas, por meio do Método </w:t>
      </w:r>
      <w:proofErr w:type="spellStart"/>
      <w:r w:rsidRPr="00BE39A3">
        <w:rPr>
          <w:color w:val="000000"/>
          <w:szCs w:val="24"/>
        </w:rPr>
        <w:t>RURUCAg</w:t>
      </w:r>
      <w:proofErr w:type="spellEnd"/>
      <w:r w:rsidRPr="00BE39A3">
        <w:rPr>
          <w:color w:val="000000"/>
          <w:szCs w:val="24"/>
        </w:rPr>
        <w:t xml:space="preserve">, </w:t>
      </w:r>
      <w:r w:rsidR="002D6B44">
        <w:rPr>
          <w:color w:val="000000"/>
          <w:szCs w:val="24"/>
        </w:rPr>
        <w:t>juntamente com a análise dos resultados obtidos</w:t>
      </w:r>
      <w:r w:rsidR="002D6B44" w:rsidRPr="002D6B44">
        <w:rPr>
          <w:color w:val="000000"/>
          <w:szCs w:val="24"/>
        </w:rPr>
        <w:t xml:space="preserve">; </w:t>
      </w:r>
      <w:r w:rsidR="00721DE9">
        <w:rPr>
          <w:color w:val="000000"/>
          <w:szCs w:val="24"/>
        </w:rPr>
        <w:t xml:space="preserve">por fim, na </w:t>
      </w:r>
      <w:r w:rsidRPr="00BE39A3">
        <w:rPr>
          <w:color w:val="000000"/>
          <w:szCs w:val="24"/>
        </w:rPr>
        <w:t>subseção 3.4.3</w:t>
      </w:r>
      <w:r w:rsidR="00C2232D">
        <w:rPr>
          <w:color w:val="000000"/>
          <w:szCs w:val="24"/>
        </w:rPr>
        <w:t>,</w:t>
      </w:r>
      <w:r w:rsidRPr="00BE39A3">
        <w:rPr>
          <w:color w:val="000000"/>
          <w:szCs w:val="24"/>
        </w:rPr>
        <w:t xml:space="preserve"> é </w:t>
      </w:r>
      <w:r w:rsidR="00C2232D">
        <w:rPr>
          <w:color w:val="000000"/>
          <w:szCs w:val="24"/>
        </w:rPr>
        <w:t>feita</w:t>
      </w:r>
      <w:r w:rsidRPr="00BE39A3">
        <w:rPr>
          <w:color w:val="000000"/>
          <w:szCs w:val="24"/>
        </w:rPr>
        <w:t xml:space="preserve"> a comparação entre trabalhos correlatos e o sistema desenvolvido.</w:t>
      </w:r>
    </w:p>
    <w:p w14:paraId="7624F440" w14:textId="72BADF88" w:rsidR="00805C47" w:rsidRDefault="00805C47" w:rsidP="00805C47">
      <w:pPr>
        <w:pStyle w:val="Ttulo3"/>
      </w:pPr>
      <w:bookmarkStart w:id="190" w:name="_Toc169372013"/>
      <w:r>
        <w:t>Descrição do Processo Melhorado – TO B</w:t>
      </w:r>
      <w:r w:rsidR="00BE39A3">
        <w:t>E</w:t>
      </w:r>
      <w:bookmarkEnd w:id="190"/>
    </w:p>
    <w:p w14:paraId="33F8A84D" w14:textId="6A8835C0" w:rsidR="00EE2A80" w:rsidRDefault="00EE2A80" w:rsidP="00EE2A80">
      <w:pPr>
        <w:pStyle w:val="TF-TEXTO"/>
      </w:pPr>
      <w:r>
        <w:t xml:space="preserve">Na execução da etapa TO-BE do BPM, foi possível observar um processo de gerenciamento de vendas e estoque significativamente aprimorado como podermos observar na </w:t>
      </w:r>
      <w:r>
        <w:fldChar w:fldCharType="begin"/>
      </w:r>
      <w:r>
        <w:instrText xml:space="preserve"> REF  _Ref151406043 \h  \* MERGEFORMAT </w:instrText>
      </w:r>
      <w:r>
        <w:fldChar w:fldCharType="separate"/>
      </w:r>
      <w:r>
        <w:t xml:space="preserve">Figura </w:t>
      </w:r>
      <w:r>
        <w:rPr>
          <w:noProof/>
        </w:rPr>
        <w:t>22</w:t>
      </w:r>
      <w:r>
        <w:fldChar w:fldCharType="end"/>
      </w:r>
      <w:r>
        <w:t xml:space="preserve">, substituindo passos manuais que acarretavam erros. O sistema resolveu o problema de controle de estoque no estabelecimento ao registrar as peças conforme ilustrado na </w:t>
      </w:r>
      <w:r>
        <w:fldChar w:fldCharType="begin"/>
      </w:r>
      <w:r>
        <w:instrText xml:space="preserve"> REF  _Ref151406043 \h  \* MERGEFORMAT </w:instrText>
      </w:r>
      <w:r>
        <w:fldChar w:fldCharType="separate"/>
      </w:r>
      <w:r>
        <w:t xml:space="preserve">Figura </w:t>
      </w:r>
      <w:r>
        <w:rPr>
          <w:noProof/>
        </w:rPr>
        <w:t>23</w:t>
      </w:r>
      <w:r>
        <w:fldChar w:fldCharType="end"/>
      </w:r>
      <w:r>
        <w:t>. Anteriormente, apenas o método de observação era usado para mensurar os itens, e apenas as saídas eram registradas manualmente em um caderno. Com as novas funcionalidades, agora é possível ter um controle preciso, além de uma visão clara e atualizada das vendas e do estoque.</w:t>
      </w:r>
    </w:p>
    <w:p w14:paraId="655D5F39" w14:textId="25FAE105" w:rsidR="00EE2A80" w:rsidRDefault="00EE2A80" w:rsidP="00EE2A80">
      <w:pPr>
        <w:pStyle w:val="TF-TEXTO"/>
      </w:pPr>
      <w:r>
        <w:t xml:space="preserve">O sistema também substitui o antigo método de etiquetas preenchidas manualmente por uma função de impressão de etiqueta personalizada </w:t>
      </w:r>
      <w:r w:rsidR="002464A7">
        <w:t xml:space="preserve">a qual foi estabelecida o design na etapa de entrevista e coleta de dados com a </w:t>
      </w:r>
      <w:r w:rsidR="00B349CC">
        <w:t>superviso</w:t>
      </w:r>
      <w:r w:rsidR="00891BC7">
        <w:t>r</w:t>
      </w:r>
      <w:r w:rsidR="00B349CC">
        <w:t>a</w:t>
      </w:r>
      <w:r w:rsidR="00891BC7">
        <w:t xml:space="preserve">, a Figura 22 exemplifica </w:t>
      </w:r>
      <w:r w:rsidR="006640A2">
        <w:t>a imagem final para impressão</w:t>
      </w:r>
      <w:r w:rsidR="00946069">
        <w:t xml:space="preserve">, </w:t>
      </w:r>
      <w:r w:rsidR="00F32D8C">
        <w:t>com isso o sistema também</w:t>
      </w:r>
      <w:r w:rsidR="00AE2239">
        <w:t xml:space="preserve"> tem a função de</w:t>
      </w:r>
      <w:r>
        <w:t xml:space="preserve"> leitura de código de barras</w:t>
      </w:r>
      <w:r w:rsidR="00AE2239">
        <w:t xml:space="preserve"> agilizando </w:t>
      </w:r>
      <w:r w:rsidR="00AE2239">
        <w:lastRenderedPageBreak/>
        <w:t>o processo de venda</w:t>
      </w:r>
      <w:r>
        <w:t>. Mesmo em casos de etiquetas defeituosas por alguma avaria, o sistema permite o registro manual das vendas, assegurando a continuidade das operações sem interrupções. Além disso, a automação no cálculo de comissões e no gerenciamento de lucros proporciona uma gestão financeira mais eficiente e precisa.</w:t>
      </w:r>
    </w:p>
    <w:p w14:paraId="29A26B23" w14:textId="68DBE3A2" w:rsidR="00AE2239" w:rsidRDefault="00AE2239" w:rsidP="00AE2239">
      <w:pPr>
        <w:pStyle w:val="TF-LEGENDA"/>
      </w:pPr>
      <w:bookmarkStart w:id="191" w:name="_Toc169379576"/>
      <w:r>
        <w:lastRenderedPageBreak/>
        <w:t xml:space="preserve">Figura </w:t>
      </w:r>
      <w:r>
        <w:fldChar w:fldCharType="begin"/>
      </w:r>
      <w:r>
        <w:instrText xml:space="preserve"> SEQ Figura \* ARABIC </w:instrText>
      </w:r>
      <w:r>
        <w:fldChar w:fldCharType="separate"/>
      </w:r>
      <w:r>
        <w:rPr>
          <w:noProof/>
        </w:rPr>
        <w:t>22</w:t>
      </w:r>
      <w:r>
        <w:rPr>
          <w:noProof/>
        </w:rPr>
        <w:fldChar w:fldCharType="end"/>
      </w:r>
      <w:r>
        <w:t xml:space="preserve"> </w:t>
      </w:r>
      <w:r w:rsidRPr="00325F2C">
        <w:t xml:space="preserve">– </w:t>
      </w:r>
      <w:r w:rsidR="00EF0A1C">
        <w:t xml:space="preserve">Etiqueta </w:t>
      </w:r>
      <w:r w:rsidR="00BA5303">
        <w:t>Autêntica Store</w:t>
      </w:r>
      <w:r w:rsidRPr="00325F2C">
        <w:t xml:space="preserve"> </w:t>
      </w:r>
      <w:r>
        <w:t>(TO-BE)</w:t>
      </w:r>
      <w:bookmarkEnd w:id="191"/>
    </w:p>
    <w:p w14:paraId="56F4E56C" w14:textId="48E134FB" w:rsidR="00AE2239" w:rsidRPr="00F8241B" w:rsidRDefault="00EF0A1C" w:rsidP="00AE2239">
      <w:pPr>
        <w:pStyle w:val="TF-FIGURA"/>
      </w:pPr>
      <w:r>
        <w:rPr>
          <w:noProof/>
        </w:rPr>
        <w:drawing>
          <wp:inline distT="0" distB="0" distL="0" distR="0" wp14:anchorId="761259DC" wp14:editId="53D5B72E">
            <wp:extent cx="5606415" cy="8414385"/>
            <wp:effectExtent l="0" t="0" r="0" b="5715"/>
            <wp:docPr id="1291812857" name="Imagem 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12857" name="Imagem 1" descr="Texto, Carta&#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6415" cy="8414385"/>
                    </a:xfrm>
                    <a:prstGeom prst="rect">
                      <a:avLst/>
                    </a:prstGeom>
                    <a:noFill/>
                    <a:ln>
                      <a:noFill/>
                    </a:ln>
                  </pic:spPr>
                </pic:pic>
              </a:graphicData>
            </a:graphic>
          </wp:inline>
        </w:drawing>
      </w:r>
    </w:p>
    <w:p w14:paraId="0C12338F" w14:textId="77777777" w:rsidR="00AE2239" w:rsidRDefault="00AE2239" w:rsidP="00AE2239">
      <w:pPr>
        <w:pStyle w:val="TF-FONTE"/>
      </w:pPr>
      <w:r>
        <w:t>Fonte: elaborado pelos autores (2024).</w:t>
      </w:r>
    </w:p>
    <w:p w14:paraId="26947D94" w14:textId="77777777" w:rsidR="00AE2239" w:rsidRPr="00813C4B" w:rsidRDefault="00AE2239" w:rsidP="00EE2A80">
      <w:pPr>
        <w:pStyle w:val="TF-TEXTO"/>
      </w:pPr>
    </w:p>
    <w:p w14:paraId="4A1AF1F6" w14:textId="05866FA6" w:rsidR="00EE2A80" w:rsidRDefault="00EE2A80" w:rsidP="00EE2A80">
      <w:pPr>
        <w:pStyle w:val="TF-LEGENDA"/>
      </w:pPr>
      <w:bookmarkStart w:id="192" w:name="_Toc169379577"/>
      <w:r>
        <w:t xml:space="preserve">Figura </w:t>
      </w:r>
      <w:fldSimple w:instr=" SEQ Figura \* ARABIC ">
        <w:r w:rsidR="00BA5303">
          <w:rPr>
            <w:noProof/>
          </w:rPr>
          <w:t>23</w:t>
        </w:r>
      </w:fldSimple>
      <w:r>
        <w:t xml:space="preserve"> </w:t>
      </w:r>
      <w:r w:rsidRPr="00325F2C">
        <w:t xml:space="preserve">– Processo </w:t>
      </w:r>
      <w:r>
        <w:t xml:space="preserve">de Venda </w:t>
      </w:r>
      <w:r w:rsidRPr="00325F2C">
        <w:t xml:space="preserve">Melhorado </w:t>
      </w:r>
      <w:r>
        <w:t>(TO-BE)</w:t>
      </w:r>
      <w:bookmarkEnd w:id="192"/>
    </w:p>
    <w:p w14:paraId="06C1458F" w14:textId="77777777" w:rsidR="00EE2A80" w:rsidRPr="00F8241B" w:rsidRDefault="00EE2A80" w:rsidP="00EE2A80">
      <w:pPr>
        <w:pStyle w:val="TF-FIGURA"/>
      </w:pPr>
      <w:r>
        <w:rPr>
          <w:noProof/>
        </w:rPr>
        <w:drawing>
          <wp:inline distT="0" distB="0" distL="0" distR="0" wp14:anchorId="7495C5D9" wp14:editId="30D4107E">
            <wp:extent cx="5760720" cy="2315210"/>
            <wp:effectExtent l="0" t="0" r="0" b="8890"/>
            <wp:docPr id="1441979981"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79981" name="Imagem 3" descr="Diagrama&#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315210"/>
                    </a:xfrm>
                    <a:prstGeom prst="rect">
                      <a:avLst/>
                    </a:prstGeom>
                    <a:noFill/>
                    <a:ln>
                      <a:noFill/>
                    </a:ln>
                  </pic:spPr>
                </pic:pic>
              </a:graphicData>
            </a:graphic>
          </wp:inline>
        </w:drawing>
      </w:r>
    </w:p>
    <w:p w14:paraId="3F963499" w14:textId="120BEA61" w:rsidR="00EE2A80" w:rsidRDefault="00EE2A80" w:rsidP="00EE2A80">
      <w:pPr>
        <w:pStyle w:val="TF-FONTE"/>
      </w:pPr>
      <w:r>
        <w:t>Fonte: elaborado pelos autores</w:t>
      </w:r>
      <w:r w:rsidR="001A6985">
        <w:t xml:space="preserve"> (2024)</w:t>
      </w:r>
      <w:r>
        <w:t>.</w:t>
      </w:r>
    </w:p>
    <w:p w14:paraId="006CAD86" w14:textId="0511A88E" w:rsidR="00EE2A80" w:rsidRDefault="00EE2A80" w:rsidP="00EE2A80">
      <w:pPr>
        <w:pStyle w:val="TF-LEGENDA"/>
      </w:pPr>
      <w:bookmarkStart w:id="193" w:name="_Toc169379578"/>
      <w:r>
        <w:t xml:space="preserve">Figura </w:t>
      </w:r>
      <w:fldSimple w:instr=" SEQ Figura \* ARABIC ">
        <w:r w:rsidR="00BA5303">
          <w:rPr>
            <w:noProof/>
          </w:rPr>
          <w:t>24</w:t>
        </w:r>
      </w:fldSimple>
      <w:r>
        <w:t xml:space="preserve"> </w:t>
      </w:r>
      <w:r w:rsidRPr="00325F2C">
        <w:t xml:space="preserve">– Processo </w:t>
      </w:r>
      <w:r>
        <w:t xml:space="preserve">de Compra </w:t>
      </w:r>
      <w:r w:rsidRPr="00325F2C">
        <w:t xml:space="preserve">Melhorado </w:t>
      </w:r>
      <w:r>
        <w:t>(TO-BE)</w:t>
      </w:r>
      <w:bookmarkEnd w:id="193"/>
    </w:p>
    <w:p w14:paraId="64499C48" w14:textId="77777777" w:rsidR="00EE2A80" w:rsidRPr="00F8241B" w:rsidRDefault="00EE2A80" w:rsidP="00EE2A80">
      <w:pPr>
        <w:pStyle w:val="TF-FIGURA"/>
      </w:pPr>
      <w:r>
        <w:rPr>
          <w:noProof/>
        </w:rPr>
        <w:drawing>
          <wp:inline distT="0" distB="0" distL="0" distR="0" wp14:anchorId="52897296" wp14:editId="5182787B">
            <wp:extent cx="5760720" cy="1764665"/>
            <wp:effectExtent l="0" t="0" r="0" b="6985"/>
            <wp:docPr id="311017876"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17876" name="Imagem 5" descr="Diagrama&#10;&#10;Descrição gerad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1764665"/>
                    </a:xfrm>
                    <a:prstGeom prst="rect">
                      <a:avLst/>
                    </a:prstGeom>
                    <a:noFill/>
                    <a:ln>
                      <a:noFill/>
                    </a:ln>
                  </pic:spPr>
                </pic:pic>
              </a:graphicData>
            </a:graphic>
          </wp:inline>
        </w:drawing>
      </w:r>
    </w:p>
    <w:p w14:paraId="76FD759B" w14:textId="729A8262" w:rsidR="00EE2A80" w:rsidRDefault="00EE2A80" w:rsidP="00EE2A80">
      <w:pPr>
        <w:pStyle w:val="TF-FONTE"/>
      </w:pPr>
      <w:r>
        <w:t>Fonte: elaborado pelos autores</w:t>
      </w:r>
      <w:r w:rsidR="001A6985">
        <w:t xml:space="preserve"> (2024)</w:t>
      </w:r>
      <w:r>
        <w:t>.</w:t>
      </w:r>
    </w:p>
    <w:p w14:paraId="1E257CAD" w14:textId="77777777" w:rsidR="00EE2A80" w:rsidRPr="00EE2A80" w:rsidRDefault="00EE2A80" w:rsidP="00EE2A80">
      <w:pPr>
        <w:pStyle w:val="TF-TEXTO"/>
      </w:pPr>
    </w:p>
    <w:p w14:paraId="54863CFB" w14:textId="6458FB75" w:rsidR="00E16683" w:rsidRDefault="00E16683" w:rsidP="00E16683">
      <w:pPr>
        <w:pStyle w:val="Ttulo3"/>
      </w:pPr>
      <w:bookmarkStart w:id="194" w:name="_Toc169372014"/>
      <w:r>
        <w:t xml:space="preserve">Avaliação de usabilidade pelo método </w:t>
      </w:r>
      <w:proofErr w:type="spellStart"/>
      <w:r>
        <w:t>RURUCAg</w:t>
      </w:r>
      <w:bookmarkEnd w:id="194"/>
      <w:proofErr w:type="spellEnd"/>
    </w:p>
    <w:p w14:paraId="5C98A9EA" w14:textId="00CE3BAD" w:rsidR="00812040" w:rsidRDefault="00812040" w:rsidP="00812040">
      <w:pPr>
        <w:pStyle w:val="TF-TEXTO"/>
        <w:rPr>
          <w:color w:val="000000"/>
          <w:szCs w:val="24"/>
        </w:rPr>
      </w:pPr>
      <w:r w:rsidRPr="00812040">
        <w:rPr>
          <w:color w:val="000000"/>
          <w:szCs w:val="24"/>
        </w:rPr>
        <w:t xml:space="preserve">Com o objetivo de analisar e avaliar a usabilidade, a comunicabilidade e a experiência de usuário das interfaces desenvolvidas, foi aplicada uma avaliação utilizando o Método </w:t>
      </w:r>
      <w:proofErr w:type="spellStart"/>
      <w:r w:rsidRPr="00812040">
        <w:rPr>
          <w:color w:val="000000"/>
          <w:szCs w:val="24"/>
        </w:rPr>
        <w:t>RURUCAg</w:t>
      </w:r>
      <w:proofErr w:type="spellEnd"/>
      <w:r w:rsidRPr="00812040">
        <w:rPr>
          <w:color w:val="000000"/>
          <w:szCs w:val="24"/>
        </w:rPr>
        <w:t>. O método foi adaptado para relacionar as perguntas com os objetivos específicos propostos, assim como com as Heurísticas de Nielsen. Esse método foi aprovado pelo comitê de ética sob o protocolo nº 87266318.6.0000.0118 e divide-se em três parte: termos de compromissos; roteiro de uso da aplicação e por último o questionário on-line contendo perguntas quantitativas e qualitativas.</w:t>
      </w:r>
    </w:p>
    <w:p w14:paraId="2F4DCF3F" w14:textId="7D5D988E" w:rsidR="008C685D" w:rsidRDefault="008C685D" w:rsidP="00812040">
      <w:pPr>
        <w:pStyle w:val="TF-TEXTO"/>
        <w:rPr>
          <w:szCs w:val="24"/>
        </w:rPr>
      </w:pPr>
      <w:r w:rsidRPr="008C685D">
        <w:rPr>
          <w:szCs w:val="24"/>
        </w:rPr>
        <w:t xml:space="preserve">Para realizar a avaliação do sistema de gestão de forma pontual, a administradora e mais </w:t>
      </w:r>
      <w:r>
        <w:rPr>
          <w:szCs w:val="24"/>
        </w:rPr>
        <w:t xml:space="preserve">uma </w:t>
      </w:r>
      <w:r w:rsidRPr="008C685D">
        <w:rPr>
          <w:szCs w:val="24"/>
        </w:rPr>
        <w:t>funcionári</w:t>
      </w:r>
      <w:r>
        <w:rPr>
          <w:szCs w:val="24"/>
        </w:rPr>
        <w:t>a</w:t>
      </w:r>
      <w:r w:rsidRPr="008C685D">
        <w:rPr>
          <w:szCs w:val="24"/>
        </w:rPr>
        <w:t xml:space="preserve"> foram convidad</w:t>
      </w:r>
      <w:r>
        <w:rPr>
          <w:szCs w:val="24"/>
        </w:rPr>
        <w:t>as</w:t>
      </w:r>
      <w:r w:rsidRPr="008C685D">
        <w:rPr>
          <w:szCs w:val="24"/>
        </w:rPr>
        <w:t xml:space="preserve"> para realizar a pesquisa</w:t>
      </w:r>
      <w:r>
        <w:rPr>
          <w:szCs w:val="24"/>
        </w:rPr>
        <w:t xml:space="preserve">, </w:t>
      </w:r>
      <w:r w:rsidRPr="008C685D">
        <w:rPr>
          <w:szCs w:val="24"/>
        </w:rPr>
        <w:t xml:space="preserve">por meio da ferramenta Google Formulários, composto por um único formulário organizado da seguinte forma: Termo de </w:t>
      </w:r>
      <w:r w:rsidRPr="008C685D">
        <w:rPr>
          <w:szCs w:val="24"/>
        </w:rPr>
        <w:lastRenderedPageBreak/>
        <w:t>Consentimento Livre e Esclarecido (TCLE); roteiro de utilização do sistema de gestão separado para administrador</w:t>
      </w:r>
      <w:r w:rsidR="00BF0EB6">
        <w:rPr>
          <w:szCs w:val="24"/>
        </w:rPr>
        <w:t xml:space="preserve"> e funcionário</w:t>
      </w:r>
      <w:r w:rsidRPr="008C685D">
        <w:rPr>
          <w:szCs w:val="24"/>
        </w:rPr>
        <w:t>; e por fim, o questionário</w:t>
      </w:r>
      <w:r w:rsidR="00C9028B">
        <w:rPr>
          <w:szCs w:val="24"/>
        </w:rPr>
        <w:t>.</w:t>
      </w:r>
    </w:p>
    <w:p w14:paraId="7D4D5528" w14:textId="4F63269D" w:rsidR="00C9028B" w:rsidRDefault="00C9028B" w:rsidP="00B87356">
      <w:pPr>
        <w:pStyle w:val="TF-TEXTO"/>
      </w:pPr>
      <w:r w:rsidRPr="00972644">
        <w:t xml:space="preserve">O TCLE elucidou o propósito do procedimento e do trabalho desenvolvido, convidando o participante a se envolver na pesquisa e esclarecendo as possíveis e previstas implicações associadas à participação na avaliação. O participante foi informado ao final do termo que, ao prosseguir, estaria dando o seu consentimento. O roteiro consistiu em uma explicação com todos os fluxos e telas disponíveis para cada perfil, buscando apresentar ao usuário todas as funcionalidades do </w:t>
      </w:r>
      <w:r w:rsidR="00F5000C">
        <w:t>sistema</w:t>
      </w:r>
      <w:r w:rsidRPr="00972644">
        <w:t xml:space="preserve">. </w:t>
      </w:r>
    </w:p>
    <w:p w14:paraId="404410C5" w14:textId="10E87534" w:rsidR="00B87356" w:rsidRDefault="00966E87" w:rsidP="00B87356">
      <w:pPr>
        <w:pStyle w:val="TF-TEXTO"/>
      </w:pPr>
      <w:r>
        <w:t xml:space="preserve">Em seguida, foi apresentado o questionário cujas respostas estão disponíveis em </w:t>
      </w:r>
      <w:r w:rsidR="00990F55" w:rsidRPr="008B48B6">
        <w:t xml:space="preserve">Spengler e </w:t>
      </w:r>
      <w:proofErr w:type="gramStart"/>
      <w:r w:rsidR="00990F55" w:rsidRPr="008B48B6">
        <w:t>Bonatti(</w:t>
      </w:r>
      <w:proofErr w:type="gramEnd"/>
      <w:r w:rsidR="00990F55" w:rsidRPr="008B48B6">
        <w:t>2024).</w:t>
      </w:r>
      <w:r w:rsidR="00173719" w:rsidRPr="008B48B6">
        <w:t xml:space="preserve"> </w:t>
      </w:r>
      <w:r w:rsidR="00173719">
        <w:t xml:space="preserve">A </w:t>
      </w:r>
      <w:r w:rsidR="002A3830">
        <w:fldChar w:fldCharType="begin"/>
      </w:r>
      <w:r w:rsidR="002A3830">
        <w:instrText xml:space="preserve"> REF  _Ref151406043 \h  \* MERGEFORMAT </w:instrText>
      </w:r>
      <w:r w:rsidR="002A3830">
        <w:fldChar w:fldCharType="separate"/>
      </w:r>
      <w:r w:rsidR="002A3830">
        <w:t>Figura</w:t>
      </w:r>
      <w:r w:rsidR="00250E3E">
        <w:t xml:space="preserve"> 25</w:t>
      </w:r>
      <w:r w:rsidR="002A3830">
        <w:t xml:space="preserve"> </w:t>
      </w:r>
      <w:r w:rsidR="002A3830">
        <w:fldChar w:fldCharType="end"/>
      </w:r>
      <w:r w:rsidR="00D86E26">
        <w:t>, busca entender qual o perfil do usuário</w:t>
      </w:r>
      <w:r w:rsidR="00A078C2">
        <w:t xml:space="preserve">, </w:t>
      </w:r>
      <w:r w:rsidR="00F146B3">
        <w:t>a</w:t>
      </w:r>
      <w:r w:rsidR="00FC7FE1">
        <w:t xml:space="preserve"> resposta consistiu em </w:t>
      </w:r>
      <w:r w:rsidR="00A078C2">
        <w:t xml:space="preserve">um administrador </w:t>
      </w:r>
      <w:r w:rsidR="00FA76FE">
        <w:t xml:space="preserve">e um </w:t>
      </w:r>
      <w:r w:rsidR="00A078C2">
        <w:t>funcionário</w:t>
      </w:r>
      <w:r w:rsidR="00D86E26">
        <w:t xml:space="preserve">, </w:t>
      </w:r>
      <w:r w:rsidR="009C3318">
        <w:t xml:space="preserve">Já a </w:t>
      </w:r>
      <w:r w:rsidR="009C3318">
        <w:fldChar w:fldCharType="begin"/>
      </w:r>
      <w:r w:rsidR="009C3318">
        <w:instrText xml:space="preserve"> REF  _Ref151406043 \h  \* MERGEFORMAT </w:instrText>
      </w:r>
      <w:r w:rsidR="009C3318">
        <w:fldChar w:fldCharType="separate"/>
      </w:r>
      <w:r w:rsidR="009C3318">
        <w:t>Figura</w:t>
      </w:r>
      <w:r w:rsidR="00753751">
        <w:t xml:space="preserve"> 2</w:t>
      </w:r>
      <w:r w:rsidR="00250E3E">
        <w:t>6</w:t>
      </w:r>
      <w:r w:rsidR="009C3318">
        <w:t xml:space="preserve"> </w:t>
      </w:r>
      <w:r w:rsidR="009C3318">
        <w:fldChar w:fldCharType="end"/>
      </w:r>
      <w:r w:rsidR="009C3318">
        <w:t xml:space="preserve"> e </w:t>
      </w:r>
      <w:r w:rsidR="009C3318">
        <w:fldChar w:fldCharType="begin"/>
      </w:r>
      <w:r w:rsidR="009C3318">
        <w:instrText xml:space="preserve"> REF  _Ref151406043 \h  \* MERGEFORMAT </w:instrText>
      </w:r>
      <w:r w:rsidR="009C3318">
        <w:fldChar w:fldCharType="separate"/>
      </w:r>
      <w:r w:rsidR="009C3318">
        <w:t>Figura</w:t>
      </w:r>
      <w:r w:rsidR="00250E3E">
        <w:t xml:space="preserve"> 27</w:t>
      </w:r>
      <w:r w:rsidR="009C3318">
        <w:t xml:space="preserve"> </w:t>
      </w:r>
      <w:r w:rsidR="009C3318">
        <w:fldChar w:fldCharType="end"/>
      </w:r>
      <w:r w:rsidR="009C3318">
        <w:t xml:space="preserve">, são referentes a </w:t>
      </w:r>
      <w:r w:rsidR="000F426E">
        <w:t xml:space="preserve">se o participante já </w:t>
      </w:r>
      <w:r w:rsidR="00FE33B0">
        <w:t xml:space="preserve">utilizaram </w:t>
      </w:r>
      <w:r w:rsidR="00FB5425">
        <w:t>algum sistema para controle de gestão</w:t>
      </w:r>
      <w:r w:rsidR="0068501B">
        <w:t xml:space="preserve">, </w:t>
      </w:r>
      <w:r w:rsidR="00A07EE6" w:rsidRPr="00A07EE6">
        <w:t>e ambos responderam que não.</w:t>
      </w:r>
    </w:p>
    <w:p w14:paraId="1F2139F1" w14:textId="6DC274BF" w:rsidR="00966C1A" w:rsidRPr="00B95124" w:rsidRDefault="00966C1A" w:rsidP="00966C1A">
      <w:pPr>
        <w:pStyle w:val="TF-LEGENDA"/>
      </w:pPr>
      <w:bookmarkStart w:id="195" w:name="_Toc169379579"/>
      <w:r>
        <w:t>Figura</w:t>
      </w:r>
      <w:r w:rsidR="00753751">
        <w:t xml:space="preserve"> 25</w:t>
      </w:r>
      <w:r>
        <w:t xml:space="preserve"> </w:t>
      </w:r>
      <w:fldSimple w:instr=" SEQ Figura \* ARABIC "/>
      <w:r>
        <w:t xml:space="preserve"> </w:t>
      </w:r>
      <w:r w:rsidRPr="00DD46DC">
        <w:t xml:space="preserve">– </w:t>
      </w:r>
      <w:r w:rsidR="002C4159" w:rsidRPr="00DC0C7C">
        <w:rPr>
          <w:szCs w:val="24"/>
        </w:rPr>
        <w:t>Resultado da pergunta referente</w:t>
      </w:r>
      <w:r w:rsidR="002C4159">
        <w:rPr>
          <w:szCs w:val="24"/>
        </w:rPr>
        <w:t xml:space="preserve"> ao perfil de usuário</w:t>
      </w:r>
      <w:bookmarkEnd w:id="195"/>
    </w:p>
    <w:p w14:paraId="58B88D38" w14:textId="221CA386" w:rsidR="00966C1A" w:rsidRDefault="00DD757C" w:rsidP="00966C1A">
      <w:pPr>
        <w:jc w:val="center"/>
        <w:rPr>
          <w:noProof/>
        </w:rPr>
      </w:pPr>
      <w:r w:rsidRPr="00CE2AC5">
        <w:rPr>
          <w:noProof/>
        </w:rPr>
        <w:drawing>
          <wp:inline distT="0" distB="0" distL="0" distR="0" wp14:anchorId="3FBA0A9F" wp14:editId="5F363F6A">
            <wp:extent cx="4858428" cy="2353003"/>
            <wp:effectExtent l="0" t="0" r="0" b="9525"/>
            <wp:docPr id="1030006835"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06835" name="Imagem 1" descr="Gráfico, Gráfico de pizza&#10;&#10;Descrição gerada automaticamente"/>
                    <pic:cNvPicPr/>
                  </pic:nvPicPr>
                  <pic:blipFill>
                    <a:blip r:embed="rId41"/>
                    <a:stretch>
                      <a:fillRect/>
                    </a:stretch>
                  </pic:blipFill>
                  <pic:spPr>
                    <a:xfrm>
                      <a:off x="0" y="0"/>
                      <a:ext cx="4858428" cy="2353003"/>
                    </a:xfrm>
                    <a:prstGeom prst="rect">
                      <a:avLst/>
                    </a:prstGeom>
                  </pic:spPr>
                </pic:pic>
              </a:graphicData>
            </a:graphic>
          </wp:inline>
        </w:drawing>
      </w:r>
    </w:p>
    <w:p w14:paraId="3B0E7FCD" w14:textId="04795B18" w:rsidR="00966C1A" w:rsidRDefault="00966C1A" w:rsidP="00966C1A">
      <w:pPr>
        <w:pStyle w:val="TF-FONTE"/>
      </w:pPr>
      <w:r>
        <w:t>Fonte: elaborada pelos autores</w:t>
      </w:r>
      <w:r w:rsidR="007D6F32">
        <w:t xml:space="preserve"> (2024).</w:t>
      </w:r>
    </w:p>
    <w:p w14:paraId="76936593" w14:textId="77777777" w:rsidR="00F10E56" w:rsidRDefault="00F10E56" w:rsidP="00F10E56"/>
    <w:p w14:paraId="7438686E" w14:textId="6EB488A1" w:rsidR="00F10E56" w:rsidRPr="00B95124" w:rsidRDefault="00F10E56" w:rsidP="00F10E56">
      <w:pPr>
        <w:pStyle w:val="TF-LEGENDA"/>
      </w:pPr>
      <w:bookmarkStart w:id="196" w:name="_Toc169379580"/>
      <w:r>
        <w:t>Figura</w:t>
      </w:r>
      <w:r w:rsidR="00250E3E">
        <w:t xml:space="preserve"> 26</w:t>
      </w:r>
      <w:r>
        <w:t xml:space="preserve"> </w:t>
      </w:r>
      <w:fldSimple w:instr=" SEQ Figura \* ARABIC "/>
      <w:r>
        <w:t xml:space="preserve"> </w:t>
      </w:r>
      <w:r w:rsidRPr="00DD46DC">
        <w:t xml:space="preserve">– </w:t>
      </w:r>
      <w:r w:rsidR="002B3568" w:rsidRPr="002B3568">
        <w:rPr>
          <w:szCs w:val="24"/>
        </w:rPr>
        <w:t>Resultado da pergunta referente se já usou um sistema para controle de gestão Administrador</w:t>
      </w:r>
      <w:bookmarkEnd w:id="196"/>
    </w:p>
    <w:p w14:paraId="330B442A" w14:textId="15EC6B72" w:rsidR="00F10E56" w:rsidRDefault="00481F84" w:rsidP="00F10E56">
      <w:pPr>
        <w:jc w:val="center"/>
        <w:rPr>
          <w:noProof/>
        </w:rPr>
      </w:pPr>
      <w:r w:rsidRPr="00C0620F">
        <w:rPr>
          <w:noProof/>
        </w:rPr>
        <w:drawing>
          <wp:inline distT="0" distB="0" distL="0" distR="0" wp14:anchorId="29E2A8DE" wp14:editId="777505D1">
            <wp:extent cx="4458322" cy="2400635"/>
            <wp:effectExtent l="0" t="0" r="0" b="0"/>
            <wp:docPr id="1437360521" name="Imagem 1" descr="Gráfico,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60521" name="Imagem 1" descr="Gráfico, Gráfico de bolhas&#10;&#10;Descrição gerada automaticamente"/>
                    <pic:cNvPicPr/>
                  </pic:nvPicPr>
                  <pic:blipFill>
                    <a:blip r:embed="rId42"/>
                    <a:stretch>
                      <a:fillRect/>
                    </a:stretch>
                  </pic:blipFill>
                  <pic:spPr>
                    <a:xfrm>
                      <a:off x="0" y="0"/>
                      <a:ext cx="4458322" cy="2400635"/>
                    </a:xfrm>
                    <a:prstGeom prst="rect">
                      <a:avLst/>
                    </a:prstGeom>
                  </pic:spPr>
                </pic:pic>
              </a:graphicData>
            </a:graphic>
          </wp:inline>
        </w:drawing>
      </w:r>
    </w:p>
    <w:p w14:paraId="5242D101" w14:textId="484F90E9" w:rsidR="00F10E56" w:rsidRDefault="00F10E56" w:rsidP="00F10E56">
      <w:pPr>
        <w:pStyle w:val="TF-FONTE"/>
      </w:pPr>
      <w:r>
        <w:t>Fonte: elaborada pelos autores</w:t>
      </w:r>
      <w:r w:rsidR="007D6F32">
        <w:t xml:space="preserve"> (2024).</w:t>
      </w:r>
    </w:p>
    <w:p w14:paraId="14323D34" w14:textId="1A33F44A" w:rsidR="00686B3D" w:rsidRPr="00B95124" w:rsidRDefault="00686B3D" w:rsidP="00686B3D">
      <w:pPr>
        <w:pStyle w:val="TF-LEGENDA"/>
      </w:pPr>
      <w:bookmarkStart w:id="197" w:name="_Toc169379581"/>
      <w:r>
        <w:t>Figura</w:t>
      </w:r>
      <w:r w:rsidR="00250E3E">
        <w:t xml:space="preserve"> 27</w:t>
      </w:r>
      <w:r>
        <w:t xml:space="preserve"> </w:t>
      </w:r>
      <w:fldSimple w:instr=" SEQ Figura \* ARABIC "/>
      <w:r>
        <w:t xml:space="preserve"> </w:t>
      </w:r>
      <w:r w:rsidRPr="00DD46DC">
        <w:t xml:space="preserve">– </w:t>
      </w:r>
      <w:r w:rsidR="009C3318" w:rsidRPr="009C3318">
        <w:rPr>
          <w:szCs w:val="24"/>
        </w:rPr>
        <w:t>Resultado da pergunta referente se já usou um sistema para controle de gestão Funcionário</w:t>
      </w:r>
      <w:bookmarkEnd w:id="197"/>
    </w:p>
    <w:p w14:paraId="6662AEB5" w14:textId="77777777" w:rsidR="00686B3D" w:rsidRDefault="00686B3D" w:rsidP="00686B3D">
      <w:pPr>
        <w:jc w:val="center"/>
        <w:rPr>
          <w:noProof/>
        </w:rPr>
      </w:pPr>
      <w:r w:rsidRPr="00C0620F">
        <w:rPr>
          <w:noProof/>
        </w:rPr>
        <w:drawing>
          <wp:inline distT="0" distB="0" distL="0" distR="0" wp14:anchorId="7AF0E4F6" wp14:editId="068CA463">
            <wp:extent cx="4458322" cy="2400635"/>
            <wp:effectExtent l="0" t="0" r="0" b="0"/>
            <wp:docPr id="541708598" name="Imagem 1" descr="Gráfico,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60521" name="Imagem 1" descr="Gráfico, Gráfico de bolhas&#10;&#10;Descrição gerada automaticamente"/>
                    <pic:cNvPicPr/>
                  </pic:nvPicPr>
                  <pic:blipFill>
                    <a:blip r:embed="rId42"/>
                    <a:stretch>
                      <a:fillRect/>
                    </a:stretch>
                  </pic:blipFill>
                  <pic:spPr>
                    <a:xfrm>
                      <a:off x="0" y="0"/>
                      <a:ext cx="4458322" cy="2400635"/>
                    </a:xfrm>
                    <a:prstGeom prst="rect">
                      <a:avLst/>
                    </a:prstGeom>
                  </pic:spPr>
                </pic:pic>
              </a:graphicData>
            </a:graphic>
          </wp:inline>
        </w:drawing>
      </w:r>
    </w:p>
    <w:p w14:paraId="72D54625" w14:textId="29E8C84B" w:rsidR="00686B3D" w:rsidRDefault="00686B3D" w:rsidP="00686B3D">
      <w:pPr>
        <w:pStyle w:val="TF-FONTE"/>
      </w:pPr>
      <w:r>
        <w:t>Fonte: elaborada pelos autores</w:t>
      </w:r>
      <w:r w:rsidR="007D6F32">
        <w:t xml:space="preserve"> (2024).</w:t>
      </w:r>
    </w:p>
    <w:p w14:paraId="6E55B1A4" w14:textId="77777777" w:rsidR="00686B3D" w:rsidRPr="00686B3D" w:rsidRDefault="00686B3D" w:rsidP="00686B3D"/>
    <w:p w14:paraId="7114C475" w14:textId="54B7DD95" w:rsidR="00214FE2" w:rsidRDefault="00214FE2" w:rsidP="00214FE2">
      <w:pPr>
        <w:pStyle w:val="TF-TEXTO"/>
        <w:tabs>
          <w:tab w:val="left" w:pos="5954"/>
        </w:tabs>
      </w:pPr>
      <w:r>
        <w:t xml:space="preserve">A segunda parte do questionário busca tratar a avaliação da usabilidade e da experiência de usuário das interfaces desenvolvidas, avaliando as heurísticas de Nielsen, os princípios do </w:t>
      </w:r>
      <w:r w:rsidR="003A40C4">
        <w:t>Material Design</w:t>
      </w:r>
      <w:r>
        <w:t xml:space="preserve">. Foram elaboradas </w:t>
      </w:r>
      <w:r w:rsidR="007D3DF7">
        <w:t>3</w:t>
      </w:r>
      <w:r w:rsidR="00026109">
        <w:t>4</w:t>
      </w:r>
      <w:r>
        <w:t xml:space="preserve"> questões objetivas que estão relacionadas às heurísticas de Nielsen e os requisitos. No </w:t>
      </w:r>
      <w:r>
        <w:fldChar w:fldCharType="begin"/>
      </w:r>
      <w:r>
        <w:instrText xml:space="preserve"> REF _Ref151495056 \h </w:instrText>
      </w:r>
      <w:r>
        <w:fldChar w:fldCharType="separate"/>
      </w:r>
      <w:r>
        <w:t xml:space="preserve">Quadro </w:t>
      </w:r>
      <w:r>
        <w:fldChar w:fldCharType="end"/>
      </w:r>
      <w:r>
        <w:t>, é representada a listagem das perguntas utilizadas na avaliação relacionadas com as Heurísticas de Nielsen</w:t>
      </w:r>
      <w:r w:rsidR="00A37051">
        <w:t>, que está no apêndice A</w:t>
      </w:r>
      <w:r>
        <w:t xml:space="preserve">. </w:t>
      </w:r>
    </w:p>
    <w:p w14:paraId="4D08EF80" w14:textId="1F4A1763" w:rsidR="007D6F32" w:rsidRDefault="007D6F32" w:rsidP="007D6F32">
      <w:pPr>
        <w:pStyle w:val="TF-LEGENDA"/>
      </w:pPr>
      <w:r>
        <w:t xml:space="preserve">Quadro </w:t>
      </w:r>
      <w:r w:rsidR="00026109">
        <w:t>8</w:t>
      </w:r>
      <w:r>
        <w:t xml:space="preserve"> </w:t>
      </w:r>
      <w:r w:rsidRPr="00ED1AEC">
        <w:t xml:space="preserve">– </w:t>
      </w:r>
      <w:r>
        <w:t>Como as Heurísticas de Nielsen foram aplicadas</w:t>
      </w:r>
    </w:p>
    <w:tbl>
      <w:tblPr>
        <w:tblW w:w="9235" w:type="dxa"/>
        <w:tblCellMar>
          <w:left w:w="70" w:type="dxa"/>
          <w:right w:w="70" w:type="dxa"/>
        </w:tblCellMar>
        <w:tblLook w:val="04A0" w:firstRow="1" w:lastRow="0" w:firstColumn="1" w:lastColumn="0" w:noHBand="0" w:noVBand="1"/>
      </w:tblPr>
      <w:tblGrid>
        <w:gridCol w:w="646"/>
        <w:gridCol w:w="589"/>
        <w:gridCol w:w="6672"/>
        <w:gridCol w:w="1328"/>
      </w:tblGrid>
      <w:tr w:rsidR="007D6F32" w:rsidRPr="007D6F32" w14:paraId="18B5EEAC" w14:textId="77777777" w:rsidTr="007D6F32">
        <w:trPr>
          <w:trHeight w:val="225"/>
        </w:trPr>
        <w:tc>
          <w:tcPr>
            <w:tcW w:w="123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98FAC" w14:textId="77777777" w:rsidR="007D6F32" w:rsidRPr="007D6F32" w:rsidRDefault="007D6F32" w:rsidP="007D6F32">
            <w:pPr>
              <w:keepNext w:val="0"/>
              <w:keepLines w:val="0"/>
              <w:jc w:val="center"/>
              <w:rPr>
                <w:b/>
                <w:bCs/>
                <w:color w:val="000000"/>
                <w:sz w:val="20"/>
                <w:szCs w:val="20"/>
              </w:rPr>
            </w:pPr>
            <w:r w:rsidRPr="007D6F32">
              <w:rPr>
                <w:b/>
                <w:bCs/>
                <w:color w:val="000000"/>
                <w:sz w:val="20"/>
                <w:szCs w:val="20"/>
              </w:rPr>
              <w:t>Heurísticas</w:t>
            </w:r>
          </w:p>
        </w:tc>
        <w:tc>
          <w:tcPr>
            <w:tcW w:w="6672" w:type="dxa"/>
            <w:tcBorders>
              <w:top w:val="single" w:sz="4" w:space="0" w:color="auto"/>
              <w:left w:val="nil"/>
              <w:bottom w:val="single" w:sz="4" w:space="0" w:color="auto"/>
              <w:right w:val="single" w:sz="4" w:space="0" w:color="auto"/>
            </w:tcBorders>
            <w:shd w:val="clear" w:color="auto" w:fill="auto"/>
            <w:noWrap/>
            <w:vAlign w:val="center"/>
            <w:hideMark/>
          </w:tcPr>
          <w:p w14:paraId="27597A39" w14:textId="77777777" w:rsidR="007D6F32" w:rsidRPr="007D6F32" w:rsidRDefault="007D6F32" w:rsidP="007D6F32">
            <w:pPr>
              <w:keepNext w:val="0"/>
              <w:keepLines w:val="0"/>
              <w:rPr>
                <w:b/>
                <w:bCs/>
                <w:color w:val="000000"/>
                <w:sz w:val="20"/>
                <w:szCs w:val="20"/>
              </w:rPr>
            </w:pPr>
            <w:r w:rsidRPr="007D6F32">
              <w:rPr>
                <w:b/>
                <w:bCs/>
                <w:color w:val="000000"/>
                <w:sz w:val="20"/>
                <w:szCs w:val="20"/>
              </w:rPr>
              <w:t>Perguntas da avaliação</w:t>
            </w:r>
          </w:p>
        </w:tc>
        <w:tc>
          <w:tcPr>
            <w:tcW w:w="1328" w:type="dxa"/>
            <w:tcBorders>
              <w:top w:val="single" w:sz="4" w:space="0" w:color="auto"/>
              <w:left w:val="nil"/>
              <w:bottom w:val="single" w:sz="4" w:space="0" w:color="auto"/>
              <w:right w:val="single" w:sz="4" w:space="0" w:color="auto"/>
            </w:tcBorders>
            <w:shd w:val="clear" w:color="auto" w:fill="auto"/>
            <w:noWrap/>
            <w:vAlign w:val="center"/>
            <w:hideMark/>
          </w:tcPr>
          <w:p w14:paraId="2EB2B426" w14:textId="77777777" w:rsidR="007D6F32" w:rsidRPr="007D6F32" w:rsidRDefault="007D6F32" w:rsidP="007D6F32">
            <w:pPr>
              <w:keepNext w:val="0"/>
              <w:keepLines w:val="0"/>
              <w:jc w:val="center"/>
              <w:rPr>
                <w:b/>
                <w:bCs/>
                <w:color w:val="000000"/>
                <w:sz w:val="20"/>
                <w:szCs w:val="20"/>
              </w:rPr>
            </w:pPr>
            <w:r w:rsidRPr="007D6F32">
              <w:rPr>
                <w:b/>
                <w:bCs/>
                <w:color w:val="000000"/>
                <w:sz w:val="20"/>
                <w:szCs w:val="20"/>
              </w:rPr>
              <w:t>Perfil</w:t>
            </w:r>
          </w:p>
        </w:tc>
      </w:tr>
      <w:tr w:rsidR="00D44CE9" w:rsidRPr="007D6F32" w14:paraId="73BF76D8" w14:textId="77777777" w:rsidTr="007D6F32">
        <w:trPr>
          <w:trHeight w:val="225"/>
        </w:trPr>
        <w:tc>
          <w:tcPr>
            <w:tcW w:w="6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92004C" w14:textId="77777777" w:rsidR="00D44CE9" w:rsidRPr="007D6F32" w:rsidRDefault="00D44CE9" w:rsidP="00D44CE9">
            <w:pPr>
              <w:keepNext w:val="0"/>
              <w:keepLines w:val="0"/>
              <w:jc w:val="center"/>
              <w:rPr>
                <w:sz w:val="20"/>
                <w:szCs w:val="20"/>
              </w:rPr>
            </w:pPr>
            <w:r w:rsidRPr="007D6F32">
              <w:rPr>
                <w:sz w:val="20"/>
                <w:szCs w:val="20"/>
              </w:rPr>
              <w:t>H1</w:t>
            </w:r>
          </w:p>
        </w:tc>
        <w:tc>
          <w:tcPr>
            <w:tcW w:w="589" w:type="dxa"/>
            <w:tcBorders>
              <w:top w:val="nil"/>
              <w:left w:val="nil"/>
              <w:bottom w:val="single" w:sz="4" w:space="0" w:color="auto"/>
              <w:right w:val="single" w:sz="4" w:space="0" w:color="auto"/>
            </w:tcBorders>
            <w:shd w:val="clear" w:color="auto" w:fill="auto"/>
            <w:noWrap/>
            <w:vAlign w:val="bottom"/>
            <w:hideMark/>
          </w:tcPr>
          <w:p w14:paraId="7A2225D8" w14:textId="0F8A767B" w:rsidR="00D44CE9" w:rsidRPr="007D6F32" w:rsidRDefault="00D44CE9" w:rsidP="00D44CE9">
            <w:pPr>
              <w:keepNext w:val="0"/>
              <w:keepLines w:val="0"/>
              <w:jc w:val="center"/>
              <w:rPr>
                <w:sz w:val="20"/>
                <w:szCs w:val="20"/>
              </w:rPr>
            </w:pPr>
            <w:r w:rsidRPr="00D44CE9">
              <w:rPr>
                <w:sz w:val="20"/>
                <w:szCs w:val="20"/>
              </w:rPr>
              <w:t>P1</w:t>
            </w:r>
          </w:p>
        </w:tc>
        <w:tc>
          <w:tcPr>
            <w:tcW w:w="6672" w:type="dxa"/>
            <w:tcBorders>
              <w:top w:val="nil"/>
              <w:left w:val="nil"/>
              <w:bottom w:val="single" w:sz="4" w:space="0" w:color="auto"/>
              <w:right w:val="single" w:sz="4" w:space="0" w:color="auto"/>
            </w:tcBorders>
            <w:shd w:val="clear" w:color="auto" w:fill="auto"/>
            <w:noWrap/>
            <w:vAlign w:val="center"/>
            <w:hideMark/>
          </w:tcPr>
          <w:p w14:paraId="0B12BF31" w14:textId="097FAAE0" w:rsidR="00D44CE9" w:rsidRPr="007D6F32" w:rsidRDefault="00D44CE9" w:rsidP="00D44CE9">
            <w:pPr>
              <w:keepNext w:val="0"/>
              <w:keepLines w:val="0"/>
              <w:rPr>
                <w:sz w:val="20"/>
                <w:szCs w:val="20"/>
              </w:rPr>
            </w:pPr>
            <w:r w:rsidRPr="00D44CE9">
              <w:rPr>
                <w:sz w:val="20"/>
                <w:szCs w:val="20"/>
              </w:rPr>
              <w:t>As mensagens de advertência deixam claro o status atual do sistema</w:t>
            </w:r>
          </w:p>
        </w:tc>
        <w:tc>
          <w:tcPr>
            <w:tcW w:w="1328" w:type="dxa"/>
            <w:tcBorders>
              <w:top w:val="nil"/>
              <w:left w:val="nil"/>
              <w:bottom w:val="single" w:sz="4" w:space="0" w:color="auto"/>
              <w:right w:val="single" w:sz="4" w:space="0" w:color="auto"/>
            </w:tcBorders>
            <w:shd w:val="clear" w:color="auto" w:fill="auto"/>
            <w:noWrap/>
            <w:vAlign w:val="center"/>
            <w:hideMark/>
          </w:tcPr>
          <w:p w14:paraId="693D67AE"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6F79BFCA"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133F273F"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78D14937" w14:textId="63FB1491" w:rsidR="00D44CE9" w:rsidRPr="007D6F32" w:rsidRDefault="00D44CE9" w:rsidP="00D44CE9">
            <w:pPr>
              <w:keepNext w:val="0"/>
              <w:keepLines w:val="0"/>
              <w:jc w:val="center"/>
              <w:rPr>
                <w:sz w:val="20"/>
                <w:szCs w:val="20"/>
              </w:rPr>
            </w:pPr>
            <w:r w:rsidRPr="00D44CE9">
              <w:rPr>
                <w:sz w:val="20"/>
                <w:szCs w:val="20"/>
              </w:rPr>
              <w:t>P2</w:t>
            </w:r>
          </w:p>
        </w:tc>
        <w:tc>
          <w:tcPr>
            <w:tcW w:w="6672" w:type="dxa"/>
            <w:tcBorders>
              <w:top w:val="nil"/>
              <w:left w:val="nil"/>
              <w:bottom w:val="single" w:sz="4" w:space="0" w:color="auto"/>
              <w:right w:val="single" w:sz="4" w:space="0" w:color="auto"/>
            </w:tcBorders>
            <w:shd w:val="clear" w:color="auto" w:fill="auto"/>
            <w:noWrap/>
            <w:vAlign w:val="center"/>
            <w:hideMark/>
          </w:tcPr>
          <w:p w14:paraId="0FF2BF11" w14:textId="62D145A7" w:rsidR="00D44CE9" w:rsidRPr="007D6F32" w:rsidRDefault="00D44CE9" w:rsidP="00D44CE9">
            <w:pPr>
              <w:keepNext w:val="0"/>
              <w:keepLines w:val="0"/>
              <w:rPr>
                <w:sz w:val="20"/>
                <w:szCs w:val="20"/>
              </w:rPr>
            </w:pPr>
            <w:r w:rsidRPr="00D44CE9">
              <w:rPr>
                <w:sz w:val="20"/>
                <w:szCs w:val="20"/>
              </w:rPr>
              <w:t>O sistema comunica claramente quando uma ação é bem-sucedida</w:t>
            </w:r>
          </w:p>
        </w:tc>
        <w:tc>
          <w:tcPr>
            <w:tcW w:w="1328" w:type="dxa"/>
            <w:tcBorders>
              <w:top w:val="nil"/>
              <w:left w:val="nil"/>
              <w:bottom w:val="single" w:sz="4" w:space="0" w:color="auto"/>
              <w:right w:val="single" w:sz="4" w:space="0" w:color="auto"/>
            </w:tcBorders>
            <w:shd w:val="clear" w:color="auto" w:fill="auto"/>
            <w:noWrap/>
            <w:vAlign w:val="center"/>
            <w:hideMark/>
          </w:tcPr>
          <w:p w14:paraId="6E989ADB"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21C5896F"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2CBF8884"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4AE50B97" w14:textId="2A00C747" w:rsidR="00D44CE9" w:rsidRPr="007D6F32" w:rsidRDefault="00D44CE9" w:rsidP="00D44CE9">
            <w:pPr>
              <w:keepNext w:val="0"/>
              <w:keepLines w:val="0"/>
              <w:jc w:val="center"/>
              <w:rPr>
                <w:sz w:val="20"/>
                <w:szCs w:val="20"/>
              </w:rPr>
            </w:pPr>
            <w:r w:rsidRPr="00D44CE9">
              <w:rPr>
                <w:sz w:val="20"/>
                <w:szCs w:val="20"/>
              </w:rPr>
              <w:t>P3</w:t>
            </w:r>
          </w:p>
        </w:tc>
        <w:tc>
          <w:tcPr>
            <w:tcW w:w="6672" w:type="dxa"/>
            <w:tcBorders>
              <w:top w:val="nil"/>
              <w:left w:val="nil"/>
              <w:bottom w:val="single" w:sz="4" w:space="0" w:color="auto"/>
              <w:right w:val="single" w:sz="4" w:space="0" w:color="auto"/>
            </w:tcBorders>
            <w:shd w:val="clear" w:color="auto" w:fill="auto"/>
            <w:noWrap/>
            <w:vAlign w:val="center"/>
            <w:hideMark/>
          </w:tcPr>
          <w:p w14:paraId="4FFA7F50" w14:textId="42A99852" w:rsidR="00D44CE9" w:rsidRPr="007D6F32" w:rsidRDefault="00D44CE9" w:rsidP="00D44CE9">
            <w:pPr>
              <w:keepNext w:val="0"/>
              <w:keepLines w:val="0"/>
              <w:rPr>
                <w:sz w:val="20"/>
                <w:szCs w:val="20"/>
              </w:rPr>
            </w:pPr>
            <w:r w:rsidRPr="00D44CE9">
              <w:rPr>
                <w:sz w:val="20"/>
                <w:szCs w:val="20"/>
              </w:rPr>
              <w:t xml:space="preserve">O Sistema comunica de forma não </w:t>
            </w:r>
            <w:r>
              <w:rPr>
                <w:sz w:val="20"/>
                <w:szCs w:val="20"/>
              </w:rPr>
              <w:t>assertiva</w:t>
            </w:r>
            <w:r w:rsidRPr="00D44CE9">
              <w:rPr>
                <w:sz w:val="20"/>
                <w:szCs w:val="20"/>
              </w:rPr>
              <w:t xml:space="preserve"> as vendas</w:t>
            </w:r>
          </w:p>
        </w:tc>
        <w:tc>
          <w:tcPr>
            <w:tcW w:w="1328" w:type="dxa"/>
            <w:tcBorders>
              <w:top w:val="nil"/>
              <w:left w:val="nil"/>
              <w:bottom w:val="single" w:sz="4" w:space="0" w:color="auto"/>
              <w:right w:val="single" w:sz="4" w:space="0" w:color="auto"/>
            </w:tcBorders>
            <w:shd w:val="clear" w:color="auto" w:fill="auto"/>
            <w:noWrap/>
            <w:vAlign w:val="center"/>
            <w:hideMark/>
          </w:tcPr>
          <w:p w14:paraId="57F309A3"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0AE64935" w14:textId="77777777" w:rsidTr="007D6F32">
        <w:trPr>
          <w:trHeight w:val="225"/>
        </w:trPr>
        <w:tc>
          <w:tcPr>
            <w:tcW w:w="6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1D5D44" w14:textId="77777777" w:rsidR="00D44CE9" w:rsidRPr="007D6F32" w:rsidRDefault="00D44CE9" w:rsidP="00D44CE9">
            <w:pPr>
              <w:keepNext w:val="0"/>
              <w:keepLines w:val="0"/>
              <w:jc w:val="center"/>
              <w:rPr>
                <w:sz w:val="20"/>
                <w:szCs w:val="20"/>
              </w:rPr>
            </w:pPr>
            <w:r w:rsidRPr="007D6F32">
              <w:rPr>
                <w:sz w:val="20"/>
                <w:szCs w:val="20"/>
              </w:rPr>
              <w:t>H2</w:t>
            </w:r>
          </w:p>
        </w:tc>
        <w:tc>
          <w:tcPr>
            <w:tcW w:w="589" w:type="dxa"/>
            <w:tcBorders>
              <w:top w:val="nil"/>
              <w:left w:val="nil"/>
              <w:bottom w:val="single" w:sz="4" w:space="0" w:color="auto"/>
              <w:right w:val="single" w:sz="4" w:space="0" w:color="auto"/>
            </w:tcBorders>
            <w:shd w:val="clear" w:color="auto" w:fill="auto"/>
            <w:noWrap/>
            <w:vAlign w:val="bottom"/>
            <w:hideMark/>
          </w:tcPr>
          <w:p w14:paraId="028FFBC8" w14:textId="2BADA4F6" w:rsidR="00D44CE9" w:rsidRPr="007D6F32" w:rsidRDefault="00D44CE9" w:rsidP="00D44CE9">
            <w:pPr>
              <w:keepNext w:val="0"/>
              <w:keepLines w:val="0"/>
              <w:jc w:val="center"/>
              <w:rPr>
                <w:sz w:val="20"/>
                <w:szCs w:val="20"/>
              </w:rPr>
            </w:pPr>
            <w:r w:rsidRPr="00D44CE9">
              <w:rPr>
                <w:sz w:val="20"/>
                <w:szCs w:val="20"/>
              </w:rPr>
              <w:t>P4</w:t>
            </w:r>
          </w:p>
        </w:tc>
        <w:tc>
          <w:tcPr>
            <w:tcW w:w="6672" w:type="dxa"/>
            <w:tcBorders>
              <w:top w:val="nil"/>
              <w:left w:val="nil"/>
              <w:bottom w:val="single" w:sz="4" w:space="0" w:color="auto"/>
              <w:right w:val="single" w:sz="4" w:space="0" w:color="auto"/>
            </w:tcBorders>
            <w:shd w:val="clear" w:color="auto" w:fill="auto"/>
            <w:noWrap/>
            <w:vAlign w:val="center"/>
            <w:hideMark/>
          </w:tcPr>
          <w:p w14:paraId="68BAE7B8" w14:textId="333FC9E3" w:rsidR="00D44CE9" w:rsidRPr="007D6F32" w:rsidRDefault="00D44CE9" w:rsidP="00D44CE9">
            <w:pPr>
              <w:keepNext w:val="0"/>
              <w:keepLines w:val="0"/>
              <w:rPr>
                <w:sz w:val="20"/>
                <w:szCs w:val="20"/>
              </w:rPr>
            </w:pPr>
            <w:r w:rsidRPr="00D44CE9">
              <w:rPr>
                <w:sz w:val="20"/>
                <w:szCs w:val="20"/>
              </w:rPr>
              <w:t>A linguagem usada no sistema é fácil de entender e direta</w:t>
            </w:r>
          </w:p>
        </w:tc>
        <w:tc>
          <w:tcPr>
            <w:tcW w:w="1328" w:type="dxa"/>
            <w:tcBorders>
              <w:top w:val="nil"/>
              <w:left w:val="nil"/>
              <w:bottom w:val="single" w:sz="4" w:space="0" w:color="auto"/>
              <w:right w:val="single" w:sz="4" w:space="0" w:color="auto"/>
            </w:tcBorders>
            <w:shd w:val="clear" w:color="auto" w:fill="auto"/>
            <w:noWrap/>
            <w:vAlign w:val="center"/>
            <w:hideMark/>
          </w:tcPr>
          <w:p w14:paraId="6558634C"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32CF5C8E"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3F932DA0"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0C4A35E2" w14:textId="3C984CFB" w:rsidR="00D44CE9" w:rsidRPr="007D6F32" w:rsidRDefault="00D44CE9" w:rsidP="00D44CE9">
            <w:pPr>
              <w:keepNext w:val="0"/>
              <w:keepLines w:val="0"/>
              <w:jc w:val="center"/>
              <w:rPr>
                <w:sz w:val="20"/>
                <w:szCs w:val="20"/>
              </w:rPr>
            </w:pPr>
            <w:r w:rsidRPr="00D44CE9">
              <w:rPr>
                <w:sz w:val="20"/>
                <w:szCs w:val="20"/>
              </w:rPr>
              <w:t>P5</w:t>
            </w:r>
          </w:p>
        </w:tc>
        <w:tc>
          <w:tcPr>
            <w:tcW w:w="6672" w:type="dxa"/>
            <w:tcBorders>
              <w:top w:val="nil"/>
              <w:left w:val="nil"/>
              <w:bottom w:val="single" w:sz="4" w:space="0" w:color="auto"/>
              <w:right w:val="single" w:sz="4" w:space="0" w:color="auto"/>
            </w:tcBorders>
            <w:shd w:val="clear" w:color="auto" w:fill="auto"/>
            <w:noWrap/>
            <w:vAlign w:val="center"/>
            <w:hideMark/>
          </w:tcPr>
          <w:p w14:paraId="1601E204" w14:textId="31B9BEFB" w:rsidR="00D44CE9" w:rsidRPr="007D6F32" w:rsidRDefault="00D44CE9" w:rsidP="00D44CE9">
            <w:pPr>
              <w:keepNext w:val="0"/>
              <w:keepLines w:val="0"/>
              <w:rPr>
                <w:sz w:val="20"/>
                <w:szCs w:val="20"/>
              </w:rPr>
            </w:pPr>
            <w:r w:rsidRPr="00D44CE9">
              <w:rPr>
                <w:sz w:val="20"/>
                <w:szCs w:val="20"/>
              </w:rPr>
              <w:t>As funcionalidades do sistema são comunicáveis de maneira clara e objetiva</w:t>
            </w:r>
          </w:p>
        </w:tc>
        <w:tc>
          <w:tcPr>
            <w:tcW w:w="1328" w:type="dxa"/>
            <w:tcBorders>
              <w:top w:val="nil"/>
              <w:left w:val="nil"/>
              <w:bottom w:val="single" w:sz="4" w:space="0" w:color="auto"/>
              <w:right w:val="single" w:sz="4" w:space="0" w:color="auto"/>
            </w:tcBorders>
            <w:shd w:val="clear" w:color="auto" w:fill="auto"/>
            <w:noWrap/>
            <w:vAlign w:val="center"/>
            <w:hideMark/>
          </w:tcPr>
          <w:p w14:paraId="61486ECB"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1CAF45B5" w14:textId="77777777" w:rsidTr="007D6F32">
        <w:trPr>
          <w:trHeight w:val="225"/>
        </w:trPr>
        <w:tc>
          <w:tcPr>
            <w:tcW w:w="6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1E8242" w14:textId="77777777" w:rsidR="00D44CE9" w:rsidRPr="007D6F32" w:rsidRDefault="00D44CE9" w:rsidP="00D44CE9">
            <w:pPr>
              <w:keepNext w:val="0"/>
              <w:keepLines w:val="0"/>
              <w:jc w:val="center"/>
              <w:rPr>
                <w:sz w:val="20"/>
                <w:szCs w:val="20"/>
              </w:rPr>
            </w:pPr>
            <w:r w:rsidRPr="007D6F32">
              <w:rPr>
                <w:sz w:val="20"/>
                <w:szCs w:val="20"/>
              </w:rPr>
              <w:lastRenderedPageBreak/>
              <w:t>H3</w:t>
            </w:r>
          </w:p>
        </w:tc>
        <w:tc>
          <w:tcPr>
            <w:tcW w:w="589" w:type="dxa"/>
            <w:tcBorders>
              <w:top w:val="nil"/>
              <w:left w:val="nil"/>
              <w:bottom w:val="single" w:sz="4" w:space="0" w:color="auto"/>
              <w:right w:val="single" w:sz="4" w:space="0" w:color="auto"/>
            </w:tcBorders>
            <w:shd w:val="clear" w:color="auto" w:fill="auto"/>
            <w:noWrap/>
            <w:vAlign w:val="bottom"/>
            <w:hideMark/>
          </w:tcPr>
          <w:p w14:paraId="2578138A" w14:textId="68B5FA83" w:rsidR="00D44CE9" w:rsidRPr="007D6F32" w:rsidRDefault="00D44CE9" w:rsidP="00D44CE9">
            <w:pPr>
              <w:keepNext w:val="0"/>
              <w:keepLines w:val="0"/>
              <w:jc w:val="center"/>
              <w:rPr>
                <w:sz w:val="20"/>
                <w:szCs w:val="20"/>
              </w:rPr>
            </w:pPr>
            <w:r w:rsidRPr="00D44CE9">
              <w:rPr>
                <w:sz w:val="20"/>
                <w:szCs w:val="20"/>
              </w:rPr>
              <w:t>P6</w:t>
            </w:r>
          </w:p>
        </w:tc>
        <w:tc>
          <w:tcPr>
            <w:tcW w:w="6672" w:type="dxa"/>
            <w:tcBorders>
              <w:top w:val="nil"/>
              <w:left w:val="nil"/>
              <w:bottom w:val="single" w:sz="4" w:space="0" w:color="auto"/>
              <w:right w:val="single" w:sz="4" w:space="0" w:color="auto"/>
            </w:tcBorders>
            <w:shd w:val="clear" w:color="auto" w:fill="auto"/>
            <w:noWrap/>
            <w:vAlign w:val="center"/>
            <w:hideMark/>
          </w:tcPr>
          <w:p w14:paraId="0A926EC0" w14:textId="62C9B6A7" w:rsidR="00D44CE9" w:rsidRPr="007D6F32" w:rsidRDefault="00D44CE9" w:rsidP="00D44CE9">
            <w:pPr>
              <w:keepNext w:val="0"/>
              <w:keepLines w:val="0"/>
              <w:rPr>
                <w:sz w:val="20"/>
                <w:szCs w:val="20"/>
              </w:rPr>
            </w:pPr>
            <w:r w:rsidRPr="00D44CE9">
              <w:rPr>
                <w:sz w:val="20"/>
                <w:szCs w:val="20"/>
              </w:rPr>
              <w:t>É fácil se perder durante a navegação do sistema</w:t>
            </w:r>
          </w:p>
        </w:tc>
        <w:tc>
          <w:tcPr>
            <w:tcW w:w="1328" w:type="dxa"/>
            <w:tcBorders>
              <w:top w:val="nil"/>
              <w:left w:val="nil"/>
              <w:bottom w:val="single" w:sz="4" w:space="0" w:color="auto"/>
              <w:right w:val="single" w:sz="4" w:space="0" w:color="auto"/>
            </w:tcBorders>
            <w:shd w:val="clear" w:color="auto" w:fill="auto"/>
            <w:noWrap/>
            <w:vAlign w:val="center"/>
            <w:hideMark/>
          </w:tcPr>
          <w:p w14:paraId="2EAF7885"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64831836"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0B11FDDC"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4C4490E0" w14:textId="5DA6E9F9" w:rsidR="00D44CE9" w:rsidRPr="007D6F32" w:rsidRDefault="00D44CE9" w:rsidP="00D44CE9">
            <w:pPr>
              <w:keepNext w:val="0"/>
              <w:keepLines w:val="0"/>
              <w:jc w:val="center"/>
              <w:rPr>
                <w:sz w:val="20"/>
                <w:szCs w:val="20"/>
              </w:rPr>
            </w:pPr>
            <w:r w:rsidRPr="00D44CE9">
              <w:rPr>
                <w:sz w:val="20"/>
                <w:szCs w:val="20"/>
              </w:rPr>
              <w:t>P7</w:t>
            </w:r>
          </w:p>
        </w:tc>
        <w:tc>
          <w:tcPr>
            <w:tcW w:w="6672" w:type="dxa"/>
            <w:tcBorders>
              <w:top w:val="nil"/>
              <w:left w:val="nil"/>
              <w:bottom w:val="single" w:sz="4" w:space="0" w:color="auto"/>
              <w:right w:val="single" w:sz="4" w:space="0" w:color="auto"/>
            </w:tcBorders>
            <w:shd w:val="clear" w:color="auto" w:fill="auto"/>
            <w:noWrap/>
            <w:vAlign w:val="center"/>
            <w:hideMark/>
          </w:tcPr>
          <w:p w14:paraId="7D76C4CD" w14:textId="0AF24201" w:rsidR="00D44CE9" w:rsidRPr="007D6F32" w:rsidRDefault="00D44CE9" w:rsidP="00D44CE9">
            <w:pPr>
              <w:keepNext w:val="0"/>
              <w:keepLines w:val="0"/>
              <w:rPr>
                <w:sz w:val="20"/>
                <w:szCs w:val="20"/>
              </w:rPr>
            </w:pPr>
            <w:r w:rsidRPr="00D44CE9">
              <w:rPr>
                <w:sz w:val="20"/>
                <w:szCs w:val="20"/>
              </w:rPr>
              <w:t>A navegação entre as diferentes telas do sistema não é intuitiva</w:t>
            </w:r>
          </w:p>
        </w:tc>
        <w:tc>
          <w:tcPr>
            <w:tcW w:w="1328" w:type="dxa"/>
            <w:tcBorders>
              <w:top w:val="nil"/>
              <w:left w:val="nil"/>
              <w:bottom w:val="single" w:sz="4" w:space="0" w:color="auto"/>
              <w:right w:val="single" w:sz="4" w:space="0" w:color="auto"/>
            </w:tcBorders>
            <w:shd w:val="clear" w:color="auto" w:fill="auto"/>
            <w:noWrap/>
            <w:vAlign w:val="center"/>
            <w:hideMark/>
          </w:tcPr>
          <w:p w14:paraId="5068EE19"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4B967DE3"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1444B55F"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2AEECA9D" w14:textId="0917641B" w:rsidR="00D44CE9" w:rsidRPr="007D6F32" w:rsidRDefault="00D44CE9" w:rsidP="00D44CE9">
            <w:pPr>
              <w:keepNext w:val="0"/>
              <w:keepLines w:val="0"/>
              <w:jc w:val="center"/>
              <w:rPr>
                <w:sz w:val="20"/>
                <w:szCs w:val="20"/>
              </w:rPr>
            </w:pPr>
            <w:r w:rsidRPr="00D44CE9">
              <w:rPr>
                <w:sz w:val="20"/>
                <w:szCs w:val="20"/>
              </w:rPr>
              <w:t>P8</w:t>
            </w:r>
          </w:p>
        </w:tc>
        <w:tc>
          <w:tcPr>
            <w:tcW w:w="6672" w:type="dxa"/>
            <w:tcBorders>
              <w:top w:val="nil"/>
              <w:left w:val="nil"/>
              <w:bottom w:val="single" w:sz="4" w:space="0" w:color="auto"/>
              <w:right w:val="single" w:sz="4" w:space="0" w:color="auto"/>
            </w:tcBorders>
            <w:shd w:val="clear" w:color="auto" w:fill="auto"/>
            <w:noWrap/>
            <w:vAlign w:val="center"/>
            <w:hideMark/>
          </w:tcPr>
          <w:p w14:paraId="25DFBF5B" w14:textId="735F0AAB" w:rsidR="00D44CE9" w:rsidRPr="007D6F32" w:rsidRDefault="00D44CE9" w:rsidP="00D44CE9">
            <w:pPr>
              <w:keepNext w:val="0"/>
              <w:keepLines w:val="0"/>
              <w:rPr>
                <w:sz w:val="20"/>
                <w:szCs w:val="20"/>
              </w:rPr>
            </w:pPr>
            <w:r w:rsidRPr="00D44CE9">
              <w:rPr>
                <w:sz w:val="20"/>
                <w:szCs w:val="20"/>
              </w:rPr>
              <w:t>O sistema permite corrigir entradas erradas no cadastro de informações de forma fácil.</w:t>
            </w:r>
          </w:p>
        </w:tc>
        <w:tc>
          <w:tcPr>
            <w:tcW w:w="1328" w:type="dxa"/>
            <w:tcBorders>
              <w:top w:val="nil"/>
              <w:left w:val="nil"/>
              <w:bottom w:val="single" w:sz="4" w:space="0" w:color="auto"/>
              <w:right w:val="single" w:sz="4" w:space="0" w:color="auto"/>
            </w:tcBorders>
            <w:shd w:val="clear" w:color="auto" w:fill="auto"/>
            <w:noWrap/>
            <w:vAlign w:val="center"/>
            <w:hideMark/>
          </w:tcPr>
          <w:p w14:paraId="13BCC321"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0A8D8A66"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67685071"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27E2FD3B" w14:textId="67CB93F4" w:rsidR="00D44CE9" w:rsidRPr="007D6F32" w:rsidRDefault="00D44CE9" w:rsidP="00D44CE9">
            <w:pPr>
              <w:keepNext w:val="0"/>
              <w:keepLines w:val="0"/>
              <w:jc w:val="center"/>
              <w:rPr>
                <w:sz w:val="20"/>
                <w:szCs w:val="20"/>
              </w:rPr>
            </w:pPr>
            <w:r w:rsidRPr="00D44CE9">
              <w:rPr>
                <w:sz w:val="20"/>
                <w:szCs w:val="20"/>
              </w:rPr>
              <w:t>P9</w:t>
            </w:r>
          </w:p>
        </w:tc>
        <w:tc>
          <w:tcPr>
            <w:tcW w:w="6672" w:type="dxa"/>
            <w:tcBorders>
              <w:top w:val="nil"/>
              <w:left w:val="nil"/>
              <w:bottom w:val="single" w:sz="4" w:space="0" w:color="auto"/>
              <w:right w:val="single" w:sz="4" w:space="0" w:color="auto"/>
            </w:tcBorders>
            <w:shd w:val="clear" w:color="auto" w:fill="auto"/>
            <w:noWrap/>
            <w:vAlign w:val="center"/>
            <w:hideMark/>
          </w:tcPr>
          <w:p w14:paraId="4A1995C7" w14:textId="7884CE9D" w:rsidR="00D44CE9" w:rsidRPr="007D6F32" w:rsidRDefault="00D44CE9" w:rsidP="00D44CE9">
            <w:pPr>
              <w:keepNext w:val="0"/>
              <w:keepLines w:val="0"/>
              <w:rPr>
                <w:sz w:val="20"/>
                <w:szCs w:val="20"/>
              </w:rPr>
            </w:pPr>
            <w:r w:rsidRPr="00D44CE9">
              <w:rPr>
                <w:sz w:val="20"/>
                <w:szCs w:val="20"/>
              </w:rPr>
              <w:t>O sistema não permite desfazer a inclusão de produtos que foram cadastrados de forma incorreta</w:t>
            </w:r>
          </w:p>
        </w:tc>
        <w:tc>
          <w:tcPr>
            <w:tcW w:w="1328" w:type="dxa"/>
            <w:tcBorders>
              <w:top w:val="nil"/>
              <w:left w:val="nil"/>
              <w:bottom w:val="single" w:sz="4" w:space="0" w:color="auto"/>
              <w:right w:val="single" w:sz="4" w:space="0" w:color="auto"/>
            </w:tcBorders>
            <w:shd w:val="clear" w:color="auto" w:fill="auto"/>
            <w:noWrap/>
            <w:vAlign w:val="center"/>
            <w:hideMark/>
          </w:tcPr>
          <w:p w14:paraId="5293C8DC"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043F51CE"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730322CC"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5A5AF1B5" w14:textId="04018A9F" w:rsidR="00D44CE9" w:rsidRPr="007D6F32" w:rsidRDefault="00D44CE9" w:rsidP="00D44CE9">
            <w:pPr>
              <w:keepNext w:val="0"/>
              <w:keepLines w:val="0"/>
              <w:jc w:val="center"/>
              <w:rPr>
                <w:sz w:val="20"/>
                <w:szCs w:val="20"/>
              </w:rPr>
            </w:pPr>
            <w:r w:rsidRPr="00D44CE9">
              <w:rPr>
                <w:sz w:val="20"/>
                <w:szCs w:val="20"/>
              </w:rPr>
              <w:t>P10</w:t>
            </w:r>
          </w:p>
        </w:tc>
        <w:tc>
          <w:tcPr>
            <w:tcW w:w="6672" w:type="dxa"/>
            <w:tcBorders>
              <w:top w:val="nil"/>
              <w:left w:val="nil"/>
              <w:bottom w:val="single" w:sz="4" w:space="0" w:color="auto"/>
              <w:right w:val="single" w:sz="4" w:space="0" w:color="auto"/>
            </w:tcBorders>
            <w:shd w:val="clear" w:color="auto" w:fill="auto"/>
            <w:noWrap/>
            <w:vAlign w:val="center"/>
            <w:hideMark/>
          </w:tcPr>
          <w:p w14:paraId="6DF7817F" w14:textId="1EFB57AD" w:rsidR="00D44CE9" w:rsidRPr="007D6F32" w:rsidRDefault="00D44CE9" w:rsidP="00D44CE9">
            <w:pPr>
              <w:keepNext w:val="0"/>
              <w:keepLines w:val="0"/>
              <w:rPr>
                <w:sz w:val="20"/>
                <w:szCs w:val="20"/>
              </w:rPr>
            </w:pPr>
            <w:r w:rsidRPr="00D44CE9">
              <w:rPr>
                <w:sz w:val="20"/>
                <w:szCs w:val="20"/>
              </w:rPr>
              <w:t>Os gráficos e relatórios gerados pelo sistema não são intuitivos e fáceis de interpretar?</w:t>
            </w:r>
          </w:p>
        </w:tc>
        <w:tc>
          <w:tcPr>
            <w:tcW w:w="1328" w:type="dxa"/>
            <w:tcBorders>
              <w:top w:val="nil"/>
              <w:left w:val="nil"/>
              <w:bottom w:val="single" w:sz="4" w:space="0" w:color="auto"/>
              <w:right w:val="single" w:sz="4" w:space="0" w:color="auto"/>
            </w:tcBorders>
            <w:shd w:val="clear" w:color="auto" w:fill="auto"/>
            <w:noWrap/>
            <w:vAlign w:val="center"/>
            <w:hideMark/>
          </w:tcPr>
          <w:p w14:paraId="4B2FCFAF" w14:textId="77777777" w:rsidR="00D44CE9" w:rsidRPr="007D6F32" w:rsidRDefault="00D44CE9" w:rsidP="00D44CE9">
            <w:pPr>
              <w:keepNext w:val="0"/>
              <w:keepLines w:val="0"/>
              <w:jc w:val="center"/>
              <w:rPr>
                <w:color w:val="000000"/>
                <w:sz w:val="20"/>
                <w:szCs w:val="20"/>
              </w:rPr>
            </w:pPr>
            <w:r w:rsidRPr="007D6F32">
              <w:rPr>
                <w:color w:val="000000"/>
                <w:sz w:val="20"/>
                <w:szCs w:val="20"/>
              </w:rPr>
              <w:t>Administrador</w:t>
            </w:r>
          </w:p>
        </w:tc>
      </w:tr>
      <w:tr w:rsidR="00D44CE9" w:rsidRPr="007D6F32" w14:paraId="0669B6EC"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0C320E87"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7763F77A" w14:textId="7F205492" w:rsidR="00D44CE9" w:rsidRPr="007D6F32" w:rsidRDefault="00D44CE9" w:rsidP="00D44CE9">
            <w:pPr>
              <w:keepNext w:val="0"/>
              <w:keepLines w:val="0"/>
              <w:jc w:val="center"/>
              <w:rPr>
                <w:sz w:val="20"/>
                <w:szCs w:val="20"/>
              </w:rPr>
            </w:pPr>
            <w:r w:rsidRPr="00D44CE9">
              <w:rPr>
                <w:sz w:val="20"/>
                <w:szCs w:val="20"/>
              </w:rPr>
              <w:t>P11</w:t>
            </w:r>
          </w:p>
        </w:tc>
        <w:tc>
          <w:tcPr>
            <w:tcW w:w="6672" w:type="dxa"/>
            <w:tcBorders>
              <w:top w:val="nil"/>
              <w:left w:val="nil"/>
              <w:bottom w:val="single" w:sz="4" w:space="0" w:color="auto"/>
              <w:right w:val="single" w:sz="4" w:space="0" w:color="auto"/>
            </w:tcBorders>
            <w:shd w:val="clear" w:color="auto" w:fill="auto"/>
            <w:noWrap/>
            <w:vAlign w:val="center"/>
            <w:hideMark/>
          </w:tcPr>
          <w:p w14:paraId="511A0A7D" w14:textId="7F262656" w:rsidR="00D44CE9" w:rsidRPr="007D6F32" w:rsidRDefault="00D44CE9" w:rsidP="00D44CE9">
            <w:pPr>
              <w:keepNext w:val="0"/>
              <w:keepLines w:val="0"/>
              <w:rPr>
                <w:sz w:val="20"/>
                <w:szCs w:val="20"/>
              </w:rPr>
            </w:pPr>
            <w:r w:rsidRPr="00D44CE9">
              <w:rPr>
                <w:sz w:val="20"/>
                <w:szCs w:val="20"/>
              </w:rPr>
              <w:t>As funcionalidades do sistema permitem monitorar e ajustar a produção de maneira a aumentar a rentabilidade?</w:t>
            </w:r>
          </w:p>
        </w:tc>
        <w:tc>
          <w:tcPr>
            <w:tcW w:w="1328" w:type="dxa"/>
            <w:tcBorders>
              <w:top w:val="nil"/>
              <w:left w:val="nil"/>
              <w:bottom w:val="single" w:sz="4" w:space="0" w:color="auto"/>
              <w:right w:val="single" w:sz="4" w:space="0" w:color="auto"/>
            </w:tcBorders>
            <w:shd w:val="clear" w:color="auto" w:fill="auto"/>
            <w:noWrap/>
            <w:vAlign w:val="center"/>
            <w:hideMark/>
          </w:tcPr>
          <w:p w14:paraId="6F115152" w14:textId="77777777" w:rsidR="00D44CE9" w:rsidRPr="007D6F32" w:rsidRDefault="00D44CE9" w:rsidP="00D44CE9">
            <w:pPr>
              <w:keepNext w:val="0"/>
              <w:keepLines w:val="0"/>
              <w:jc w:val="center"/>
              <w:rPr>
                <w:color w:val="000000"/>
                <w:sz w:val="20"/>
                <w:szCs w:val="20"/>
              </w:rPr>
            </w:pPr>
            <w:r w:rsidRPr="007D6F32">
              <w:rPr>
                <w:color w:val="000000"/>
                <w:sz w:val="20"/>
                <w:szCs w:val="20"/>
              </w:rPr>
              <w:t>Administrador</w:t>
            </w:r>
          </w:p>
        </w:tc>
      </w:tr>
      <w:tr w:rsidR="00D44CE9" w:rsidRPr="007D6F32" w14:paraId="131F31DC" w14:textId="77777777" w:rsidTr="007D6F32">
        <w:trPr>
          <w:trHeight w:val="225"/>
        </w:trPr>
        <w:tc>
          <w:tcPr>
            <w:tcW w:w="6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9B203A" w14:textId="77777777" w:rsidR="00D44CE9" w:rsidRPr="007D6F32" w:rsidRDefault="00D44CE9" w:rsidP="00D44CE9">
            <w:pPr>
              <w:keepNext w:val="0"/>
              <w:keepLines w:val="0"/>
              <w:jc w:val="center"/>
              <w:rPr>
                <w:sz w:val="20"/>
                <w:szCs w:val="20"/>
              </w:rPr>
            </w:pPr>
            <w:r w:rsidRPr="007D6F32">
              <w:rPr>
                <w:sz w:val="20"/>
                <w:szCs w:val="20"/>
              </w:rPr>
              <w:t>H4</w:t>
            </w:r>
          </w:p>
        </w:tc>
        <w:tc>
          <w:tcPr>
            <w:tcW w:w="589" w:type="dxa"/>
            <w:tcBorders>
              <w:top w:val="nil"/>
              <w:left w:val="nil"/>
              <w:bottom w:val="single" w:sz="4" w:space="0" w:color="auto"/>
              <w:right w:val="single" w:sz="4" w:space="0" w:color="auto"/>
            </w:tcBorders>
            <w:shd w:val="clear" w:color="auto" w:fill="auto"/>
            <w:noWrap/>
            <w:vAlign w:val="bottom"/>
            <w:hideMark/>
          </w:tcPr>
          <w:p w14:paraId="7A301627" w14:textId="25EB40B6" w:rsidR="00D44CE9" w:rsidRPr="007D6F32" w:rsidRDefault="00D44CE9" w:rsidP="00D44CE9">
            <w:pPr>
              <w:keepNext w:val="0"/>
              <w:keepLines w:val="0"/>
              <w:jc w:val="center"/>
              <w:rPr>
                <w:sz w:val="20"/>
                <w:szCs w:val="20"/>
              </w:rPr>
            </w:pPr>
            <w:r w:rsidRPr="00D44CE9">
              <w:rPr>
                <w:sz w:val="20"/>
                <w:szCs w:val="20"/>
              </w:rPr>
              <w:t>P12</w:t>
            </w:r>
          </w:p>
        </w:tc>
        <w:tc>
          <w:tcPr>
            <w:tcW w:w="6672" w:type="dxa"/>
            <w:tcBorders>
              <w:top w:val="nil"/>
              <w:left w:val="nil"/>
              <w:bottom w:val="single" w:sz="4" w:space="0" w:color="auto"/>
              <w:right w:val="single" w:sz="4" w:space="0" w:color="auto"/>
            </w:tcBorders>
            <w:shd w:val="clear" w:color="auto" w:fill="auto"/>
            <w:noWrap/>
            <w:vAlign w:val="center"/>
            <w:hideMark/>
          </w:tcPr>
          <w:p w14:paraId="21CEC224" w14:textId="1C57C519" w:rsidR="00D44CE9" w:rsidRPr="007D6F32" w:rsidRDefault="00D44CE9" w:rsidP="00D44CE9">
            <w:pPr>
              <w:keepNext w:val="0"/>
              <w:keepLines w:val="0"/>
              <w:rPr>
                <w:sz w:val="20"/>
                <w:szCs w:val="20"/>
              </w:rPr>
            </w:pPr>
            <w:r w:rsidRPr="00D44CE9">
              <w:rPr>
                <w:sz w:val="20"/>
                <w:szCs w:val="20"/>
              </w:rPr>
              <w:t>O design do sistema segue um padrão consistente de elementos visuais (cores, botões, campos)</w:t>
            </w:r>
          </w:p>
        </w:tc>
        <w:tc>
          <w:tcPr>
            <w:tcW w:w="1328" w:type="dxa"/>
            <w:tcBorders>
              <w:top w:val="nil"/>
              <w:left w:val="nil"/>
              <w:bottom w:val="single" w:sz="4" w:space="0" w:color="auto"/>
              <w:right w:val="single" w:sz="4" w:space="0" w:color="auto"/>
            </w:tcBorders>
            <w:shd w:val="clear" w:color="auto" w:fill="auto"/>
            <w:noWrap/>
            <w:vAlign w:val="center"/>
            <w:hideMark/>
          </w:tcPr>
          <w:p w14:paraId="13FAAF2E"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2B1B731E"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2EC8769A"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5B7AB5D4" w14:textId="6D50695B" w:rsidR="00D44CE9" w:rsidRPr="007D6F32" w:rsidRDefault="00D44CE9" w:rsidP="00D44CE9">
            <w:pPr>
              <w:keepNext w:val="0"/>
              <w:keepLines w:val="0"/>
              <w:jc w:val="center"/>
              <w:rPr>
                <w:sz w:val="20"/>
                <w:szCs w:val="20"/>
              </w:rPr>
            </w:pPr>
            <w:r w:rsidRPr="00D44CE9">
              <w:rPr>
                <w:sz w:val="20"/>
                <w:szCs w:val="20"/>
              </w:rPr>
              <w:t>P13</w:t>
            </w:r>
          </w:p>
        </w:tc>
        <w:tc>
          <w:tcPr>
            <w:tcW w:w="6672" w:type="dxa"/>
            <w:tcBorders>
              <w:top w:val="nil"/>
              <w:left w:val="nil"/>
              <w:bottom w:val="single" w:sz="4" w:space="0" w:color="auto"/>
              <w:right w:val="single" w:sz="4" w:space="0" w:color="auto"/>
            </w:tcBorders>
            <w:shd w:val="clear" w:color="auto" w:fill="auto"/>
            <w:noWrap/>
            <w:vAlign w:val="center"/>
            <w:hideMark/>
          </w:tcPr>
          <w:p w14:paraId="0D9E7596" w14:textId="6D1CAC6F" w:rsidR="00D44CE9" w:rsidRPr="007D6F32" w:rsidRDefault="00D44CE9" w:rsidP="00D44CE9">
            <w:pPr>
              <w:keepNext w:val="0"/>
              <w:keepLines w:val="0"/>
              <w:rPr>
                <w:sz w:val="20"/>
                <w:szCs w:val="20"/>
              </w:rPr>
            </w:pPr>
            <w:r w:rsidRPr="00D44CE9">
              <w:rPr>
                <w:sz w:val="20"/>
                <w:szCs w:val="20"/>
              </w:rPr>
              <w:t>O sistema não mantém um padrão na escrita</w:t>
            </w:r>
          </w:p>
        </w:tc>
        <w:tc>
          <w:tcPr>
            <w:tcW w:w="1328" w:type="dxa"/>
            <w:tcBorders>
              <w:top w:val="nil"/>
              <w:left w:val="nil"/>
              <w:bottom w:val="single" w:sz="4" w:space="0" w:color="auto"/>
              <w:right w:val="single" w:sz="4" w:space="0" w:color="auto"/>
            </w:tcBorders>
            <w:shd w:val="clear" w:color="auto" w:fill="auto"/>
            <w:noWrap/>
            <w:vAlign w:val="center"/>
            <w:hideMark/>
          </w:tcPr>
          <w:p w14:paraId="1311C0BB"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5FC48312"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571C0DAE"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6A45A67F" w14:textId="03A127B1" w:rsidR="00D44CE9" w:rsidRPr="007D6F32" w:rsidRDefault="00D44CE9" w:rsidP="00D44CE9">
            <w:pPr>
              <w:keepNext w:val="0"/>
              <w:keepLines w:val="0"/>
              <w:jc w:val="center"/>
              <w:rPr>
                <w:sz w:val="20"/>
                <w:szCs w:val="20"/>
              </w:rPr>
            </w:pPr>
            <w:r w:rsidRPr="00D44CE9">
              <w:rPr>
                <w:sz w:val="20"/>
                <w:szCs w:val="20"/>
              </w:rPr>
              <w:t>P14</w:t>
            </w:r>
          </w:p>
        </w:tc>
        <w:tc>
          <w:tcPr>
            <w:tcW w:w="6672" w:type="dxa"/>
            <w:tcBorders>
              <w:top w:val="nil"/>
              <w:left w:val="nil"/>
              <w:bottom w:val="single" w:sz="4" w:space="0" w:color="auto"/>
              <w:right w:val="single" w:sz="4" w:space="0" w:color="auto"/>
            </w:tcBorders>
            <w:shd w:val="clear" w:color="auto" w:fill="auto"/>
            <w:noWrap/>
            <w:vAlign w:val="center"/>
            <w:hideMark/>
          </w:tcPr>
          <w:p w14:paraId="0D11519F" w14:textId="352ABD08" w:rsidR="00D44CE9" w:rsidRPr="007D6F32" w:rsidRDefault="00D44CE9" w:rsidP="00D44CE9">
            <w:pPr>
              <w:keepNext w:val="0"/>
              <w:keepLines w:val="0"/>
              <w:rPr>
                <w:sz w:val="20"/>
                <w:szCs w:val="20"/>
              </w:rPr>
            </w:pPr>
            <w:r w:rsidRPr="00D44CE9">
              <w:rPr>
                <w:sz w:val="20"/>
                <w:szCs w:val="20"/>
              </w:rPr>
              <w:t>A função de cadastrar um produto não é intuitiva e fácil de usar</w:t>
            </w:r>
          </w:p>
        </w:tc>
        <w:tc>
          <w:tcPr>
            <w:tcW w:w="1328" w:type="dxa"/>
            <w:tcBorders>
              <w:top w:val="nil"/>
              <w:left w:val="nil"/>
              <w:bottom w:val="single" w:sz="4" w:space="0" w:color="auto"/>
              <w:right w:val="single" w:sz="4" w:space="0" w:color="auto"/>
            </w:tcBorders>
            <w:shd w:val="clear" w:color="auto" w:fill="auto"/>
            <w:noWrap/>
            <w:vAlign w:val="center"/>
            <w:hideMark/>
          </w:tcPr>
          <w:p w14:paraId="6C75016C"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74E73C20" w14:textId="77777777" w:rsidTr="007D6F32">
        <w:trPr>
          <w:trHeight w:val="225"/>
        </w:trPr>
        <w:tc>
          <w:tcPr>
            <w:tcW w:w="6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E526AE" w14:textId="77777777" w:rsidR="00D44CE9" w:rsidRPr="007D6F32" w:rsidRDefault="00D44CE9" w:rsidP="00D44CE9">
            <w:pPr>
              <w:keepNext w:val="0"/>
              <w:keepLines w:val="0"/>
              <w:jc w:val="center"/>
              <w:rPr>
                <w:sz w:val="20"/>
                <w:szCs w:val="20"/>
              </w:rPr>
            </w:pPr>
            <w:r w:rsidRPr="007D6F32">
              <w:rPr>
                <w:sz w:val="20"/>
                <w:szCs w:val="20"/>
              </w:rPr>
              <w:t>H5</w:t>
            </w:r>
          </w:p>
        </w:tc>
        <w:tc>
          <w:tcPr>
            <w:tcW w:w="589" w:type="dxa"/>
            <w:tcBorders>
              <w:top w:val="nil"/>
              <w:left w:val="nil"/>
              <w:bottom w:val="single" w:sz="4" w:space="0" w:color="auto"/>
              <w:right w:val="single" w:sz="4" w:space="0" w:color="auto"/>
            </w:tcBorders>
            <w:shd w:val="clear" w:color="auto" w:fill="auto"/>
            <w:noWrap/>
            <w:vAlign w:val="bottom"/>
            <w:hideMark/>
          </w:tcPr>
          <w:p w14:paraId="42098C38" w14:textId="50072164" w:rsidR="00D44CE9" w:rsidRPr="007D6F32" w:rsidRDefault="00D44CE9" w:rsidP="00D44CE9">
            <w:pPr>
              <w:keepNext w:val="0"/>
              <w:keepLines w:val="0"/>
              <w:jc w:val="center"/>
              <w:rPr>
                <w:sz w:val="20"/>
                <w:szCs w:val="20"/>
              </w:rPr>
            </w:pPr>
            <w:r w:rsidRPr="00D44CE9">
              <w:rPr>
                <w:sz w:val="20"/>
                <w:szCs w:val="20"/>
              </w:rPr>
              <w:t>P15</w:t>
            </w:r>
          </w:p>
        </w:tc>
        <w:tc>
          <w:tcPr>
            <w:tcW w:w="6672" w:type="dxa"/>
            <w:tcBorders>
              <w:top w:val="nil"/>
              <w:left w:val="nil"/>
              <w:bottom w:val="single" w:sz="4" w:space="0" w:color="auto"/>
              <w:right w:val="single" w:sz="4" w:space="0" w:color="auto"/>
            </w:tcBorders>
            <w:shd w:val="clear" w:color="auto" w:fill="auto"/>
            <w:noWrap/>
            <w:vAlign w:val="center"/>
            <w:hideMark/>
          </w:tcPr>
          <w:p w14:paraId="0355243A" w14:textId="4FAA561E" w:rsidR="00D44CE9" w:rsidRPr="007D6F32" w:rsidRDefault="00D44CE9" w:rsidP="00D44CE9">
            <w:pPr>
              <w:keepNext w:val="0"/>
              <w:keepLines w:val="0"/>
              <w:rPr>
                <w:sz w:val="20"/>
                <w:szCs w:val="20"/>
              </w:rPr>
            </w:pPr>
            <w:r w:rsidRPr="00D44CE9">
              <w:rPr>
                <w:sz w:val="20"/>
                <w:szCs w:val="20"/>
              </w:rPr>
              <w:t>A navegabilidade do sistema não contribui para a prevenção de erros</w:t>
            </w:r>
          </w:p>
        </w:tc>
        <w:tc>
          <w:tcPr>
            <w:tcW w:w="1328" w:type="dxa"/>
            <w:tcBorders>
              <w:top w:val="nil"/>
              <w:left w:val="nil"/>
              <w:bottom w:val="single" w:sz="4" w:space="0" w:color="auto"/>
              <w:right w:val="single" w:sz="4" w:space="0" w:color="auto"/>
            </w:tcBorders>
            <w:shd w:val="clear" w:color="auto" w:fill="auto"/>
            <w:noWrap/>
            <w:vAlign w:val="center"/>
            <w:hideMark/>
          </w:tcPr>
          <w:p w14:paraId="745B7D6A"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41E2EE71"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65FA88B1"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575ACBE3" w14:textId="7D14D311" w:rsidR="00D44CE9" w:rsidRPr="007D6F32" w:rsidRDefault="00D44CE9" w:rsidP="00D44CE9">
            <w:pPr>
              <w:keepNext w:val="0"/>
              <w:keepLines w:val="0"/>
              <w:jc w:val="center"/>
              <w:rPr>
                <w:sz w:val="20"/>
                <w:szCs w:val="20"/>
              </w:rPr>
            </w:pPr>
            <w:r w:rsidRPr="00D44CE9">
              <w:rPr>
                <w:sz w:val="20"/>
                <w:szCs w:val="20"/>
              </w:rPr>
              <w:t>P16</w:t>
            </w:r>
          </w:p>
        </w:tc>
        <w:tc>
          <w:tcPr>
            <w:tcW w:w="6672" w:type="dxa"/>
            <w:tcBorders>
              <w:top w:val="nil"/>
              <w:left w:val="nil"/>
              <w:bottom w:val="single" w:sz="4" w:space="0" w:color="auto"/>
              <w:right w:val="single" w:sz="4" w:space="0" w:color="auto"/>
            </w:tcBorders>
            <w:shd w:val="clear" w:color="auto" w:fill="auto"/>
            <w:noWrap/>
            <w:vAlign w:val="center"/>
            <w:hideMark/>
          </w:tcPr>
          <w:p w14:paraId="514C9848" w14:textId="4275CD4B" w:rsidR="00D44CE9" w:rsidRPr="007D6F32" w:rsidRDefault="00D44CE9" w:rsidP="00D44CE9">
            <w:pPr>
              <w:keepNext w:val="0"/>
              <w:keepLines w:val="0"/>
              <w:rPr>
                <w:sz w:val="20"/>
                <w:szCs w:val="20"/>
              </w:rPr>
            </w:pPr>
            <w:r w:rsidRPr="00D44CE9">
              <w:rPr>
                <w:sz w:val="20"/>
                <w:szCs w:val="20"/>
              </w:rPr>
              <w:t>A mensagem de confirmação ao excluir um registro previne erros de forma eficaz</w:t>
            </w:r>
          </w:p>
        </w:tc>
        <w:tc>
          <w:tcPr>
            <w:tcW w:w="1328" w:type="dxa"/>
            <w:tcBorders>
              <w:top w:val="nil"/>
              <w:left w:val="nil"/>
              <w:bottom w:val="single" w:sz="4" w:space="0" w:color="auto"/>
              <w:right w:val="single" w:sz="4" w:space="0" w:color="auto"/>
            </w:tcBorders>
            <w:shd w:val="clear" w:color="auto" w:fill="auto"/>
            <w:noWrap/>
            <w:vAlign w:val="center"/>
            <w:hideMark/>
          </w:tcPr>
          <w:p w14:paraId="027AF3AD"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1E2E1335" w14:textId="77777777" w:rsidTr="007D6F32">
        <w:trPr>
          <w:trHeight w:val="225"/>
        </w:trPr>
        <w:tc>
          <w:tcPr>
            <w:tcW w:w="6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E2408B" w14:textId="77777777" w:rsidR="00D44CE9" w:rsidRPr="007D6F32" w:rsidRDefault="00D44CE9" w:rsidP="00D44CE9">
            <w:pPr>
              <w:keepNext w:val="0"/>
              <w:keepLines w:val="0"/>
              <w:jc w:val="center"/>
              <w:rPr>
                <w:sz w:val="20"/>
                <w:szCs w:val="20"/>
              </w:rPr>
            </w:pPr>
            <w:r w:rsidRPr="007D6F32">
              <w:rPr>
                <w:sz w:val="20"/>
                <w:szCs w:val="20"/>
              </w:rPr>
              <w:t>H6</w:t>
            </w:r>
          </w:p>
        </w:tc>
        <w:tc>
          <w:tcPr>
            <w:tcW w:w="589" w:type="dxa"/>
            <w:tcBorders>
              <w:top w:val="nil"/>
              <w:left w:val="nil"/>
              <w:bottom w:val="single" w:sz="4" w:space="0" w:color="auto"/>
              <w:right w:val="single" w:sz="4" w:space="0" w:color="auto"/>
            </w:tcBorders>
            <w:shd w:val="clear" w:color="auto" w:fill="auto"/>
            <w:noWrap/>
            <w:vAlign w:val="bottom"/>
            <w:hideMark/>
          </w:tcPr>
          <w:p w14:paraId="37D2D6A9" w14:textId="1FF78ED5" w:rsidR="00D44CE9" w:rsidRPr="007D6F32" w:rsidRDefault="00D44CE9" w:rsidP="00D44CE9">
            <w:pPr>
              <w:keepNext w:val="0"/>
              <w:keepLines w:val="0"/>
              <w:jc w:val="center"/>
              <w:rPr>
                <w:sz w:val="20"/>
                <w:szCs w:val="20"/>
              </w:rPr>
            </w:pPr>
            <w:r w:rsidRPr="00D44CE9">
              <w:rPr>
                <w:sz w:val="20"/>
                <w:szCs w:val="20"/>
              </w:rPr>
              <w:t>P17</w:t>
            </w:r>
          </w:p>
        </w:tc>
        <w:tc>
          <w:tcPr>
            <w:tcW w:w="6672" w:type="dxa"/>
            <w:tcBorders>
              <w:top w:val="nil"/>
              <w:left w:val="nil"/>
              <w:bottom w:val="single" w:sz="4" w:space="0" w:color="auto"/>
              <w:right w:val="single" w:sz="4" w:space="0" w:color="auto"/>
            </w:tcBorders>
            <w:shd w:val="clear" w:color="auto" w:fill="auto"/>
            <w:noWrap/>
            <w:vAlign w:val="center"/>
            <w:hideMark/>
          </w:tcPr>
          <w:p w14:paraId="2E81D3C8" w14:textId="68C96A34" w:rsidR="00D44CE9" w:rsidRPr="007D6F32" w:rsidRDefault="00D44CE9" w:rsidP="00D44CE9">
            <w:pPr>
              <w:keepNext w:val="0"/>
              <w:keepLines w:val="0"/>
              <w:rPr>
                <w:sz w:val="20"/>
                <w:szCs w:val="20"/>
              </w:rPr>
            </w:pPr>
            <w:r w:rsidRPr="00D44CE9">
              <w:rPr>
                <w:sz w:val="20"/>
                <w:szCs w:val="20"/>
              </w:rPr>
              <w:t>O propósito do sistema não é claramente reconhecível</w:t>
            </w:r>
          </w:p>
        </w:tc>
        <w:tc>
          <w:tcPr>
            <w:tcW w:w="1328" w:type="dxa"/>
            <w:tcBorders>
              <w:top w:val="nil"/>
              <w:left w:val="nil"/>
              <w:bottom w:val="single" w:sz="4" w:space="0" w:color="auto"/>
              <w:right w:val="single" w:sz="4" w:space="0" w:color="auto"/>
            </w:tcBorders>
            <w:shd w:val="clear" w:color="auto" w:fill="auto"/>
            <w:noWrap/>
            <w:vAlign w:val="center"/>
            <w:hideMark/>
          </w:tcPr>
          <w:p w14:paraId="45A676F3"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36059066"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68A3A44E"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68E32C2F" w14:textId="140D0716" w:rsidR="00D44CE9" w:rsidRPr="007D6F32" w:rsidRDefault="00D44CE9" w:rsidP="00D44CE9">
            <w:pPr>
              <w:keepNext w:val="0"/>
              <w:keepLines w:val="0"/>
              <w:jc w:val="center"/>
              <w:rPr>
                <w:sz w:val="20"/>
                <w:szCs w:val="20"/>
              </w:rPr>
            </w:pPr>
            <w:r w:rsidRPr="00D44CE9">
              <w:rPr>
                <w:sz w:val="20"/>
                <w:szCs w:val="20"/>
              </w:rPr>
              <w:t>P18</w:t>
            </w:r>
          </w:p>
        </w:tc>
        <w:tc>
          <w:tcPr>
            <w:tcW w:w="6672" w:type="dxa"/>
            <w:tcBorders>
              <w:top w:val="nil"/>
              <w:left w:val="nil"/>
              <w:bottom w:val="single" w:sz="4" w:space="0" w:color="auto"/>
              <w:right w:val="single" w:sz="4" w:space="0" w:color="auto"/>
            </w:tcBorders>
            <w:shd w:val="clear" w:color="auto" w:fill="auto"/>
            <w:noWrap/>
            <w:vAlign w:val="center"/>
            <w:hideMark/>
          </w:tcPr>
          <w:p w14:paraId="6E22FDD5" w14:textId="68D7051A" w:rsidR="00D44CE9" w:rsidRPr="007D6F32" w:rsidRDefault="00D44CE9" w:rsidP="00D44CE9">
            <w:pPr>
              <w:keepNext w:val="0"/>
              <w:keepLines w:val="0"/>
              <w:rPr>
                <w:sz w:val="20"/>
                <w:szCs w:val="20"/>
              </w:rPr>
            </w:pPr>
            <w:r w:rsidRPr="00D44CE9">
              <w:rPr>
                <w:sz w:val="20"/>
                <w:szCs w:val="20"/>
              </w:rPr>
              <w:t>As interfaces do sistema são fáceis de entender e usar</w:t>
            </w:r>
          </w:p>
        </w:tc>
        <w:tc>
          <w:tcPr>
            <w:tcW w:w="1328" w:type="dxa"/>
            <w:tcBorders>
              <w:top w:val="nil"/>
              <w:left w:val="nil"/>
              <w:bottom w:val="single" w:sz="4" w:space="0" w:color="auto"/>
              <w:right w:val="single" w:sz="4" w:space="0" w:color="auto"/>
            </w:tcBorders>
            <w:shd w:val="clear" w:color="auto" w:fill="auto"/>
            <w:noWrap/>
            <w:vAlign w:val="center"/>
            <w:hideMark/>
          </w:tcPr>
          <w:p w14:paraId="4F70D0C2"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42D792EB"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0E815E71"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1410D02C" w14:textId="3C9CD20C" w:rsidR="00D44CE9" w:rsidRPr="007D6F32" w:rsidRDefault="00D44CE9" w:rsidP="00D44CE9">
            <w:pPr>
              <w:keepNext w:val="0"/>
              <w:keepLines w:val="0"/>
              <w:jc w:val="center"/>
              <w:rPr>
                <w:sz w:val="20"/>
                <w:szCs w:val="20"/>
              </w:rPr>
            </w:pPr>
            <w:r w:rsidRPr="00D44CE9">
              <w:rPr>
                <w:sz w:val="20"/>
                <w:szCs w:val="20"/>
              </w:rPr>
              <w:t>P19</w:t>
            </w:r>
          </w:p>
        </w:tc>
        <w:tc>
          <w:tcPr>
            <w:tcW w:w="6672" w:type="dxa"/>
            <w:tcBorders>
              <w:top w:val="nil"/>
              <w:left w:val="nil"/>
              <w:bottom w:val="single" w:sz="4" w:space="0" w:color="auto"/>
              <w:right w:val="single" w:sz="4" w:space="0" w:color="auto"/>
            </w:tcBorders>
            <w:shd w:val="clear" w:color="auto" w:fill="auto"/>
            <w:noWrap/>
            <w:vAlign w:val="center"/>
            <w:hideMark/>
          </w:tcPr>
          <w:p w14:paraId="640EE786" w14:textId="2686799A" w:rsidR="00D44CE9" w:rsidRPr="007D6F32" w:rsidRDefault="00D44CE9" w:rsidP="00D44CE9">
            <w:pPr>
              <w:keepNext w:val="0"/>
              <w:keepLines w:val="0"/>
              <w:rPr>
                <w:sz w:val="20"/>
                <w:szCs w:val="20"/>
              </w:rPr>
            </w:pPr>
            <w:r w:rsidRPr="00D44CE9">
              <w:rPr>
                <w:sz w:val="20"/>
                <w:szCs w:val="20"/>
              </w:rPr>
              <w:t>O sistema facilita o monitoramento de produtos prontos para vender</w:t>
            </w:r>
          </w:p>
        </w:tc>
        <w:tc>
          <w:tcPr>
            <w:tcW w:w="1328" w:type="dxa"/>
            <w:tcBorders>
              <w:top w:val="nil"/>
              <w:left w:val="nil"/>
              <w:bottom w:val="single" w:sz="4" w:space="0" w:color="auto"/>
              <w:right w:val="single" w:sz="4" w:space="0" w:color="auto"/>
            </w:tcBorders>
            <w:shd w:val="clear" w:color="auto" w:fill="auto"/>
            <w:noWrap/>
            <w:vAlign w:val="center"/>
            <w:hideMark/>
          </w:tcPr>
          <w:p w14:paraId="2AD4DAB8"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7ABD58B4"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632C258C"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2FA96672" w14:textId="1525C62F" w:rsidR="00D44CE9" w:rsidRPr="007D6F32" w:rsidRDefault="00D44CE9" w:rsidP="00D44CE9">
            <w:pPr>
              <w:keepNext w:val="0"/>
              <w:keepLines w:val="0"/>
              <w:jc w:val="center"/>
              <w:rPr>
                <w:sz w:val="20"/>
                <w:szCs w:val="20"/>
              </w:rPr>
            </w:pPr>
            <w:r w:rsidRPr="00D44CE9">
              <w:rPr>
                <w:sz w:val="20"/>
                <w:szCs w:val="20"/>
              </w:rPr>
              <w:t>P20</w:t>
            </w:r>
          </w:p>
        </w:tc>
        <w:tc>
          <w:tcPr>
            <w:tcW w:w="6672" w:type="dxa"/>
            <w:tcBorders>
              <w:top w:val="nil"/>
              <w:left w:val="nil"/>
              <w:bottom w:val="single" w:sz="4" w:space="0" w:color="auto"/>
              <w:right w:val="single" w:sz="4" w:space="0" w:color="auto"/>
            </w:tcBorders>
            <w:shd w:val="clear" w:color="auto" w:fill="auto"/>
            <w:noWrap/>
            <w:vAlign w:val="center"/>
            <w:hideMark/>
          </w:tcPr>
          <w:p w14:paraId="10CBDD30" w14:textId="19A89442" w:rsidR="00D44CE9" w:rsidRPr="007D6F32" w:rsidRDefault="00D44CE9" w:rsidP="00D44CE9">
            <w:pPr>
              <w:keepNext w:val="0"/>
              <w:keepLines w:val="0"/>
              <w:rPr>
                <w:sz w:val="20"/>
                <w:szCs w:val="20"/>
              </w:rPr>
            </w:pPr>
            <w:r w:rsidRPr="00D44CE9">
              <w:rPr>
                <w:sz w:val="20"/>
                <w:szCs w:val="20"/>
              </w:rPr>
              <w:t>O sistema fornece relatórios precisos e confiáveis para apoiar a tomada de decisões estratégicas</w:t>
            </w:r>
          </w:p>
        </w:tc>
        <w:tc>
          <w:tcPr>
            <w:tcW w:w="1328" w:type="dxa"/>
            <w:tcBorders>
              <w:top w:val="nil"/>
              <w:left w:val="nil"/>
              <w:bottom w:val="single" w:sz="4" w:space="0" w:color="auto"/>
              <w:right w:val="single" w:sz="4" w:space="0" w:color="auto"/>
            </w:tcBorders>
            <w:shd w:val="clear" w:color="auto" w:fill="auto"/>
            <w:noWrap/>
            <w:vAlign w:val="center"/>
            <w:hideMark/>
          </w:tcPr>
          <w:p w14:paraId="77F12FA2" w14:textId="77777777" w:rsidR="00D44CE9" w:rsidRPr="007D6F32" w:rsidRDefault="00D44CE9" w:rsidP="00D44CE9">
            <w:pPr>
              <w:keepNext w:val="0"/>
              <w:keepLines w:val="0"/>
              <w:jc w:val="center"/>
              <w:rPr>
                <w:color w:val="000000"/>
                <w:sz w:val="20"/>
                <w:szCs w:val="20"/>
              </w:rPr>
            </w:pPr>
            <w:r w:rsidRPr="007D6F32">
              <w:rPr>
                <w:color w:val="000000"/>
                <w:sz w:val="20"/>
                <w:szCs w:val="20"/>
              </w:rPr>
              <w:t>Administrador</w:t>
            </w:r>
          </w:p>
        </w:tc>
      </w:tr>
      <w:tr w:rsidR="00D44CE9" w:rsidRPr="007D6F32" w14:paraId="430B0F39"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4D00DF29"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357E05C8" w14:textId="528E4C20" w:rsidR="00D44CE9" w:rsidRPr="007D6F32" w:rsidRDefault="00D44CE9" w:rsidP="00D44CE9">
            <w:pPr>
              <w:keepNext w:val="0"/>
              <w:keepLines w:val="0"/>
              <w:jc w:val="center"/>
              <w:rPr>
                <w:sz w:val="20"/>
                <w:szCs w:val="20"/>
              </w:rPr>
            </w:pPr>
            <w:r w:rsidRPr="00D44CE9">
              <w:rPr>
                <w:sz w:val="20"/>
                <w:szCs w:val="20"/>
              </w:rPr>
              <w:t>P21</w:t>
            </w:r>
          </w:p>
        </w:tc>
        <w:tc>
          <w:tcPr>
            <w:tcW w:w="6672" w:type="dxa"/>
            <w:tcBorders>
              <w:top w:val="nil"/>
              <w:left w:val="nil"/>
              <w:bottom w:val="single" w:sz="4" w:space="0" w:color="auto"/>
              <w:right w:val="single" w:sz="4" w:space="0" w:color="auto"/>
            </w:tcBorders>
            <w:shd w:val="clear" w:color="auto" w:fill="auto"/>
            <w:noWrap/>
            <w:vAlign w:val="center"/>
            <w:hideMark/>
          </w:tcPr>
          <w:p w14:paraId="3EB093FC" w14:textId="2148D603" w:rsidR="00D44CE9" w:rsidRPr="007D6F32" w:rsidRDefault="00D44CE9" w:rsidP="00D44CE9">
            <w:pPr>
              <w:keepNext w:val="0"/>
              <w:keepLines w:val="0"/>
              <w:rPr>
                <w:sz w:val="20"/>
                <w:szCs w:val="20"/>
              </w:rPr>
            </w:pPr>
            <w:r w:rsidRPr="00D44CE9">
              <w:rPr>
                <w:sz w:val="20"/>
                <w:szCs w:val="20"/>
              </w:rPr>
              <w:t>As ferramentas do sistema ajudam a otimizar o uso do espaço físico de forma eficiente?</w:t>
            </w:r>
          </w:p>
        </w:tc>
        <w:tc>
          <w:tcPr>
            <w:tcW w:w="1328" w:type="dxa"/>
            <w:tcBorders>
              <w:top w:val="nil"/>
              <w:left w:val="nil"/>
              <w:bottom w:val="single" w:sz="4" w:space="0" w:color="auto"/>
              <w:right w:val="single" w:sz="4" w:space="0" w:color="auto"/>
            </w:tcBorders>
            <w:shd w:val="clear" w:color="auto" w:fill="auto"/>
            <w:noWrap/>
            <w:vAlign w:val="center"/>
            <w:hideMark/>
          </w:tcPr>
          <w:p w14:paraId="172A0B95" w14:textId="77777777" w:rsidR="00D44CE9" w:rsidRPr="007D6F32" w:rsidRDefault="00D44CE9" w:rsidP="00D44CE9">
            <w:pPr>
              <w:keepNext w:val="0"/>
              <w:keepLines w:val="0"/>
              <w:jc w:val="center"/>
              <w:rPr>
                <w:color w:val="000000"/>
                <w:sz w:val="20"/>
                <w:szCs w:val="20"/>
              </w:rPr>
            </w:pPr>
            <w:r w:rsidRPr="007D6F32">
              <w:rPr>
                <w:color w:val="000000"/>
                <w:sz w:val="20"/>
                <w:szCs w:val="20"/>
              </w:rPr>
              <w:t>Administrador</w:t>
            </w:r>
          </w:p>
        </w:tc>
      </w:tr>
      <w:tr w:rsidR="00D44CE9" w:rsidRPr="007D6F32" w14:paraId="65B4F4E4" w14:textId="77777777" w:rsidTr="007D6F32">
        <w:trPr>
          <w:trHeight w:val="225"/>
        </w:trPr>
        <w:tc>
          <w:tcPr>
            <w:tcW w:w="6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53CB1C" w14:textId="77777777" w:rsidR="00D44CE9" w:rsidRPr="007D6F32" w:rsidRDefault="00D44CE9" w:rsidP="00D44CE9">
            <w:pPr>
              <w:keepNext w:val="0"/>
              <w:keepLines w:val="0"/>
              <w:jc w:val="center"/>
              <w:rPr>
                <w:sz w:val="20"/>
                <w:szCs w:val="20"/>
              </w:rPr>
            </w:pPr>
            <w:r w:rsidRPr="007D6F32">
              <w:rPr>
                <w:sz w:val="20"/>
                <w:szCs w:val="20"/>
              </w:rPr>
              <w:t>H7</w:t>
            </w:r>
          </w:p>
        </w:tc>
        <w:tc>
          <w:tcPr>
            <w:tcW w:w="589" w:type="dxa"/>
            <w:tcBorders>
              <w:top w:val="nil"/>
              <w:left w:val="nil"/>
              <w:bottom w:val="single" w:sz="4" w:space="0" w:color="auto"/>
              <w:right w:val="single" w:sz="4" w:space="0" w:color="auto"/>
            </w:tcBorders>
            <w:shd w:val="clear" w:color="auto" w:fill="auto"/>
            <w:noWrap/>
            <w:vAlign w:val="bottom"/>
            <w:hideMark/>
          </w:tcPr>
          <w:p w14:paraId="1BA3BD00" w14:textId="74E39E89" w:rsidR="00D44CE9" w:rsidRPr="007D6F32" w:rsidRDefault="00D44CE9" w:rsidP="00D44CE9">
            <w:pPr>
              <w:keepNext w:val="0"/>
              <w:keepLines w:val="0"/>
              <w:jc w:val="center"/>
              <w:rPr>
                <w:sz w:val="20"/>
                <w:szCs w:val="20"/>
              </w:rPr>
            </w:pPr>
            <w:r w:rsidRPr="00D44CE9">
              <w:rPr>
                <w:sz w:val="20"/>
                <w:szCs w:val="20"/>
              </w:rPr>
              <w:t>P22</w:t>
            </w:r>
          </w:p>
        </w:tc>
        <w:tc>
          <w:tcPr>
            <w:tcW w:w="6672" w:type="dxa"/>
            <w:tcBorders>
              <w:top w:val="nil"/>
              <w:left w:val="nil"/>
              <w:bottom w:val="single" w:sz="4" w:space="0" w:color="auto"/>
              <w:right w:val="single" w:sz="4" w:space="0" w:color="auto"/>
            </w:tcBorders>
            <w:shd w:val="clear" w:color="auto" w:fill="auto"/>
            <w:noWrap/>
            <w:vAlign w:val="center"/>
            <w:hideMark/>
          </w:tcPr>
          <w:p w14:paraId="73967BF1" w14:textId="21D07447" w:rsidR="00D44CE9" w:rsidRPr="007D6F32" w:rsidRDefault="00D44CE9" w:rsidP="00D44CE9">
            <w:pPr>
              <w:keepNext w:val="0"/>
              <w:keepLines w:val="0"/>
              <w:rPr>
                <w:sz w:val="20"/>
                <w:szCs w:val="20"/>
              </w:rPr>
            </w:pPr>
            <w:r w:rsidRPr="00D44CE9">
              <w:rPr>
                <w:sz w:val="20"/>
                <w:szCs w:val="20"/>
              </w:rPr>
              <w:t>Minha experiência com a interface do sistema foi positiva (mesmo não conhecendo o sistema anteriormente)</w:t>
            </w:r>
          </w:p>
        </w:tc>
        <w:tc>
          <w:tcPr>
            <w:tcW w:w="1328" w:type="dxa"/>
            <w:tcBorders>
              <w:top w:val="nil"/>
              <w:left w:val="nil"/>
              <w:bottom w:val="single" w:sz="4" w:space="0" w:color="auto"/>
              <w:right w:val="single" w:sz="4" w:space="0" w:color="auto"/>
            </w:tcBorders>
            <w:shd w:val="clear" w:color="auto" w:fill="auto"/>
            <w:noWrap/>
            <w:vAlign w:val="center"/>
            <w:hideMark/>
          </w:tcPr>
          <w:p w14:paraId="6F1DCFAC"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3FF75A2C"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6A23AEF5"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75FBEEED" w14:textId="686EB05D" w:rsidR="00D44CE9" w:rsidRPr="007D6F32" w:rsidRDefault="00D44CE9" w:rsidP="00D44CE9">
            <w:pPr>
              <w:keepNext w:val="0"/>
              <w:keepLines w:val="0"/>
              <w:jc w:val="center"/>
              <w:rPr>
                <w:sz w:val="20"/>
                <w:szCs w:val="20"/>
              </w:rPr>
            </w:pPr>
            <w:r w:rsidRPr="00D44CE9">
              <w:rPr>
                <w:sz w:val="20"/>
                <w:szCs w:val="20"/>
              </w:rPr>
              <w:t>P23</w:t>
            </w:r>
          </w:p>
        </w:tc>
        <w:tc>
          <w:tcPr>
            <w:tcW w:w="6672" w:type="dxa"/>
            <w:tcBorders>
              <w:top w:val="nil"/>
              <w:left w:val="nil"/>
              <w:bottom w:val="single" w:sz="4" w:space="0" w:color="auto"/>
              <w:right w:val="single" w:sz="4" w:space="0" w:color="auto"/>
            </w:tcBorders>
            <w:shd w:val="clear" w:color="auto" w:fill="auto"/>
            <w:noWrap/>
            <w:vAlign w:val="center"/>
            <w:hideMark/>
          </w:tcPr>
          <w:p w14:paraId="5D09F8F3" w14:textId="79876781" w:rsidR="00D44CE9" w:rsidRPr="007D6F32" w:rsidRDefault="00D44CE9" w:rsidP="00D44CE9">
            <w:pPr>
              <w:keepNext w:val="0"/>
              <w:keepLines w:val="0"/>
              <w:rPr>
                <w:sz w:val="20"/>
                <w:szCs w:val="20"/>
              </w:rPr>
            </w:pPr>
            <w:r w:rsidRPr="00D44CE9">
              <w:rPr>
                <w:sz w:val="20"/>
                <w:szCs w:val="20"/>
              </w:rPr>
              <w:t>O sistema torna mais eficiente o gerenciamento de vendas</w:t>
            </w:r>
          </w:p>
        </w:tc>
        <w:tc>
          <w:tcPr>
            <w:tcW w:w="1328" w:type="dxa"/>
            <w:tcBorders>
              <w:top w:val="nil"/>
              <w:left w:val="nil"/>
              <w:bottom w:val="single" w:sz="4" w:space="0" w:color="auto"/>
              <w:right w:val="single" w:sz="4" w:space="0" w:color="auto"/>
            </w:tcBorders>
            <w:shd w:val="clear" w:color="auto" w:fill="auto"/>
            <w:noWrap/>
            <w:vAlign w:val="center"/>
            <w:hideMark/>
          </w:tcPr>
          <w:p w14:paraId="62A0700C" w14:textId="77777777" w:rsidR="00D44CE9" w:rsidRPr="007D6F32" w:rsidRDefault="00D44CE9" w:rsidP="00D44CE9">
            <w:pPr>
              <w:keepNext w:val="0"/>
              <w:keepLines w:val="0"/>
              <w:jc w:val="center"/>
              <w:rPr>
                <w:color w:val="000000"/>
                <w:sz w:val="20"/>
                <w:szCs w:val="20"/>
              </w:rPr>
            </w:pPr>
            <w:r w:rsidRPr="007D6F32">
              <w:rPr>
                <w:color w:val="000000"/>
                <w:sz w:val="20"/>
                <w:szCs w:val="20"/>
              </w:rPr>
              <w:t>Administrador</w:t>
            </w:r>
          </w:p>
        </w:tc>
      </w:tr>
      <w:tr w:rsidR="00D44CE9" w:rsidRPr="007D6F32" w14:paraId="3F7A1043"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0F4B0D59"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4D4BCE1F" w14:textId="7A57857E" w:rsidR="00D44CE9" w:rsidRPr="007D6F32" w:rsidRDefault="00D44CE9" w:rsidP="00D44CE9">
            <w:pPr>
              <w:keepNext w:val="0"/>
              <w:keepLines w:val="0"/>
              <w:jc w:val="center"/>
              <w:rPr>
                <w:sz w:val="20"/>
                <w:szCs w:val="20"/>
              </w:rPr>
            </w:pPr>
            <w:r w:rsidRPr="00D44CE9">
              <w:rPr>
                <w:sz w:val="20"/>
                <w:szCs w:val="20"/>
              </w:rPr>
              <w:t>P24</w:t>
            </w:r>
          </w:p>
        </w:tc>
        <w:tc>
          <w:tcPr>
            <w:tcW w:w="6672" w:type="dxa"/>
            <w:tcBorders>
              <w:top w:val="nil"/>
              <w:left w:val="nil"/>
              <w:bottom w:val="single" w:sz="4" w:space="0" w:color="auto"/>
              <w:right w:val="single" w:sz="4" w:space="0" w:color="auto"/>
            </w:tcBorders>
            <w:shd w:val="clear" w:color="auto" w:fill="auto"/>
            <w:noWrap/>
            <w:vAlign w:val="center"/>
            <w:hideMark/>
          </w:tcPr>
          <w:p w14:paraId="702F5D57" w14:textId="1851CFC7" w:rsidR="00D44CE9" w:rsidRPr="007D6F32" w:rsidRDefault="00D44CE9" w:rsidP="00D44CE9">
            <w:pPr>
              <w:keepNext w:val="0"/>
              <w:keepLines w:val="0"/>
              <w:rPr>
                <w:sz w:val="20"/>
                <w:szCs w:val="20"/>
              </w:rPr>
            </w:pPr>
            <w:r w:rsidRPr="00D44CE9">
              <w:rPr>
                <w:sz w:val="20"/>
                <w:szCs w:val="20"/>
              </w:rPr>
              <w:t>O filtro na tela de produto não facilita encontrar registros específicos</w:t>
            </w:r>
          </w:p>
        </w:tc>
        <w:tc>
          <w:tcPr>
            <w:tcW w:w="1328" w:type="dxa"/>
            <w:tcBorders>
              <w:top w:val="nil"/>
              <w:left w:val="nil"/>
              <w:bottom w:val="single" w:sz="4" w:space="0" w:color="auto"/>
              <w:right w:val="single" w:sz="4" w:space="0" w:color="auto"/>
            </w:tcBorders>
            <w:shd w:val="clear" w:color="auto" w:fill="auto"/>
            <w:noWrap/>
            <w:vAlign w:val="center"/>
            <w:hideMark/>
          </w:tcPr>
          <w:p w14:paraId="641CC9E4"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20D17C15"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48CEAB69"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3B92C984" w14:textId="3C9F1EBE" w:rsidR="00D44CE9" w:rsidRPr="007D6F32" w:rsidRDefault="00D44CE9" w:rsidP="00D44CE9">
            <w:pPr>
              <w:keepNext w:val="0"/>
              <w:keepLines w:val="0"/>
              <w:jc w:val="center"/>
              <w:rPr>
                <w:sz w:val="20"/>
                <w:szCs w:val="20"/>
              </w:rPr>
            </w:pPr>
            <w:r w:rsidRPr="00D44CE9">
              <w:rPr>
                <w:sz w:val="20"/>
                <w:szCs w:val="20"/>
              </w:rPr>
              <w:t>P25</w:t>
            </w:r>
          </w:p>
        </w:tc>
        <w:tc>
          <w:tcPr>
            <w:tcW w:w="6672" w:type="dxa"/>
            <w:tcBorders>
              <w:top w:val="nil"/>
              <w:left w:val="nil"/>
              <w:bottom w:val="single" w:sz="4" w:space="0" w:color="auto"/>
              <w:right w:val="single" w:sz="4" w:space="0" w:color="auto"/>
            </w:tcBorders>
            <w:shd w:val="clear" w:color="auto" w:fill="auto"/>
            <w:noWrap/>
            <w:vAlign w:val="center"/>
            <w:hideMark/>
          </w:tcPr>
          <w:p w14:paraId="094995C9" w14:textId="0DBF3B7D" w:rsidR="00D44CE9" w:rsidRPr="007D6F32" w:rsidRDefault="00D44CE9" w:rsidP="00D44CE9">
            <w:pPr>
              <w:keepNext w:val="0"/>
              <w:keepLines w:val="0"/>
              <w:rPr>
                <w:sz w:val="20"/>
                <w:szCs w:val="20"/>
              </w:rPr>
            </w:pPr>
            <w:r w:rsidRPr="00D44CE9">
              <w:rPr>
                <w:sz w:val="20"/>
                <w:szCs w:val="20"/>
              </w:rPr>
              <w:t>O filtro na tela de vendas ajuda na busca por registros específicos</w:t>
            </w:r>
          </w:p>
        </w:tc>
        <w:tc>
          <w:tcPr>
            <w:tcW w:w="1328" w:type="dxa"/>
            <w:tcBorders>
              <w:top w:val="nil"/>
              <w:left w:val="nil"/>
              <w:bottom w:val="single" w:sz="4" w:space="0" w:color="auto"/>
              <w:right w:val="single" w:sz="4" w:space="0" w:color="auto"/>
            </w:tcBorders>
            <w:shd w:val="clear" w:color="auto" w:fill="auto"/>
            <w:noWrap/>
            <w:vAlign w:val="center"/>
            <w:hideMark/>
          </w:tcPr>
          <w:p w14:paraId="670408C6" w14:textId="77777777" w:rsidR="00D44CE9" w:rsidRPr="007D6F32" w:rsidRDefault="00D44CE9" w:rsidP="00D44CE9">
            <w:pPr>
              <w:keepNext w:val="0"/>
              <w:keepLines w:val="0"/>
              <w:jc w:val="center"/>
              <w:rPr>
                <w:color w:val="000000"/>
                <w:sz w:val="20"/>
                <w:szCs w:val="20"/>
              </w:rPr>
            </w:pPr>
            <w:r w:rsidRPr="007D6F32">
              <w:rPr>
                <w:color w:val="000000"/>
                <w:sz w:val="20"/>
                <w:szCs w:val="20"/>
              </w:rPr>
              <w:t>Administrador</w:t>
            </w:r>
          </w:p>
        </w:tc>
      </w:tr>
      <w:tr w:rsidR="00D44CE9" w:rsidRPr="007D6F32" w14:paraId="5D02B7E2" w14:textId="77777777" w:rsidTr="007D6F32">
        <w:trPr>
          <w:trHeight w:val="225"/>
        </w:trPr>
        <w:tc>
          <w:tcPr>
            <w:tcW w:w="646" w:type="dxa"/>
            <w:tcBorders>
              <w:top w:val="nil"/>
              <w:left w:val="single" w:sz="4" w:space="0" w:color="auto"/>
              <w:bottom w:val="single" w:sz="4" w:space="0" w:color="auto"/>
              <w:right w:val="single" w:sz="4" w:space="0" w:color="auto"/>
            </w:tcBorders>
            <w:shd w:val="clear" w:color="auto" w:fill="auto"/>
            <w:noWrap/>
            <w:vAlign w:val="center"/>
            <w:hideMark/>
          </w:tcPr>
          <w:p w14:paraId="614B2DFC" w14:textId="77777777" w:rsidR="00D44CE9" w:rsidRPr="007D6F32" w:rsidRDefault="00D44CE9" w:rsidP="00D44CE9">
            <w:pPr>
              <w:keepNext w:val="0"/>
              <w:keepLines w:val="0"/>
              <w:jc w:val="center"/>
              <w:rPr>
                <w:sz w:val="20"/>
                <w:szCs w:val="20"/>
              </w:rPr>
            </w:pPr>
            <w:r w:rsidRPr="007D6F32">
              <w:rPr>
                <w:sz w:val="20"/>
                <w:szCs w:val="20"/>
              </w:rPr>
              <w:t>H8</w:t>
            </w:r>
          </w:p>
        </w:tc>
        <w:tc>
          <w:tcPr>
            <w:tcW w:w="589" w:type="dxa"/>
            <w:tcBorders>
              <w:top w:val="nil"/>
              <w:left w:val="nil"/>
              <w:bottom w:val="single" w:sz="4" w:space="0" w:color="auto"/>
              <w:right w:val="single" w:sz="4" w:space="0" w:color="auto"/>
            </w:tcBorders>
            <w:shd w:val="clear" w:color="auto" w:fill="auto"/>
            <w:noWrap/>
            <w:vAlign w:val="bottom"/>
            <w:hideMark/>
          </w:tcPr>
          <w:p w14:paraId="1C2FFDE2" w14:textId="1FD5B14D" w:rsidR="00D44CE9" w:rsidRPr="007D6F32" w:rsidRDefault="00D44CE9" w:rsidP="00D44CE9">
            <w:pPr>
              <w:keepNext w:val="0"/>
              <w:keepLines w:val="0"/>
              <w:jc w:val="center"/>
              <w:rPr>
                <w:sz w:val="20"/>
                <w:szCs w:val="20"/>
              </w:rPr>
            </w:pPr>
            <w:r w:rsidRPr="00D44CE9">
              <w:rPr>
                <w:sz w:val="20"/>
                <w:szCs w:val="20"/>
              </w:rPr>
              <w:t>P26</w:t>
            </w:r>
          </w:p>
        </w:tc>
        <w:tc>
          <w:tcPr>
            <w:tcW w:w="6672" w:type="dxa"/>
            <w:tcBorders>
              <w:top w:val="nil"/>
              <w:left w:val="nil"/>
              <w:bottom w:val="single" w:sz="4" w:space="0" w:color="auto"/>
              <w:right w:val="single" w:sz="4" w:space="0" w:color="auto"/>
            </w:tcBorders>
            <w:shd w:val="clear" w:color="auto" w:fill="auto"/>
            <w:noWrap/>
            <w:vAlign w:val="center"/>
            <w:hideMark/>
          </w:tcPr>
          <w:p w14:paraId="782B78B3" w14:textId="60494E99" w:rsidR="00D44CE9" w:rsidRPr="007D6F32" w:rsidRDefault="00D44CE9" w:rsidP="00D44CE9">
            <w:pPr>
              <w:keepNext w:val="0"/>
              <w:keepLines w:val="0"/>
              <w:rPr>
                <w:sz w:val="20"/>
                <w:szCs w:val="20"/>
              </w:rPr>
            </w:pPr>
            <w:r w:rsidRPr="00D44CE9">
              <w:rPr>
                <w:sz w:val="20"/>
                <w:szCs w:val="20"/>
              </w:rPr>
              <w:t>A interface do sistema proporciona uma experiência de uso agradável</w:t>
            </w:r>
          </w:p>
        </w:tc>
        <w:tc>
          <w:tcPr>
            <w:tcW w:w="1328" w:type="dxa"/>
            <w:tcBorders>
              <w:top w:val="nil"/>
              <w:left w:val="nil"/>
              <w:bottom w:val="single" w:sz="4" w:space="0" w:color="auto"/>
              <w:right w:val="single" w:sz="4" w:space="0" w:color="auto"/>
            </w:tcBorders>
            <w:shd w:val="clear" w:color="auto" w:fill="auto"/>
            <w:noWrap/>
            <w:vAlign w:val="center"/>
            <w:hideMark/>
          </w:tcPr>
          <w:p w14:paraId="36C274AC"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1239071F" w14:textId="77777777" w:rsidTr="007D6F32">
        <w:trPr>
          <w:trHeight w:val="225"/>
        </w:trPr>
        <w:tc>
          <w:tcPr>
            <w:tcW w:w="6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554B4B" w14:textId="77777777" w:rsidR="00D44CE9" w:rsidRPr="007D6F32" w:rsidRDefault="00D44CE9" w:rsidP="00D44CE9">
            <w:pPr>
              <w:keepNext w:val="0"/>
              <w:keepLines w:val="0"/>
              <w:jc w:val="center"/>
              <w:rPr>
                <w:sz w:val="20"/>
                <w:szCs w:val="20"/>
              </w:rPr>
            </w:pPr>
            <w:r w:rsidRPr="007D6F32">
              <w:rPr>
                <w:sz w:val="20"/>
                <w:szCs w:val="20"/>
              </w:rPr>
              <w:t>H9</w:t>
            </w:r>
          </w:p>
        </w:tc>
        <w:tc>
          <w:tcPr>
            <w:tcW w:w="589" w:type="dxa"/>
            <w:tcBorders>
              <w:top w:val="nil"/>
              <w:left w:val="nil"/>
              <w:bottom w:val="single" w:sz="4" w:space="0" w:color="auto"/>
              <w:right w:val="single" w:sz="4" w:space="0" w:color="auto"/>
            </w:tcBorders>
            <w:shd w:val="clear" w:color="auto" w:fill="auto"/>
            <w:noWrap/>
            <w:vAlign w:val="bottom"/>
            <w:hideMark/>
          </w:tcPr>
          <w:p w14:paraId="7F364F30" w14:textId="34D55B5A" w:rsidR="00D44CE9" w:rsidRPr="007D6F32" w:rsidRDefault="00D44CE9" w:rsidP="00D44CE9">
            <w:pPr>
              <w:keepNext w:val="0"/>
              <w:keepLines w:val="0"/>
              <w:jc w:val="center"/>
              <w:rPr>
                <w:sz w:val="20"/>
                <w:szCs w:val="20"/>
              </w:rPr>
            </w:pPr>
            <w:r w:rsidRPr="00D44CE9">
              <w:rPr>
                <w:sz w:val="20"/>
                <w:szCs w:val="20"/>
              </w:rPr>
              <w:t>P27</w:t>
            </w:r>
          </w:p>
        </w:tc>
        <w:tc>
          <w:tcPr>
            <w:tcW w:w="6672" w:type="dxa"/>
            <w:tcBorders>
              <w:top w:val="nil"/>
              <w:left w:val="nil"/>
              <w:bottom w:val="single" w:sz="4" w:space="0" w:color="auto"/>
              <w:right w:val="single" w:sz="4" w:space="0" w:color="auto"/>
            </w:tcBorders>
            <w:shd w:val="clear" w:color="auto" w:fill="auto"/>
            <w:noWrap/>
            <w:vAlign w:val="center"/>
            <w:hideMark/>
          </w:tcPr>
          <w:p w14:paraId="6188E78F" w14:textId="3D41B773" w:rsidR="00D44CE9" w:rsidRPr="007D6F32" w:rsidRDefault="00D44CE9" w:rsidP="00D44CE9">
            <w:pPr>
              <w:keepNext w:val="0"/>
              <w:keepLines w:val="0"/>
              <w:rPr>
                <w:sz w:val="20"/>
                <w:szCs w:val="20"/>
              </w:rPr>
            </w:pPr>
            <w:r w:rsidRPr="00D44CE9">
              <w:rPr>
                <w:sz w:val="20"/>
                <w:szCs w:val="20"/>
              </w:rPr>
              <w:t>As mensagens de erro nos formulários são claras e sugerem uma solução ao usuário</w:t>
            </w:r>
          </w:p>
        </w:tc>
        <w:tc>
          <w:tcPr>
            <w:tcW w:w="1328" w:type="dxa"/>
            <w:tcBorders>
              <w:top w:val="nil"/>
              <w:left w:val="nil"/>
              <w:bottom w:val="single" w:sz="4" w:space="0" w:color="auto"/>
              <w:right w:val="single" w:sz="4" w:space="0" w:color="auto"/>
            </w:tcBorders>
            <w:shd w:val="clear" w:color="auto" w:fill="auto"/>
            <w:noWrap/>
            <w:vAlign w:val="center"/>
            <w:hideMark/>
          </w:tcPr>
          <w:p w14:paraId="5C28545B"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1446632C"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30D2DE7E"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24AE6463" w14:textId="0E4BF875" w:rsidR="00D44CE9" w:rsidRPr="007D6F32" w:rsidRDefault="00D44CE9" w:rsidP="00D44CE9">
            <w:pPr>
              <w:keepNext w:val="0"/>
              <w:keepLines w:val="0"/>
              <w:jc w:val="center"/>
              <w:rPr>
                <w:sz w:val="20"/>
                <w:szCs w:val="20"/>
              </w:rPr>
            </w:pPr>
            <w:r w:rsidRPr="00D44CE9">
              <w:rPr>
                <w:sz w:val="20"/>
                <w:szCs w:val="20"/>
              </w:rPr>
              <w:t>P28</w:t>
            </w:r>
          </w:p>
        </w:tc>
        <w:tc>
          <w:tcPr>
            <w:tcW w:w="6672" w:type="dxa"/>
            <w:tcBorders>
              <w:top w:val="nil"/>
              <w:left w:val="nil"/>
              <w:bottom w:val="single" w:sz="4" w:space="0" w:color="auto"/>
              <w:right w:val="single" w:sz="4" w:space="0" w:color="auto"/>
            </w:tcBorders>
            <w:shd w:val="clear" w:color="auto" w:fill="auto"/>
            <w:noWrap/>
            <w:vAlign w:val="center"/>
            <w:hideMark/>
          </w:tcPr>
          <w:p w14:paraId="514DF0EC" w14:textId="4BC43DCD" w:rsidR="00D44CE9" w:rsidRPr="007D6F32" w:rsidRDefault="00D44CE9" w:rsidP="00D44CE9">
            <w:pPr>
              <w:keepNext w:val="0"/>
              <w:keepLines w:val="0"/>
              <w:rPr>
                <w:sz w:val="20"/>
                <w:szCs w:val="20"/>
              </w:rPr>
            </w:pPr>
            <w:r w:rsidRPr="00D44CE9">
              <w:rPr>
                <w:sz w:val="20"/>
                <w:szCs w:val="20"/>
              </w:rPr>
              <w:t>As mensagens de erro do sistema são compreensíveis e indicam uma solução</w:t>
            </w:r>
          </w:p>
        </w:tc>
        <w:tc>
          <w:tcPr>
            <w:tcW w:w="1328" w:type="dxa"/>
            <w:tcBorders>
              <w:top w:val="nil"/>
              <w:left w:val="nil"/>
              <w:bottom w:val="single" w:sz="4" w:space="0" w:color="auto"/>
              <w:right w:val="single" w:sz="4" w:space="0" w:color="auto"/>
            </w:tcBorders>
            <w:shd w:val="clear" w:color="auto" w:fill="auto"/>
            <w:noWrap/>
            <w:vAlign w:val="center"/>
            <w:hideMark/>
          </w:tcPr>
          <w:p w14:paraId="36206819"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085B4094" w14:textId="77777777" w:rsidTr="007D6F32">
        <w:trPr>
          <w:trHeight w:val="225"/>
        </w:trPr>
        <w:tc>
          <w:tcPr>
            <w:tcW w:w="64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574B86" w14:textId="77777777" w:rsidR="00D44CE9" w:rsidRPr="007D6F32" w:rsidRDefault="00D44CE9" w:rsidP="00D44CE9">
            <w:pPr>
              <w:keepNext w:val="0"/>
              <w:keepLines w:val="0"/>
              <w:jc w:val="center"/>
              <w:rPr>
                <w:sz w:val="20"/>
                <w:szCs w:val="20"/>
              </w:rPr>
            </w:pPr>
            <w:r w:rsidRPr="007D6F32">
              <w:rPr>
                <w:sz w:val="20"/>
                <w:szCs w:val="20"/>
              </w:rPr>
              <w:t>H10</w:t>
            </w:r>
          </w:p>
        </w:tc>
        <w:tc>
          <w:tcPr>
            <w:tcW w:w="589" w:type="dxa"/>
            <w:tcBorders>
              <w:top w:val="nil"/>
              <w:left w:val="nil"/>
              <w:bottom w:val="single" w:sz="4" w:space="0" w:color="auto"/>
              <w:right w:val="single" w:sz="4" w:space="0" w:color="auto"/>
            </w:tcBorders>
            <w:shd w:val="clear" w:color="auto" w:fill="auto"/>
            <w:noWrap/>
            <w:vAlign w:val="bottom"/>
            <w:hideMark/>
          </w:tcPr>
          <w:p w14:paraId="0EF94AE5" w14:textId="52C13D37" w:rsidR="00D44CE9" w:rsidRPr="007D6F32" w:rsidRDefault="00D44CE9" w:rsidP="00D44CE9">
            <w:pPr>
              <w:keepNext w:val="0"/>
              <w:keepLines w:val="0"/>
              <w:jc w:val="center"/>
              <w:rPr>
                <w:sz w:val="20"/>
                <w:szCs w:val="20"/>
              </w:rPr>
            </w:pPr>
            <w:r w:rsidRPr="00D44CE9">
              <w:rPr>
                <w:sz w:val="20"/>
                <w:szCs w:val="20"/>
              </w:rPr>
              <w:t>P29</w:t>
            </w:r>
          </w:p>
        </w:tc>
        <w:tc>
          <w:tcPr>
            <w:tcW w:w="6672" w:type="dxa"/>
            <w:tcBorders>
              <w:top w:val="nil"/>
              <w:left w:val="nil"/>
              <w:bottom w:val="single" w:sz="4" w:space="0" w:color="auto"/>
              <w:right w:val="single" w:sz="4" w:space="0" w:color="auto"/>
            </w:tcBorders>
            <w:shd w:val="clear" w:color="auto" w:fill="auto"/>
            <w:noWrap/>
            <w:vAlign w:val="center"/>
            <w:hideMark/>
          </w:tcPr>
          <w:p w14:paraId="0CBAE65F" w14:textId="3D37A4F9" w:rsidR="00D44CE9" w:rsidRPr="007D6F32" w:rsidRDefault="00D44CE9" w:rsidP="00D44CE9">
            <w:pPr>
              <w:keepNext w:val="0"/>
              <w:keepLines w:val="0"/>
              <w:rPr>
                <w:sz w:val="20"/>
                <w:szCs w:val="20"/>
              </w:rPr>
            </w:pPr>
            <w:r w:rsidRPr="00D44CE9">
              <w:rPr>
                <w:sz w:val="20"/>
                <w:szCs w:val="20"/>
              </w:rPr>
              <w:t>As mensagens, situações e ações no sistema são claras, facilitando o entendimento</w:t>
            </w:r>
          </w:p>
        </w:tc>
        <w:tc>
          <w:tcPr>
            <w:tcW w:w="1328" w:type="dxa"/>
            <w:tcBorders>
              <w:top w:val="nil"/>
              <w:left w:val="nil"/>
              <w:bottom w:val="single" w:sz="4" w:space="0" w:color="auto"/>
              <w:right w:val="single" w:sz="4" w:space="0" w:color="auto"/>
            </w:tcBorders>
            <w:shd w:val="clear" w:color="auto" w:fill="auto"/>
            <w:noWrap/>
            <w:vAlign w:val="center"/>
            <w:hideMark/>
          </w:tcPr>
          <w:p w14:paraId="7924804F"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2556021D"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2FC91435"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5018EFB3" w14:textId="70D829B1" w:rsidR="00D44CE9" w:rsidRPr="007D6F32" w:rsidRDefault="00D44CE9" w:rsidP="00D44CE9">
            <w:pPr>
              <w:keepNext w:val="0"/>
              <w:keepLines w:val="0"/>
              <w:jc w:val="center"/>
              <w:rPr>
                <w:sz w:val="20"/>
                <w:szCs w:val="20"/>
              </w:rPr>
            </w:pPr>
            <w:r w:rsidRPr="00D44CE9">
              <w:rPr>
                <w:sz w:val="20"/>
                <w:szCs w:val="20"/>
              </w:rPr>
              <w:t>P30</w:t>
            </w:r>
          </w:p>
        </w:tc>
        <w:tc>
          <w:tcPr>
            <w:tcW w:w="6672" w:type="dxa"/>
            <w:tcBorders>
              <w:top w:val="nil"/>
              <w:left w:val="nil"/>
              <w:bottom w:val="single" w:sz="4" w:space="0" w:color="auto"/>
              <w:right w:val="single" w:sz="4" w:space="0" w:color="auto"/>
            </w:tcBorders>
            <w:shd w:val="clear" w:color="auto" w:fill="auto"/>
            <w:noWrap/>
            <w:vAlign w:val="center"/>
            <w:hideMark/>
          </w:tcPr>
          <w:p w14:paraId="67B07393" w14:textId="19CAEEBD" w:rsidR="00D44CE9" w:rsidRPr="007D6F32" w:rsidRDefault="00D44CE9" w:rsidP="00D44CE9">
            <w:pPr>
              <w:keepNext w:val="0"/>
              <w:keepLines w:val="0"/>
              <w:rPr>
                <w:sz w:val="20"/>
                <w:szCs w:val="20"/>
              </w:rPr>
            </w:pPr>
            <w:r w:rsidRPr="00D44CE9">
              <w:rPr>
                <w:sz w:val="20"/>
                <w:szCs w:val="20"/>
              </w:rPr>
              <w:t>As informações na tela de Vendas não são adequadas</w:t>
            </w:r>
          </w:p>
        </w:tc>
        <w:tc>
          <w:tcPr>
            <w:tcW w:w="1328" w:type="dxa"/>
            <w:tcBorders>
              <w:top w:val="nil"/>
              <w:left w:val="nil"/>
              <w:bottom w:val="single" w:sz="4" w:space="0" w:color="auto"/>
              <w:right w:val="single" w:sz="4" w:space="0" w:color="auto"/>
            </w:tcBorders>
            <w:shd w:val="clear" w:color="auto" w:fill="auto"/>
            <w:noWrap/>
            <w:vAlign w:val="center"/>
            <w:hideMark/>
          </w:tcPr>
          <w:p w14:paraId="774ECE87"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5B147BA7"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12FF8B1B"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70885642" w14:textId="35CDE688" w:rsidR="00D44CE9" w:rsidRPr="007D6F32" w:rsidRDefault="00D44CE9" w:rsidP="00D44CE9">
            <w:pPr>
              <w:keepNext w:val="0"/>
              <w:keepLines w:val="0"/>
              <w:jc w:val="center"/>
              <w:rPr>
                <w:sz w:val="20"/>
                <w:szCs w:val="20"/>
              </w:rPr>
            </w:pPr>
            <w:r w:rsidRPr="00D44CE9">
              <w:rPr>
                <w:sz w:val="20"/>
                <w:szCs w:val="20"/>
              </w:rPr>
              <w:t>P31</w:t>
            </w:r>
          </w:p>
        </w:tc>
        <w:tc>
          <w:tcPr>
            <w:tcW w:w="6672" w:type="dxa"/>
            <w:tcBorders>
              <w:top w:val="nil"/>
              <w:left w:val="nil"/>
              <w:bottom w:val="single" w:sz="4" w:space="0" w:color="auto"/>
              <w:right w:val="single" w:sz="4" w:space="0" w:color="auto"/>
            </w:tcBorders>
            <w:shd w:val="clear" w:color="auto" w:fill="auto"/>
            <w:noWrap/>
            <w:vAlign w:val="center"/>
            <w:hideMark/>
          </w:tcPr>
          <w:p w14:paraId="39621ECF" w14:textId="70E9F465" w:rsidR="00D44CE9" w:rsidRPr="007D6F32" w:rsidRDefault="00D44CE9" w:rsidP="00D44CE9">
            <w:pPr>
              <w:keepNext w:val="0"/>
              <w:keepLines w:val="0"/>
              <w:rPr>
                <w:sz w:val="20"/>
                <w:szCs w:val="20"/>
              </w:rPr>
            </w:pPr>
            <w:r w:rsidRPr="00D44CE9">
              <w:rPr>
                <w:sz w:val="20"/>
                <w:szCs w:val="20"/>
              </w:rPr>
              <w:t xml:space="preserve">As informações na tela </w:t>
            </w:r>
            <w:r w:rsidR="009A5C7D" w:rsidRPr="00D44CE9">
              <w:rPr>
                <w:sz w:val="20"/>
                <w:szCs w:val="20"/>
              </w:rPr>
              <w:t>de métricas</w:t>
            </w:r>
            <w:r w:rsidRPr="00D44CE9">
              <w:rPr>
                <w:sz w:val="20"/>
                <w:szCs w:val="20"/>
              </w:rPr>
              <w:t xml:space="preserve"> não são adequadas</w:t>
            </w:r>
          </w:p>
        </w:tc>
        <w:tc>
          <w:tcPr>
            <w:tcW w:w="1328" w:type="dxa"/>
            <w:tcBorders>
              <w:top w:val="nil"/>
              <w:left w:val="nil"/>
              <w:bottom w:val="single" w:sz="4" w:space="0" w:color="auto"/>
              <w:right w:val="single" w:sz="4" w:space="0" w:color="auto"/>
            </w:tcBorders>
            <w:shd w:val="clear" w:color="auto" w:fill="auto"/>
            <w:noWrap/>
            <w:vAlign w:val="center"/>
            <w:hideMark/>
          </w:tcPr>
          <w:p w14:paraId="0444B65B" w14:textId="77777777" w:rsidR="00D44CE9" w:rsidRPr="007D6F32" w:rsidRDefault="00D44CE9" w:rsidP="00D44CE9">
            <w:pPr>
              <w:keepNext w:val="0"/>
              <w:keepLines w:val="0"/>
              <w:jc w:val="center"/>
              <w:rPr>
                <w:color w:val="000000"/>
                <w:sz w:val="20"/>
                <w:szCs w:val="20"/>
              </w:rPr>
            </w:pPr>
            <w:r w:rsidRPr="007D6F32">
              <w:rPr>
                <w:color w:val="000000"/>
                <w:sz w:val="20"/>
                <w:szCs w:val="20"/>
              </w:rPr>
              <w:t>Administrador</w:t>
            </w:r>
          </w:p>
        </w:tc>
      </w:tr>
      <w:tr w:rsidR="00D44CE9" w:rsidRPr="007D6F32" w14:paraId="10F427D3"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3BD89128"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7E457D0D" w14:textId="0955C099" w:rsidR="00D44CE9" w:rsidRPr="007D6F32" w:rsidRDefault="00D44CE9" w:rsidP="00D44CE9">
            <w:pPr>
              <w:keepNext w:val="0"/>
              <w:keepLines w:val="0"/>
              <w:jc w:val="center"/>
              <w:rPr>
                <w:sz w:val="20"/>
                <w:szCs w:val="20"/>
              </w:rPr>
            </w:pPr>
            <w:r w:rsidRPr="00D44CE9">
              <w:rPr>
                <w:sz w:val="20"/>
                <w:szCs w:val="20"/>
              </w:rPr>
              <w:t>P32</w:t>
            </w:r>
          </w:p>
        </w:tc>
        <w:tc>
          <w:tcPr>
            <w:tcW w:w="6672" w:type="dxa"/>
            <w:tcBorders>
              <w:top w:val="nil"/>
              <w:left w:val="nil"/>
              <w:bottom w:val="single" w:sz="4" w:space="0" w:color="auto"/>
              <w:right w:val="single" w:sz="4" w:space="0" w:color="auto"/>
            </w:tcBorders>
            <w:shd w:val="clear" w:color="auto" w:fill="auto"/>
            <w:noWrap/>
            <w:vAlign w:val="center"/>
            <w:hideMark/>
          </w:tcPr>
          <w:p w14:paraId="4ADB4D8A" w14:textId="267E3127" w:rsidR="00D44CE9" w:rsidRPr="007D6F32" w:rsidRDefault="00D44CE9" w:rsidP="00D44CE9">
            <w:pPr>
              <w:keepNext w:val="0"/>
              <w:keepLines w:val="0"/>
              <w:rPr>
                <w:sz w:val="20"/>
                <w:szCs w:val="20"/>
              </w:rPr>
            </w:pPr>
            <w:r w:rsidRPr="00D44CE9">
              <w:rPr>
                <w:sz w:val="20"/>
                <w:szCs w:val="20"/>
              </w:rPr>
              <w:t>As informações na tela de Produtos são suficientes</w:t>
            </w:r>
          </w:p>
        </w:tc>
        <w:tc>
          <w:tcPr>
            <w:tcW w:w="1328" w:type="dxa"/>
            <w:tcBorders>
              <w:top w:val="nil"/>
              <w:left w:val="nil"/>
              <w:bottom w:val="single" w:sz="4" w:space="0" w:color="auto"/>
              <w:right w:val="single" w:sz="4" w:space="0" w:color="auto"/>
            </w:tcBorders>
            <w:shd w:val="clear" w:color="auto" w:fill="auto"/>
            <w:noWrap/>
            <w:vAlign w:val="center"/>
            <w:hideMark/>
          </w:tcPr>
          <w:p w14:paraId="5A3A7DAC"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4BD7B5FB"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01A87231"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36317F8B" w14:textId="29180651" w:rsidR="00D44CE9" w:rsidRPr="007D6F32" w:rsidRDefault="00D44CE9" w:rsidP="00D44CE9">
            <w:pPr>
              <w:keepNext w:val="0"/>
              <w:keepLines w:val="0"/>
              <w:jc w:val="center"/>
              <w:rPr>
                <w:sz w:val="20"/>
                <w:szCs w:val="20"/>
              </w:rPr>
            </w:pPr>
            <w:r w:rsidRPr="00D44CE9">
              <w:rPr>
                <w:sz w:val="20"/>
                <w:szCs w:val="20"/>
              </w:rPr>
              <w:t>P33</w:t>
            </w:r>
          </w:p>
        </w:tc>
        <w:tc>
          <w:tcPr>
            <w:tcW w:w="6672" w:type="dxa"/>
            <w:tcBorders>
              <w:top w:val="nil"/>
              <w:left w:val="nil"/>
              <w:bottom w:val="single" w:sz="4" w:space="0" w:color="auto"/>
              <w:right w:val="single" w:sz="4" w:space="0" w:color="auto"/>
            </w:tcBorders>
            <w:shd w:val="clear" w:color="auto" w:fill="auto"/>
            <w:noWrap/>
            <w:vAlign w:val="center"/>
            <w:hideMark/>
          </w:tcPr>
          <w:p w14:paraId="23F6C4C0" w14:textId="1DAB5EF0" w:rsidR="00D44CE9" w:rsidRPr="007D6F32" w:rsidRDefault="00D44CE9" w:rsidP="00D44CE9">
            <w:pPr>
              <w:keepNext w:val="0"/>
              <w:keepLines w:val="0"/>
              <w:rPr>
                <w:sz w:val="20"/>
                <w:szCs w:val="20"/>
              </w:rPr>
            </w:pPr>
            <w:r w:rsidRPr="00D44CE9">
              <w:rPr>
                <w:sz w:val="20"/>
                <w:szCs w:val="20"/>
              </w:rPr>
              <w:t>As informações na tela de Cores são suficientes</w:t>
            </w:r>
          </w:p>
        </w:tc>
        <w:tc>
          <w:tcPr>
            <w:tcW w:w="1328" w:type="dxa"/>
            <w:tcBorders>
              <w:top w:val="nil"/>
              <w:left w:val="nil"/>
              <w:bottom w:val="single" w:sz="4" w:space="0" w:color="auto"/>
              <w:right w:val="single" w:sz="4" w:space="0" w:color="auto"/>
            </w:tcBorders>
            <w:shd w:val="clear" w:color="auto" w:fill="auto"/>
            <w:noWrap/>
            <w:vAlign w:val="center"/>
            <w:hideMark/>
          </w:tcPr>
          <w:p w14:paraId="4CE6C31B" w14:textId="77777777" w:rsidR="00D44CE9" w:rsidRPr="007D6F32" w:rsidRDefault="00D44CE9" w:rsidP="00D44CE9">
            <w:pPr>
              <w:keepNext w:val="0"/>
              <w:keepLines w:val="0"/>
              <w:jc w:val="center"/>
              <w:rPr>
                <w:color w:val="000000"/>
                <w:sz w:val="20"/>
                <w:szCs w:val="20"/>
              </w:rPr>
            </w:pPr>
            <w:r w:rsidRPr="007D6F32">
              <w:rPr>
                <w:color w:val="000000"/>
                <w:sz w:val="20"/>
                <w:szCs w:val="20"/>
              </w:rPr>
              <w:t>Todos</w:t>
            </w:r>
          </w:p>
        </w:tc>
      </w:tr>
      <w:tr w:rsidR="00D44CE9" w:rsidRPr="007D6F32" w14:paraId="35E64029" w14:textId="77777777" w:rsidTr="007D6F32">
        <w:trPr>
          <w:trHeight w:val="225"/>
        </w:trPr>
        <w:tc>
          <w:tcPr>
            <w:tcW w:w="646" w:type="dxa"/>
            <w:vMerge/>
            <w:tcBorders>
              <w:top w:val="nil"/>
              <w:left w:val="single" w:sz="4" w:space="0" w:color="auto"/>
              <w:bottom w:val="single" w:sz="4" w:space="0" w:color="auto"/>
              <w:right w:val="single" w:sz="4" w:space="0" w:color="auto"/>
            </w:tcBorders>
            <w:vAlign w:val="center"/>
            <w:hideMark/>
          </w:tcPr>
          <w:p w14:paraId="2D6D297D" w14:textId="77777777" w:rsidR="00D44CE9" w:rsidRPr="007D6F32" w:rsidRDefault="00D44CE9" w:rsidP="00D44CE9">
            <w:pPr>
              <w:keepNext w:val="0"/>
              <w:keepLines w:val="0"/>
              <w:rPr>
                <w:sz w:val="20"/>
                <w:szCs w:val="20"/>
              </w:rPr>
            </w:pPr>
          </w:p>
        </w:tc>
        <w:tc>
          <w:tcPr>
            <w:tcW w:w="589" w:type="dxa"/>
            <w:tcBorders>
              <w:top w:val="nil"/>
              <w:left w:val="nil"/>
              <w:bottom w:val="single" w:sz="4" w:space="0" w:color="auto"/>
              <w:right w:val="single" w:sz="4" w:space="0" w:color="auto"/>
            </w:tcBorders>
            <w:shd w:val="clear" w:color="auto" w:fill="auto"/>
            <w:noWrap/>
            <w:vAlign w:val="bottom"/>
            <w:hideMark/>
          </w:tcPr>
          <w:p w14:paraId="4FDD68F1" w14:textId="27B5136A" w:rsidR="00D44CE9" w:rsidRPr="007D6F32" w:rsidRDefault="00D44CE9" w:rsidP="00D44CE9">
            <w:pPr>
              <w:keepNext w:val="0"/>
              <w:keepLines w:val="0"/>
              <w:jc w:val="center"/>
              <w:rPr>
                <w:sz w:val="20"/>
                <w:szCs w:val="20"/>
              </w:rPr>
            </w:pPr>
            <w:r w:rsidRPr="00D44CE9">
              <w:rPr>
                <w:sz w:val="20"/>
                <w:szCs w:val="20"/>
              </w:rPr>
              <w:t>P34</w:t>
            </w:r>
          </w:p>
        </w:tc>
        <w:tc>
          <w:tcPr>
            <w:tcW w:w="6672" w:type="dxa"/>
            <w:tcBorders>
              <w:top w:val="nil"/>
              <w:left w:val="nil"/>
              <w:bottom w:val="single" w:sz="4" w:space="0" w:color="auto"/>
              <w:right w:val="single" w:sz="4" w:space="0" w:color="auto"/>
            </w:tcBorders>
            <w:shd w:val="clear" w:color="auto" w:fill="auto"/>
            <w:noWrap/>
            <w:vAlign w:val="center"/>
            <w:hideMark/>
          </w:tcPr>
          <w:p w14:paraId="7C0FB8CB" w14:textId="3DC88B7E" w:rsidR="00D44CE9" w:rsidRPr="007D6F32" w:rsidRDefault="00D44CE9" w:rsidP="00D44CE9">
            <w:pPr>
              <w:keepNext w:val="0"/>
              <w:keepLines w:val="0"/>
              <w:rPr>
                <w:sz w:val="20"/>
                <w:szCs w:val="20"/>
              </w:rPr>
            </w:pPr>
            <w:r w:rsidRPr="00D44CE9">
              <w:rPr>
                <w:sz w:val="20"/>
                <w:szCs w:val="20"/>
              </w:rPr>
              <w:t>As informações na tela de Usuários são adequadas</w:t>
            </w:r>
          </w:p>
        </w:tc>
        <w:tc>
          <w:tcPr>
            <w:tcW w:w="1328" w:type="dxa"/>
            <w:tcBorders>
              <w:top w:val="nil"/>
              <w:left w:val="nil"/>
              <w:bottom w:val="single" w:sz="4" w:space="0" w:color="auto"/>
              <w:right w:val="single" w:sz="4" w:space="0" w:color="auto"/>
            </w:tcBorders>
            <w:shd w:val="clear" w:color="auto" w:fill="auto"/>
            <w:noWrap/>
            <w:vAlign w:val="center"/>
            <w:hideMark/>
          </w:tcPr>
          <w:p w14:paraId="02313C62" w14:textId="77777777" w:rsidR="00D44CE9" w:rsidRPr="007D6F32" w:rsidRDefault="00D44CE9" w:rsidP="00D44CE9">
            <w:pPr>
              <w:keepNext w:val="0"/>
              <w:keepLines w:val="0"/>
              <w:jc w:val="center"/>
              <w:rPr>
                <w:color w:val="000000"/>
                <w:sz w:val="20"/>
                <w:szCs w:val="20"/>
              </w:rPr>
            </w:pPr>
            <w:r w:rsidRPr="007D6F32">
              <w:rPr>
                <w:color w:val="000000"/>
                <w:sz w:val="20"/>
                <w:szCs w:val="20"/>
              </w:rPr>
              <w:t>Administrador</w:t>
            </w:r>
          </w:p>
        </w:tc>
      </w:tr>
    </w:tbl>
    <w:p w14:paraId="4EF654D0" w14:textId="7809B61D" w:rsidR="007D6F32" w:rsidRDefault="007D6F32" w:rsidP="007D6F32">
      <w:pPr>
        <w:pStyle w:val="TF-FONTE"/>
      </w:pPr>
      <w:r>
        <w:t>Fonte: elaborado pelos autores (2024).</w:t>
      </w:r>
    </w:p>
    <w:p w14:paraId="7365AC65" w14:textId="4E4AA9A1" w:rsidR="00E842DD" w:rsidRDefault="00E842DD" w:rsidP="00E842DD">
      <w:pPr>
        <w:pStyle w:val="TF-TEXTO"/>
      </w:pPr>
      <w:r w:rsidRPr="00F641BD">
        <w:t xml:space="preserve">As respostas foram formuladas por meio de afirmações alternadas entre positivas e negativas, acompanhadas </w:t>
      </w:r>
      <w:r>
        <w:t xml:space="preserve">da </w:t>
      </w:r>
      <w:r w:rsidRPr="00F641BD">
        <w:t xml:space="preserve">escala </w:t>
      </w:r>
      <w:proofErr w:type="spellStart"/>
      <w:r w:rsidRPr="00F641BD">
        <w:t>Likert</w:t>
      </w:r>
      <w:proofErr w:type="spellEnd"/>
      <w:r w:rsidRPr="00F641BD">
        <w:t xml:space="preserve"> </w:t>
      </w:r>
      <w:r>
        <w:t xml:space="preserve">adaptada </w:t>
      </w:r>
      <w:r w:rsidRPr="00F641BD">
        <w:t>e figuras emotivas</w:t>
      </w:r>
      <w:r>
        <w:t xml:space="preserve">, como é sugerido pelo Método </w:t>
      </w:r>
      <w:proofErr w:type="spellStart"/>
      <w:r>
        <w:t>RURUCAg</w:t>
      </w:r>
      <w:proofErr w:type="spellEnd"/>
      <w:r>
        <w:t xml:space="preserve">, para representar a expressão que melhor reflete a resposta do usuário. Para evitar a indução do usuário a um tipo de resposta, o Método sugere que se utilize a escala de concordância de número par. Sendo assim, as respostas foram elaboradas possuindo quatro níveis de concordância com a declaração proposta, portanto, ao selecionar as opções quatro e três, interpreta-se que o usuário considere aquela funcionalidade de forma positiva. Da mesma forma, sempre que o usuário responder com as opções dois e um da escala, significa que ele não considera a funcionalidade de forma positiva. Portanto, o usuário precisa se posicionar de forma positiva ou de forma negativa, evitando respostas neutras. A adaptação da escala </w:t>
      </w:r>
      <w:proofErr w:type="spellStart"/>
      <w:r>
        <w:t>Likert</w:t>
      </w:r>
      <w:proofErr w:type="spellEnd"/>
      <w:r>
        <w:t xml:space="preserve"> </w:t>
      </w:r>
      <w:r>
        <w:lastRenderedPageBreak/>
        <w:t xml:space="preserve">utilizada nas 48 perguntas está demonstrada na </w:t>
      </w:r>
      <w:r>
        <w:fldChar w:fldCharType="begin"/>
      </w:r>
      <w:r>
        <w:instrText xml:space="preserve"> REF _Ref151495151 \h </w:instrText>
      </w:r>
      <w:r>
        <w:fldChar w:fldCharType="separate"/>
      </w:r>
      <w:r>
        <w:t xml:space="preserve">Figura </w:t>
      </w:r>
      <w:r>
        <w:fldChar w:fldCharType="end"/>
      </w:r>
      <w:r>
        <w:t xml:space="preserve">. As opções de reposta para perguntas de cunho positivo se encontram na </w:t>
      </w:r>
      <w:r>
        <w:fldChar w:fldCharType="begin"/>
      </w:r>
      <w:r>
        <w:instrText xml:space="preserve"> REF _Ref151495151 \h </w:instrText>
      </w:r>
      <w:r>
        <w:fldChar w:fldCharType="separate"/>
      </w:r>
      <w:r>
        <w:t xml:space="preserve">Figura </w:t>
      </w:r>
      <w:r>
        <w:rPr>
          <w:noProof/>
        </w:rPr>
        <w:t>2</w:t>
      </w:r>
      <w:r>
        <w:fldChar w:fldCharType="end"/>
      </w:r>
      <w:r w:rsidR="00250E3E">
        <w:t>8</w:t>
      </w:r>
      <w:r>
        <w:t xml:space="preserve"> (a), enquanto as respostas para as perguntas de cunho negativo estão apresentadas na </w:t>
      </w:r>
      <w:r>
        <w:fldChar w:fldCharType="begin"/>
      </w:r>
      <w:r>
        <w:instrText xml:space="preserve"> REF _Ref151495151 \h </w:instrText>
      </w:r>
      <w:r>
        <w:fldChar w:fldCharType="separate"/>
      </w:r>
      <w:r>
        <w:t xml:space="preserve">Figura </w:t>
      </w:r>
      <w:r>
        <w:fldChar w:fldCharType="end"/>
      </w:r>
      <w:r>
        <w:t xml:space="preserve"> (b).</w:t>
      </w:r>
    </w:p>
    <w:p w14:paraId="5D1DE007" w14:textId="788C2458" w:rsidR="00E842DD" w:rsidRPr="00B95124" w:rsidRDefault="00E842DD" w:rsidP="00E842DD">
      <w:pPr>
        <w:pStyle w:val="TF-LEGENDA"/>
      </w:pPr>
      <w:bookmarkStart w:id="198" w:name="_Toc169379582"/>
      <w:r>
        <w:t xml:space="preserve">Figura </w:t>
      </w:r>
      <w:r w:rsidR="00250E3E">
        <w:t>28</w:t>
      </w:r>
      <w:fldSimple w:instr=" SEQ Figura \* ARABIC "/>
      <w:r>
        <w:t xml:space="preserve"> </w:t>
      </w:r>
      <w:r w:rsidRPr="00DD46DC">
        <w:t xml:space="preserve">– </w:t>
      </w:r>
      <w:r w:rsidR="003A2C52" w:rsidRPr="003A2C52">
        <w:rPr>
          <w:szCs w:val="24"/>
        </w:rPr>
        <w:t xml:space="preserve">Figuras emotivas adaptadas da escala </w:t>
      </w:r>
      <w:proofErr w:type="spellStart"/>
      <w:r w:rsidR="003A2C52" w:rsidRPr="003A2C52">
        <w:rPr>
          <w:szCs w:val="24"/>
        </w:rPr>
        <w:t>Likert</w:t>
      </w:r>
      <w:proofErr w:type="spellEnd"/>
      <w:r w:rsidR="003A2C52" w:rsidRPr="003A2C52">
        <w:rPr>
          <w:szCs w:val="24"/>
        </w:rPr>
        <w:t xml:space="preserve"> (1-4) para responder afirmações positivas (a) e afirmações negativas (b)</w:t>
      </w:r>
      <w:bookmarkEnd w:id="198"/>
    </w:p>
    <w:p w14:paraId="5E286134" w14:textId="0DB8CEA2" w:rsidR="00E842DD" w:rsidRDefault="00B25EFC" w:rsidP="00E842DD">
      <w:pPr>
        <w:jc w:val="center"/>
        <w:rPr>
          <w:noProof/>
        </w:rPr>
      </w:pPr>
      <w:r>
        <w:rPr>
          <w:noProof/>
        </w:rPr>
        <w:drawing>
          <wp:inline distT="0" distB="0" distL="0" distR="0" wp14:anchorId="05DBE72F" wp14:editId="6040B0BE">
            <wp:extent cx="3542213" cy="2880000"/>
            <wp:effectExtent l="12700" t="12700" r="13970" b="15875"/>
            <wp:docPr id="1987853559" name="Imagem 1"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53559" name="Imagem 1" descr="Diagrama&#10;&#10;Descrição gerada automaticamente com confiança baixa"/>
                    <pic:cNvPicPr/>
                  </pic:nvPicPr>
                  <pic:blipFill>
                    <a:blip r:embed="rId43"/>
                    <a:stretch>
                      <a:fillRect/>
                    </a:stretch>
                  </pic:blipFill>
                  <pic:spPr>
                    <a:xfrm>
                      <a:off x="0" y="0"/>
                      <a:ext cx="3542213" cy="2880000"/>
                    </a:xfrm>
                    <a:prstGeom prst="rect">
                      <a:avLst/>
                    </a:prstGeom>
                    <a:ln w="12700">
                      <a:solidFill>
                        <a:schemeClr val="tx1"/>
                      </a:solidFill>
                    </a:ln>
                  </pic:spPr>
                </pic:pic>
              </a:graphicData>
            </a:graphic>
          </wp:inline>
        </w:drawing>
      </w:r>
    </w:p>
    <w:p w14:paraId="4E2600F9" w14:textId="111FEBFD" w:rsidR="00E842DD" w:rsidRDefault="00E842DD" w:rsidP="00E842DD">
      <w:pPr>
        <w:pStyle w:val="TF-FONTE"/>
      </w:pPr>
      <w:r>
        <w:t xml:space="preserve">Fonte: </w:t>
      </w:r>
      <w:r w:rsidR="00E82725">
        <w:t>adaptada de Costa (2018, p. 173).</w:t>
      </w:r>
    </w:p>
    <w:p w14:paraId="1337C4BA" w14:textId="1CA20F83" w:rsidR="00C675EE" w:rsidRPr="00C675EE" w:rsidRDefault="00C675EE" w:rsidP="00C675EE">
      <w:pPr>
        <w:spacing w:line="360" w:lineRule="auto"/>
        <w:ind w:firstLine="709"/>
        <w:jc w:val="both"/>
      </w:pPr>
      <w:r w:rsidRPr="00C675EE">
        <w:lastRenderedPageBreak/>
        <w:t>A Tabela 2 apresenta os objetivos específicos de cada questão. A pergunta P1 obteve 0% de respostas na escala 4, 100% na escala 3, e 0% nas escalas 2 e 1. A pergunta P2 teve 50% de respostas na escala 4 e 50% na escala 3, sem respostas nas escalas 2 e 1. A pergunta P3 atingiu 100% na escala 4 e 0% nas demais escalas. A pergunta P5 registrou 0% na escala 4, 100% na escala 3, e 0% nas escalas 2 e 1. A pergunta P9 teve 50% de respostas na escala 4 e 50% na escala 3. A pergunta P10 obteve 100% na escala 4. As perguntas P11, P18, e P23 também alcançaram 100% na escala 4, sem respostas nas outras escalas. As perguntas P20, P21, e P31 registraram 0% na escala 4, 100% na escala 3, e 0% nas escalas 2 e 1</w:t>
      </w:r>
      <w:r w:rsidR="0088179F">
        <w:t>, trazendo um resultado posit</w:t>
      </w:r>
      <w:r w:rsidR="005C7497">
        <w:t>ivo sobre os objetivos específicos do sistema</w:t>
      </w:r>
      <w:r w:rsidRPr="00C675EE">
        <w:t>.</w:t>
      </w:r>
    </w:p>
    <w:p w14:paraId="18CF40FF" w14:textId="2DC411C9" w:rsidR="0021789F" w:rsidRPr="0021789F" w:rsidRDefault="0021789F" w:rsidP="0021789F">
      <w:pPr>
        <w:pStyle w:val="TF-LEGENDA"/>
      </w:pPr>
      <w:bookmarkStart w:id="199" w:name="_Toc169376935"/>
      <w:r>
        <w:t xml:space="preserve">Tabela </w:t>
      </w:r>
      <w:fldSimple w:instr=" SEQ Tabela \* ARABIC ">
        <w:r w:rsidR="007F2B31">
          <w:rPr>
            <w:noProof/>
          </w:rPr>
          <w:t>2</w:t>
        </w:r>
      </w:fldSimple>
      <w:r>
        <w:t xml:space="preserve"> </w:t>
      </w:r>
      <w:r w:rsidRPr="00BD3A0E">
        <w:t xml:space="preserve">– </w:t>
      </w:r>
      <w:r w:rsidRPr="0021789F">
        <w:rPr>
          <w:szCs w:val="24"/>
        </w:rPr>
        <w:t>Objetivos Específicos</w:t>
      </w:r>
      <w:bookmarkEnd w:id="199"/>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916"/>
        <w:gridCol w:w="922"/>
        <w:gridCol w:w="922"/>
        <w:gridCol w:w="922"/>
        <w:gridCol w:w="922"/>
      </w:tblGrid>
      <w:tr w:rsidR="004A7383" w:rsidRPr="00072B75" w14:paraId="41679898" w14:textId="77777777" w:rsidTr="006A66BF">
        <w:trPr>
          <w:trHeight w:val="136"/>
          <w:jc w:val="center"/>
        </w:trPr>
        <w:tc>
          <w:tcPr>
            <w:tcW w:w="0" w:type="auto"/>
            <w:shd w:val="clear" w:color="auto" w:fill="A6A6A6"/>
            <w:vAlign w:val="center"/>
          </w:tcPr>
          <w:p w14:paraId="20C63918" w14:textId="77777777" w:rsidR="004A7383" w:rsidRPr="00D4797F" w:rsidRDefault="004A7383" w:rsidP="006A66BF">
            <w:pPr>
              <w:pStyle w:val="TF-TEXTOQUADRO"/>
              <w:jc w:val="center"/>
              <w:rPr>
                <w:b/>
                <w:bCs/>
                <w:sz w:val="20"/>
              </w:rPr>
            </w:pPr>
            <w:r w:rsidRPr="00D4797F">
              <w:rPr>
                <w:b/>
                <w:bCs/>
                <w:sz w:val="20"/>
              </w:rPr>
              <w:t>Número</w:t>
            </w:r>
          </w:p>
        </w:tc>
        <w:tc>
          <w:tcPr>
            <w:tcW w:w="0" w:type="auto"/>
            <w:shd w:val="clear" w:color="auto" w:fill="A6A6A6"/>
            <w:vAlign w:val="center"/>
          </w:tcPr>
          <w:p w14:paraId="6F890E74" w14:textId="77777777" w:rsidR="004A7383" w:rsidRPr="00D4797F" w:rsidRDefault="004A7383" w:rsidP="006A66BF">
            <w:pPr>
              <w:pStyle w:val="TF-TEXTOQUADRO"/>
              <w:jc w:val="center"/>
              <w:rPr>
                <w:b/>
                <w:bCs/>
                <w:sz w:val="20"/>
              </w:rPr>
            </w:pPr>
            <w:r w:rsidRPr="00D4797F">
              <w:rPr>
                <w:b/>
                <w:bCs/>
                <w:sz w:val="20"/>
              </w:rPr>
              <w:t>Escala 4</w:t>
            </w:r>
          </w:p>
        </w:tc>
        <w:tc>
          <w:tcPr>
            <w:tcW w:w="0" w:type="auto"/>
            <w:shd w:val="clear" w:color="auto" w:fill="A6A6A6"/>
            <w:vAlign w:val="center"/>
          </w:tcPr>
          <w:p w14:paraId="77FC75F1" w14:textId="77777777" w:rsidR="004A7383" w:rsidRPr="00D4797F" w:rsidRDefault="004A7383" w:rsidP="006A66BF">
            <w:pPr>
              <w:pStyle w:val="TF-TEXTOQUADRO"/>
              <w:jc w:val="center"/>
              <w:rPr>
                <w:b/>
                <w:bCs/>
                <w:sz w:val="20"/>
              </w:rPr>
            </w:pPr>
            <w:r w:rsidRPr="00D4797F">
              <w:rPr>
                <w:b/>
                <w:bCs/>
                <w:sz w:val="20"/>
              </w:rPr>
              <w:t>Escala 3</w:t>
            </w:r>
          </w:p>
        </w:tc>
        <w:tc>
          <w:tcPr>
            <w:tcW w:w="0" w:type="auto"/>
            <w:shd w:val="clear" w:color="auto" w:fill="A6A6A6"/>
            <w:vAlign w:val="center"/>
          </w:tcPr>
          <w:p w14:paraId="2B459DDB" w14:textId="77777777" w:rsidR="004A7383" w:rsidRPr="00D4797F" w:rsidRDefault="004A7383" w:rsidP="006A66BF">
            <w:pPr>
              <w:pStyle w:val="TF-TEXTOQUADRO"/>
              <w:jc w:val="center"/>
              <w:rPr>
                <w:b/>
                <w:bCs/>
                <w:sz w:val="20"/>
              </w:rPr>
            </w:pPr>
            <w:r w:rsidRPr="00D4797F">
              <w:rPr>
                <w:b/>
                <w:bCs/>
                <w:sz w:val="20"/>
              </w:rPr>
              <w:t>Escala 2</w:t>
            </w:r>
          </w:p>
        </w:tc>
        <w:tc>
          <w:tcPr>
            <w:tcW w:w="0" w:type="auto"/>
            <w:shd w:val="clear" w:color="auto" w:fill="A6A6A6"/>
            <w:vAlign w:val="center"/>
          </w:tcPr>
          <w:p w14:paraId="28C5A56A" w14:textId="77777777" w:rsidR="004A7383" w:rsidRPr="00D4797F" w:rsidRDefault="004A7383" w:rsidP="006A66BF">
            <w:pPr>
              <w:pStyle w:val="TF-TEXTOQUADRO"/>
              <w:jc w:val="center"/>
              <w:rPr>
                <w:b/>
                <w:bCs/>
                <w:sz w:val="20"/>
              </w:rPr>
            </w:pPr>
            <w:r w:rsidRPr="00D4797F">
              <w:rPr>
                <w:b/>
                <w:bCs/>
                <w:sz w:val="20"/>
              </w:rPr>
              <w:t>Escala 1</w:t>
            </w:r>
          </w:p>
        </w:tc>
      </w:tr>
      <w:tr w:rsidR="001C4051" w:rsidRPr="00072B75" w14:paraId="07DAC50C" w14:textId="77777777" w:rsidTr="006A66BF">
        <w:trPr>
          <w:jc w:val="center"/>
        </w:trPr>
        <w:tc>
          <w:tcPr>
            <w:tcW w:w="0" w:type="auto"/>
            <w:shd w:val="clear" w:color="auto" w:fill="auto"/>
            <w:vAlign w:val="center"/>
          </w:tcPr>
          <w:p w14:paraId="3E55C4D4" w14:textId="0C4AEFA8" w:rsidR="001C4051" w:rsidRPr="006E792E" w:rsidRDefault="001C4051" w:rsidP="001C4051">
            <w:pPr>
              <w:pStyle w:val="TF-TEXTOQUADRO"/>
              <w:jc w:val="center"/>
              <w:rPr>
                <w:sz w:val="20"/>
              </w:rPr>
            </w:pPr>
            <w:r w:rsidRPr="006E792E">
              <w:rPr>
                <w:sz w:val="20"/>
              </w:rPr>
              <w:t>P</w:t>
            </w:r>
            <w:r>
              <w:rPr>
                <w:sz w:val="20"/>
              </w:rPr>
              <w:t>1</w:t>
            </w:r>
          </w:p>
        </w:tc>
        <w:tc>
          <w:tcPr>
            <w:tcW w:w="0" w:type="auto"/>
            <w:shd w:val="clear" w:color="auto" w:fill="auto"/>
          </w:tcPr>
          <w:p w14:paraId="7B6CC909" w14:textId="15205996" w:rsidR="001C4051" w:rsidRPr="006E792E" w:rsidRDefault="001C4051" w:rsidP="001C4051">
            <w:pPr>
              <w:pStyle w:val="TF-TEXTOQUADRO"/>
              <w:jc w:val="center"/>
              <w:rPr>
                <w:sz w:val="20"/>
              </w:rPr>
            </w:pPr>
            <w:r w:rsidRPr="00B152DA">
              <w:rPr>
                <w:sz w:val="20"/>
              </w:rPr>
              <w:t>0%</w:t>
            </w:r>
          </w:p>
        </w:tc>
        <w:tc>
          <w:tcPr>
            <w:tcW w:w="0" w:type="auto"/>
          </w:tcPr>
          <w:p w14:paraId="17695E2D" w14:textId="19A05BFF" w:rsidR="001C4051" w:rsidRPr="006E792E" w:rsidRDefault="007865D9" w:rsidP="001C4051">
            <w:pPr>
              <w:pStyle w:val="TF-TEXTOQUADRO"/>
              <w:jc w:val="center"/>
              <w:rPr>
                <w:sz w:val="20"/>
              </w:rPr>
            </w:pPr>
            <w:r>
              <w:rPr>
                <w:sz w:val="20"/>
              </w:rPr>
              <w:t>10</w:t>
            </w:r>
            <w:r w:rsidR="001C4051">
              <w:rPr>
                <w:sz w:val="20"/>
              </w:rPr>
              <w:t>0</w:t>
            </w:r>
            <w:r w:rsidR="001C4051" w:rsidRPr="00B152DA">
              <w:rPr>
                <w:sz w:val="20"/>
              </w:rPr>
              <w:t>%</w:t>
            </w:r>
          </w:p>
        </w:tc>
        <w:tc>
          <w:tcPr>
            <w:tcW w:w="0" w:type="auto"/>
          </w:tcPr>
          <w:p w14:paraId="404E9A39" w14:textId="5CB54701" w:rsidR="001C4051" w:rsidRPr="006E792E" w:rsidRDefault="001C4051" w:rsidP="001C4051">
            <w:pPr>
              <w:pStyle w:val="TF-TEXTOQUADRO"/>
              <w:jc w:val="center"/>
              <w:rPr>
                <w:sz w:val="20"/>
              </w:rPr>
            </w:pPr>
            <w:r w:rsidRPr="00B152DA">
              <w:rPr>
                <w:sz w:val="20"/>
              </w:rPr>
              <w:t>0%</w:t>
            </w:r>
          </w:p>
        </w:tc>
        <w:tc>
          <w:tcPr>
            <w:tcW w:w="0" w:type="auto"/>
          </w:tcPr>
          <w:p w14:paraId="227F4730" w14:textId="77777777" w:rsidR="001C4051" w:rsidRPr="006E792E" w:rsidRDefault="001C4051" w:rsidP="001C4051">
            <w:pPr>
              <w:pStyle w:val="TF-TEXTOQUADRO"/>
              <w:jc w:val="center"/>
              <w:rPr>
                <w:sz w:val="20"/>
              </w:rPr>
            </w:pPr>
            <w:r w:rsidRPr="006E792E">
              <w:rPr>
                <w:sz w:val="20"/>
              </w:rPr>
              <w:t>0%</w:t>
            </w:r>
          </w:p>
        </w:tc>
      </w:tr>
      <w:tr w:rsidR="001C4051" w:rsidRPr="00072B75" w14:paraId="13DC119A" w14:textId="77777777" w:rsidTr="006A66BF">
        <w:trPr>
          <w:jc w:val="center"/>
        </w:trPr>
        <w:tc>
          <w:tcPr>
            <w:tcW w:w="0" w:type="auto"/>
            <w:shd w:val="clear" w:color="auto" w:fill="auto"/>
            <w:vAlign w:val="center"/>
          </w:tcPr>
          <w:p w14:paraId="6EC61135" w14:textId="6051A092" w:rsidR="001C4051" w:rsidRPr="006E792E" w:rsidRDefault="001C4051" w:rsidP="001C4051">
            <w:pPr>
              <w:pStyle w:val="TF-TEXTOQUADRO"/>
              <w:jc w:val="center"/>
              <w:rPr>
                <w:sz w:val="20"/>
              </w:rPr>
            </w:pPr>
            <w:r w:rsidRPr="006E792E">
              <w:rPr>
                <w:sz w:val="20"/>
              </w:rPr>
              <w:t>P</w:t>
            </w:r>
            <w:r>
              <w:rPr>
                <w:sz w:val="20"/>
              </w:rPr>
              <w:t>2</w:t>
            </w:r>
          </w:p>
        </w:tc>
        <w:tc>
          <w:tcPr>
            <w:tcW w:w="0" w:type="auto"/>
            <w:shd w:val="clear" w:color="auto" w:fill="auto"/>
          </w:tcPr>
          <w:p w14:paraId="3F8F12C5" w14:textId="5868C986" w:rsidR="001C4051" w:rsidRPr="006E792E" w:rsidRDefault="003A2C52" w:rsidP="001C4051">
            <w:pPr>
              <w:pStyle w:val="TF-TEXTOQUADRO"/>
              <w:jc w:val="center"/>
              <w:rPr>
                <w:sz w:val="20"/>
              </w:rPr>
            </w:pPr>
            <w:r>
              <w:rPr>
                <w:sz w:val="20"/>
              </w:rPr>
              <w:t>50</w:t>
            </w:r>
            <w:r w:rsidR="001C4051" w:rsidRPr="00B152DA">
              <w:rPr>
                <w:sz w:val="20"/>
              </w:rPr>
              <w:t>%</w:t>
            </w:r>
          </w:p>
        </w:tc>
        <w:tc>
          <w:tcPr>
            <w:tcW w:w="0" w:type="auto"/>
          </w:tcPr>
          <w:p w14:paraId="6ECFD46C" w14:textId="47080FB1" w:rsidR="001C4051" w:rsidRPr="006E792E" w:rsidRDefault="003A2C52" w:rsidP="001C4051">
            <w:pPr>
              <w:pStyle w:val="TF-TEXTOQUADRO"/>
              <w:jc w:val="center"/>
              <w:rPr>
                <w:sz w:val="20"/>
              </w:rPr>
            </w:pPr>
            <w:r>
              <w:rPr>
                <w:sz w:val="20"/>
              </w:rPr>
              <w:t>5</w:t>
            </w:r>
            <w:r w:rsidR="001C4051" w:rsidRPr="00B152DA">
              <w:rPr>
                <w:sz w:val="20"/>
              </w:rPr>
              <w:t>0%</w:t>
            </w:r>
          </w:p>
        </w:tc>
        <w:tc>
          <w:tcPr>
            <w:tcW w:w="0" w:type="auto"/>
          </w:tcPr>
          <w:p w14:paraId="361530AA" w14:textId="78F45460" w:rsidR="001C4051" w:rsidRPr="006E792E" w:rsidRDefault="001C4051" w:rsidP="001C4051">
            <w:pPr>
              <w:pStyle w:val="TF-TEXTOQUADRO"/>
              <w:jc w:val="center"/>
              <w:rPr>
                <w:sz w:val="20"/>
              </w:rPr>
            </w:pPr>
            <w:r w:rsidRPr="00B152DA">
              <w:rPr>
                <w:sz w:val="20"/>
              </w:rPr>
              <w:t>0%</w:t>
            </w:r>
          </w:p>
        </w:tc>
        <w:tc>
          <w:tcPr>
            <w:tcW w:w="0" w:type="auto"/>
          </w:tcPr>
          <w:p w14:paraId="65F8C64B" w14:textId="77777777" w:rsidR="001C4051" w:rsidRPr="006E792E" w:rsidRDefault="001C4051" w:rsidP="001C4051">
            <w:pPr>
              <w:pStyle w:val="TF-TEXTOQUADRO"/>
              <w:jc w:val="center"/>
              <w:rPr>
                <w:sz w:val="20"/>
              </w:rPr>
            </w:pPr>
            <w:r w:rsidRPr="006E792E">
              <w:rPr>
                <w:sz w:val="20"/>
              </w:rPr>
              <w:t>0%</w:t>
            </w:r>
          </w:p>
        </w:tc>
      </w:tr>
      <w:tr w:rsidR="001C4051" w:rsidRPr="00072B75" w14:paraId="576E8101" w14:textId="77777777" w:rsidTr="006A66BF">
        <w:trPr>
          <w:jc w:val="center"/>
        </w:trPr>
        <w:tc>
          <w:tcPr>
            <w:tcW w:w="0" w:type="auto"/>
            <w:shd w:val="clear" w:color="auto" w:fill="auto"/>
            <w:vAlign w:val="center"/>
          </w:tcPr>
          <w:p w14:paraId="7C9BF910" w14:textId="586EA0CE" w:rsidR="001C4051" w:rsidRPr="006E792E" w:rsidRDefault="001C4051" w:rsidP="001C4051">
            <w:pPr>
              <w:pStyle w:val="TF-TEXTOQUADRO"/>
              <w:jc w:val="center"/>
              <w:rPr>
                <w:sz w:val="20"/>
              </w:rPr>
            </w:pPr>
            <w:r w:rsidRPr="006E792E">
              <w:rPr>
                <w:sz w:val="20"/>
              </w:rPr>
              <w:t>P</w:t>
            </w:r>
            <w:r>
              <w:rPr>
                <w:sz w:val="20"/>
              </w:rPr>
              <w:t>3</w:t>
            </w:r>
          </w:p>
        </w:tc>
        <w:tc>
          <w:tcPr>
            <w:tcW w:w="0" w:type="auto"/>
            <w:shd w:val="clear" w:color="auto" w:fill="auto"/>
          </w:tcPr>
          <w:p w14:paraId="06AEDCE4" w14:textId="196959D9" w:rsidR="001C4051" w:rsidRPr="006E792E" w:rsidRDefault="00E64823" w:rsidP="001C4051">
            <w:pPr>
              <w:pStyle w:val="TF-TEXTOQUADRO"/>
              <w:jc w:val="center"/>
              <w:rPr>
                <w:sz w:val="20"/>
              </w:rPr>
            </w:pPr>
            <w:r>
              <w:rPr>
                <w:sz w:val="20"/>
              </w:rPr>
              <w:t>100</w:t>
            </w:r>
            <w:r w:rsidR="001C4051" w:rsidRPr="00B152DA">
              <w:rPr>
                <w:sz w:val="20"/>
              </w:rPr>
              <w:t>%</w:t>
            </w:r>
          </w:p>
        </w:tc>
        <w:tc>
          <w:tcPr>
            <w:tcW w:w="0" w:type="auto"/>
          </w:tcPr>
          <w:p w14:paraId="7D5CD6E3" w14:textId="2EB5332D" w:rsidR="001C4051" w:rsidRPr="006E792E" w:rsidRDefault="001C4051" w:rsidP="001C4051">
            <w:pPr>
              <w:pStyle w:val="TF-TEXTOQUADRO"/>
              <w:jc w:val="center"/>
              <w:rPr>
                <w:sz w:val="20"/>
              </w:rPr>
            </w:pPr>
            <w:r w:rsidRPr="00B152DA">
              <w:rPr>
                <w:sz w:val="20"/>
              </w:rPr>
              <w:t>0%</w:t>
            </w:r>
          </w:p>
        </w:tc>
        <w:tc>
          <w:tcPr>
            <w:tcW w:w="0" w:type="auto"/>
          </w:tcPr>
          <w:p w14:paraId="6DACCE47" w14:textId="0755C10F" w:rsidR="001C4051" w:rsidRPr="006E792E" w:rsidRDefault="001C4051" w:rsidP="001C4051">
            <w:pPr>
              <w:pStyle w:val="TF-TEXTOQUADRO"/>
              <w:jc w:val="center"/>
              <w:rPr>
                <w:sz w:val="20"/>
              </w:rPr>
            </w:pPr>
            <w:r w:rsidRPr="00B152DA">
              <w:rPr>
                <w:sz w:val="20"/>
              </w:rPr>
              <w:t>0%</w:t>
            </w:r>
          </w:p>
        </w:tc>
        <w:tc>
          <w:tcPr>
            <w:tcW w:w="0" w:type="auto"/>
          </w:tcPr>
          <w:p w14:paraId="197277E6" w14:textId="77777777" w:rsidR="001C4051" w:rsidRPr="006E792E" w:rsidRDefault="001C4051" w:rsidP="001C4051">
            <w:pPr>
              <w:pStyle w:val="TF-TEXTOQUADRO"/>
              <w:jc w:val="center"/>
              <w:rPr>
                <w:sz w:val="20"/>
              </w:rPr>
            </w:pPr>
            <w:r w:rsidRPr="006E792E">
              <w:rPr>
                <w:sz w:val="20"/>
              </w:rPr>
              <w:t>0%</w:t>
            </w:r>
          </w:p>
        </w:tc>
      </w:tr>
      <w:tr w:rsidR="001C4051" w14:paraId="49DDEABF" w14:textId="77777777" w:rsidTr="006A66BF">
        <w:trPr>
          <w:jc w:val="center"/>
        </w:trPr>
        <w:tc>
          <w:tcPr>
            <w:tcW w:w="0" w:type="auto"/>
            <w:shd w:val="clear" w:color="auto" w:fill="auto"/>
            <w:vAlign w:val="center"/>
          </w:tcPr>
          <w:p w14:paraId="24FC5145" w14:textId="18FEC5D9" w:rsidR="001C4051" w:rsidRPr="006E792E" w:rsidRDefault="001C4051" w:rsidP="001C4051">
            <w:pPr>
              <w:pStyle w:val="TF-TEXTOQUADRO"/>
              <w:jc w:val="center"/>
              <w:rPr>
                <w:sz w:val="20"/>
              </w:rPr>
            </w:pPr>
            <w:r w:rsidRPr="006E792E">
              <w:rPr>
                <w:sz w:val="20"/>
              </w:rPr>
              <w:t>P</w:t>
            </w:r>
            <w:r w:rsidR="00175C5B">
              <w:rPr>
                <w:sz w:val="20"/>
              </w:rPr>
              <w:t>5</w:t>
            </w:r>
          </w:p>
        </w:tc>
        <w:tc>
          <w:tcPr>
            <w:tcW w:w="0" w:type="auto"/>
            <w:shd w:val="clear" w:color="auto" w:fill="auto"/>
          </w:tcPr>
          <w:p w14:paraId="7EC69968" w14:textId="12D5BFC3" w:rsidR="001C4051" w:rsidRPr="006E792E" w:rsidRDefault="001C4051" w:rsidP="001C4051">
            <w:pPr>
              <w:pStyle w:val="TF-TEXTOQUADRO"/>
              <w:jc w:val="center"/>
              <w:rPr>
                <w:sz w:val="20"/>
              </w:rPr>
            </w:pPr>
            <w:r w:rsidRPr="00B152DA">
              <w:rPr>
                <w:sz w:val="20"/>
              </w:rPr>
              <w:t>0%</w:t>
            </w:r>
          </w:p>
        </w:tc>
        <w:tc>
          <w:tcPr>
            <w:tcW w:w="0" w:type="auto"/>
          </w:tcPr>
          <w:p w14:paraId="23F826B7" w14:textId="39A4FDC5" w:rsidR="001C4051" w:rsidRPr="006E792E" w:rsidRDefault="009A42EF" w:rsidP="001C4051">
            <w:pPr>
              <w:pStyle w:val="TF-TEXTOQUADRO"/>
              <w:jc w:val="center"/>
              <w:rPr>
                <w:sz w:val="20"/>
              </w:rPr>
            </w:pPr>
            <w:r>
              <w:rPr>
                <w:sz w:val="20"/>
              </w:rPr>
              <w:t>100</w:t>
            </w:r>
            <w:r w:rsidR="001C4051" w:rsidRPr="00B152DA">
              <w:rPr>
                <w:sz w:val="20"/>
              </w:rPr>
              <w:t>%</w:t>
            </w:r>
          </w:p>
        </w:tc>
        <w:tc>
          <w:tcPr>
            <w:tcW w:w="0" w:type="auto"/>
          </w:tcPr>
          <w:p w14:paraId="01F1FEBF" w14:textId="0E04C152" w:rsidR="001C4051" w:rsidRPr="006E792E" w:rsidRDefault="001C4051" w:rsidP="001C4051">
            <w:pPr>
              <w:pStyle w:val="TF-TEXTOQUADRO"/>
              <w:jc w:val="center"/>
              <w:rPr>
                <w:sz w:val="20"/>
              </w:rPr>
            </w:pPr>
            <w:r w:rsidRPr="00B152DA">
              <w:rPr>
                <w:sz w:val="20"/>
              </w:rPr>
              <w:t>0%</w:t>
            </w:r>
          </w:p>
        </w:tc>
        <w:tc>
          <w:tcPr>
            <w:tcW w:w="0" w:type="auto"/>
          </w:tcPr>
          <w:p w14:paraId="3BC684B5" w14:textId="77777777" w:rsidR="001C4051" w:rsidRPr="006E792E" w:rsidRDefault="001C4051" w:rsidP="001C4051">
            <w:pPr>
              <w:pStyle w:val="TF-TEXTOQUADRO"/>
              <w:jc w:val="center"/>
              <w:rPr>
                <w:sz w:val="20"/>
              </w:rPr>
            </w:pPr>
            <w:r w:rsidRPr="006E792E">
              <w:rPr>
                <w:sz w:val="20"/>
              </w:rPr>
              <w:t>0%</w:t>
            </w:r>
          </w:p>
        </w:tc>
      </w:tr>
      <w:tr w:rsidR="001C4051" w:rsidRPr="009A3E22" w14:paraId="51107292" w14:textId="77777777" w:rsidTr="006A66BF">
        <w:trPr>
          <w:jc w:val="center"/>
        </w:trPr>
        <w:tc>
          <w:tcPr>
            <w:tcW w:w="0" w:type="auto"/>
            <w:shd w:val="clear" w:color="auto" w:fill="auto"/>
            <w:vAlign w:val="center"/>
          </w:tcPr>
          <w:p w14:paraId="61838DCE" w14:textId="7CA8EB63" w:rsidR="001C4051" w:rsidRPr="006E792E" w:rsidRDefault="001C4051" w:rsidP="001C4051">
            <w:pPr>
              <w:pStyle w:val="TF-TEXTOQUADRO"/>
              <w:jc w:val="center"/>
              <w:rPr>
                <w:sz w:val="20"/>
              </w:rPr>
            </w:pPr>
            <w:r w:rsidRPr="006E792E">
              <w:rPr>
                <w:sz w:val="20"/>
              </w:rPr>
              <w:t>P</w:t>
            </w:r>
            <w:r w:rsidR="00175C5B">
              <w:rPr>
                <w:sz w:val="20"/>
              </w:rPr>
              <w:t>9</w:t>
            </w:r>
          </w:p>
        </w:tc>
        <w:tc>
          <w:tcPr>
            <w:tcW w:w="0" w:type="auto"/>
            <w:shd w:val="clear" w:color="auto" w:fill="auto"/>
          </w:tcPr>
          <w:p w14:paraId="0EE411AC" w14:textId="2BA6383E" w:rsidR="001C4051" w:rsidRPr="006E792E" w:rsidRDefault="00CC44D7" w:rsidP="001C4051">
            <w:pPr>
              <w:pStyle w:val="TF-TEXTOQUADRO"/>
              <w:jc w:val="center"/>
              <w:rPr>
                <w:sz w:val="20"/>
              </w:rPr>
            </w:pPr>
            <w:r>
              <w:rPr>
                <w:sz w:val="20"/>
              </w:rPr>
              <w:t>50</w:t>
            </w:r>
            <w:r w:rsidR="001C4051" w:rsidRPr="00B152DA">
              <w:rPr>
                <w:sz w:val="20"/>
              </w:rPr>
              <w:t>%</w:t>
            </w:r>
          </w:p>
        </w:tc>
        <w:tc>
          <w:tcPr>
            <w:tcW w:w="0" w:type="auto"/>
          </w:tcPr>
          <w:p w14:paraId="5E86B44C" w14:textId="7D463118" w:rsidR="001C4051" w:rsidRPr="006E792E" w:rsidRDefault="00CC44D7" w:rsidP="001C4051">
            <w:pPr>
              <w:pStyle w:val="TF-TEXTOQUADRO"/>
              <w:jc w:val="center"/>
              <w:rPr>
                <w:sz w:val="20"/>
              </w:rPr>
            </w:pPr>
            <w:r>
              <w:rPr>
                <w:sz w:val="20"/>
              </w:rPr>
              <w:t>50</w:t>
            </w:r>
            <w:r w:rsidR="001C4051" w:rsidRPr="00B152DA">
              <w:rPr>
                <w:sz w:val="20"/>
              </w:rPr>
              <w:t>%</w:t>
            </w:r>
          </w:p>
        </w:tc>
        <w:tc>
          <w:tcPr>
            <w:tcW w:w="0" w:type="auto"/>
          </w:tcPr>
          <w:p w14:paraId="70BFA604" w14:textId="2F1C0FE8" w:rsidR="001C4051" w:rsidRPr="006E792E" w:rsidRDefault="001C4051" w:rsidP="001C4051">
            <w:pPr>
              <w:pStyle w:val="TF-TEXTOQUADRO"/>
              <w:jc w:val="center"/>
              <w:rPr>
                <w:sz w:val="20"/>
              </w:rPr>
            </w:pPr>
            <w:r w:rsidRPr="00B152DA">
              <w:rPr>
                <w:sz w:val="20"/>
              </w:rPr>
              <w:t>0%</w:t>
            </w:r>
          </w:p>
        </w:tc>
        <w:tc>
          <w:tcPr>
            <w:tcW w:w="0" w:type="auto"/>
          </w:tcPr>
          <w:p w14:paraId="0350E290" w14:textId="77777777" w:rsidR="001C4051" w:rsidRPr="006E792E" w:rsidRDefault="001C4051" w:rsidP="001C4051">
            <w:pPr>
              <w:pStyle w:val="TF-TEXTOQUADRO"/>
              <w:jc w:val="center"/>
              <w:rPr>
                <w:sz w:val="20"/>
              </w:rPr>
            </w:pPr>
            <w:r w:rsidRPr="006E792E">
              <w:rPr>
                <w:sz w:val="20"/>
              </w:rPr>
              <w:t>0%</w:t>
            </w:r>
          </w:p>
        </w:tc>
      </w:tr>
      <w:tr w:rsidR="001C4051" w:rsidRPr="009A3E22" w14:paraId="3F2387E5" w14:textId="77777777" w:rsidTr="006A66BF">
        <w:trPr>
          <w:jc w:val="center"/>
        </w:trPr>
        <w:tc>
          <w:tcPr>
            <w:tcW w:w="0" w:type="auto"/>
            <w:shd w:val="clear" w:color="auto" w:fill="auto"/>
            <w:vAlign w:val="center"/>
          </w:tcPr>
          <w:p w14:paraId="7F083716" w14:textId="00306E84" w:rsidR="001C4051" w:rsidRPr="006E792E" w:rsidRDefault="001C4051" w:rsidP="001C4051">
            <w:pPr>
              <w:pStyle w:val="TF-TEXTOQUADRO"/>
              <w:jc w:val="center"/>
              <w:rPr>
                <w:sz w:val="20"/>
              </w:rPr>
            </w:pPr>
            <w:r w:rsidRPr="006E792E">
              <w:rPr>
                <w:sz w:val="20"/>
              </w:rPr>
              <w:t>P</w:t>
            </w:r>
            <w:r>
              <w:rPr>
                <w:sz w:val="20"/>
              </w:rPr>
              <w:t>1</w:t>
            </w:r>
            <w:r w:rsidR="00175C5B">
              <w:rPr>
                <w:sz w:val="20"/>
              </w:rPr>
              <w:t>0</w:t>
            </w:r>
          </w:p>
        </w:tc>
        <w:tc>
          <w:tcPr>
            <w:tcW w:w="0" w:type="auto"/>
            <w:shd w:val="clear" w:color="auto" w:fill="auto"/>
          </w:tcPr>
          <w:p w14:paraId="793634FC" w14:textId="0B0CBBCE" w:rsidR="001C4051" w:rsidRPr="006E792E" w:rsidRDefault="00CC44D7" w:rsidP="001C4051">
            <w:pPr>
              <w:pStyle w:val="TF-TEXTOQUADRO"/>
              <w:jc w:val="center"/>
              <w:rPr>
                <w:sz w:val="20"/>
              </w:rPr>
            </w:pPr>
            <w:r>
              <w:rPr>
                <w:sz w:val="20"/>
              </w:rPr>
              <w:t>100</w:t>
            </w:r>
            <w:r w:rsidR="001C4051" w:rsidRPr="00B152DA">
              <w:rPr>
                <w:sz w:val="20"/>
              </w:rPr>
              <w:t>%</w:t>
            </w:r>
          </w:p>
        </w:tc>
        <w:tc>
          <w:tcPr>
            <w:tcW w:w="0" w:type="auto"/>
          </w:tcPr>
          <w:p w14:paraId="2F9B9A43" w14:textId="264E4C4E" w:rsidR="001C4051" w:rsidRPr="006E792E" w:rsidRDefault="001C4051" w:rsidP="001C4051">
            <w:pPr>
              <w:pStyle w:val="TF-TEXTOQUADRO"/>
              <w:jc w:val="center"/>
              <w:rPr>
                <w:sz w:val="20"/>
              </w:rPr>
            </w:pPr>
            <w:r w:rsidRPr="00B152DA">
              <w:rPr>
                <w:sz w:val="20"/>
              </w:rPr>
              <w:t>0%</w:t>
            </w:r>
          </w:p>
        </w:tc>
        <w:tc>
          <w:tcPr>
            <w:tcW w:w="0" w:type="auto"/>
          </w:tcPr>
          <w:p w14:paraId="7F79D9C6" w14:textId="702C381B" w:rsidR="001C4051" w:rsidRPr="006E792E" w:rsidRDefault="001C4051" w:rsidP="001C4051">
            <w:pPr>
              <w:pStyle w:val="TF-TEXTOQUADRO"/>
              <w:jc w:val="center"/>
              <w:rPr>
                <w:sz w:val="20"/>
              </w:rPr>
            </w:pPr>
            <w:r w:rsidRPr="00B152DA">
              <w:rPr>
                <w:sz w:val="20"/>
              </w:rPr>
              <w:t>0%</w:t>
            </w:r>
          </w:p>
        </w:tc>
        <w:tc>
          <w:tcPr>
            <w:tcW w:w="0" w:type="auto"/>
          </w:tcPr>
          <w:p w14:paraId="00A46E2E" w14:textId="77777777" w:rsidR="001C4051" w:rsidRPr="006E792E" w:rsidRDefault="001C4051" w:rsidP="001C4051">
            <w:pPr>
              <w:pStyle w:val="TF-TEXTOQUADRO"/>
              <w:jc w:val="center"/>
              <w:rPr>
                <w:sz w:val="20"/>
              </w:rPr>
            </w:pPr>
            <w:r w:rsidRPr="006E792E">
              <w:rPr>
                <w:sz w:val="20"/>
              </w:rPr>
              <w:t>0%</w:t>
            </w:r>
          </w:p>
        </w:tc>
      </w:tr>
      <w:tr w:rsidR="001C4051" w:rsidRPr="009A3E22" w14:paraId="5A5AFF4E" w14:textId="77777777" w:rsidTr="006A66BF">
        <w:trPr>
          <w:jc w:val="center"/>
        </w:trPr>
        <w:tc>
          <w:tcPr>
            <w:tcW w:w="0" w:type="auto"/>
            <w:shd w:val="clear" w:color="auto" w:fill="auto"/>
            <w:vAlign w:val="center"/>
          </w:tcPr>
          <w:p w14:paraId="512123F9" w14:textId="3E65FD4B" w:rsidR="001C4051" w:rsidRPr="006E792E" w:rsidRDefault="001C4051" w:rsidP="001C4051">
            <w:pPr>
              <w:pStyle w:val="TF-TEXTOQUADRO"/>
              <w:jc w:val="center"/>
              <w:rPr>
                <w:sz w:val="20"/>
              </w:rPr>
            </w:pPr>
            <w:r w:rsidRPr="006E792E">
              <w:rPr>
                <w:sz w:val="20"/>
              </w:rPr>
              <w:t>P</w:t>
            </w:r>
            <w:r>
              <w:rPr>
                <w:sz w:val="20"/>
              </w:rPr>
              <w:t>1</w:t>
            </w:r>
            <w:r w:rsidR="00175C5B">
              <w:rPr>
                <w:sz w:val="20"/>
              </w:rPr>
              <w:t>1</w:t>
            </w:r>
          </w:p>
        </w:tc>
        <w:tc>
          <w:tcPr>
            <w:tcW w:w="0" w:type="auto"/>
            <w:shd w:val="clear" w:color="auto" w:fill="auto"/>
          </w:tcPr>
          <w:p w14:paraId="7F6DED35" w14:textId="503CB0FE" w:rsidR="001C4051" w:rsidRPr="006E792E" w:rsidRDefault="00F52661" w:rsidP="001C4051">
            <w:pPr>
              <w:pStyle w:val="TF-TEXTOQUADRO"/>
              <w:jc w:val="center"/>
              <w:rPr>
                <w:sz w:val="20"/>
              </w:rPr>
            </w:pPr>
            <w:r>
              <w:rPr>
                <w:sz w:val="20"/>
              </w:rPr>
              <w:t>100</w:t>
            </w:r>
            <w:r w:rsidR="001C4051" w:rsidRPr="00B152DA">
              <w:rPr>
                <w:sz w:val="20"/>
              </w:rPr>
              <w:t>%</w:t>
            </w:r>
          </w:p>
        </w:tc>
        <w:tc>
          <w:tcPr>
            <w:tcW w:w="0" w:type="auto"/>
          </w:tcPr>
          <w:p w14:paraId="3731FDB8" w14:textId="2AF8B613" w:rsidR="001C4051" w:rsidRPr="006E792E" w:rsidRDefault="001C4051" w:rsidP="001C4051">
            <w:pPr>
              <w:pStyle w:val="TF-TEXTOQUADRO"/>
              <w:jc w:val="center"/>
              <w:rPr>
                <w:sz w:val="20"/>
              </w:rPr>
            </w:pPr>
            <w:r w:rsidRPr="00B152DA">
              <w:rPr>
                <w:sz w:val="20"/>
              </w:rPr>
              <w:t>0%</w:t>
            </w:r>
          </w:p>
        </w:tc>
        <w:tc>
          <w:tcPr>
            <w:tcW w:w="0" w:type="auto"/>
          </w:tcPr>
          <w:p w14:paraId="13DF523D" w14:textId="76A0E9A5" w:rsidR="001C4051" w:rsidRPr="006E792E" w:rsidRDefault="001C4051" w:rsidP="001C4051">
            <w:pPr>
              <w:pStyle w:val="TF-TEXTOQUADRO"/>
              <w:jc w:val="center"/>
              <w:rPr>
                <w:sz w:val="20"/>
              </w:rPr>
            </w:pPr>
            <w:r w:rsidRPr="00B152DA">
              <w:rPr>
                <w:sz w:val="20"/>
              </w:rPr>
              <w:t>0%</w:t>
            </w:r>
          </w:p>
        </w:tc>
        <w:tc>
          <w:tcPr>
            <w:tcW w:w="0" w:type="auto"/>
          </w:tcPr>
          <w:p w14:paraId="7962B231" w14:textId="77777777" w:rsidR="001C4051" w:rsidRPr="006E792E" w:rsidRDefault="001C4051" w:rsidP="001C4051">
            <w:pPr>
              <w:pStyle w:val="TF-TEXTOQUADRO"/>
              <w:jc w:val="center"/>
              <w:rPr>
                <w:sz w:val="20"/>
              </w:rPr>
            </w:pPr>
            <w:r w:rsidRPr="006E792E">
              <w:rPr>
                <w:sz w:val="20"/>
              </w:rPr>
              <w:t>0%</w:t>
            </w:r>
          </w:p>
        </w:tc>
      </w:tr>
      <w:tr w:rsidR="001C4051" w:rsidRPr="009A3E22" w14:paraId="35365223" w14:textId="77777777" w:rsidTr="006A66BF">
        <w:trPr>
          <w:jc w:val="center"/>
        </w:trPr>
        <w:tc>
          <w:tcPr>
            <w:tcW w:w="0" w:type="auto"/>
            <w:shd w:val="clear" w:color="auto" w:fill="auto"/>
            <w:vAlign w:val="center"/>
          </w:tcPr>
          <w:p w14:paraId="700136C3" w14:textId="5A1FDBD8" w:rsidR="001C4051" w:rsidRPr="006E792E" w:rsidRDefault="001C4051" w:rsidP="001C4051">
            <w:pPr>
              <w:pStyle w:val="TF-TEXTOQUADRO"/>
              <w:jc w:val="center"/>
              <w:rPr>
                <w:sz w:val="20"/>
              </w:rPr>
            </w:pPr>
            <w:r w:rsidRPr="006E792E">
              <w:rPr>
                <w:sz w:val="20"/>
              </w:rPr>
              <w:t>P</w:t>
            </w:r>
            <w:r w:rsidR="00175C5B">
              <w:rPr>
                <w:sz w:val="20"/>
              </w:rPr>
              <w:t>18</w:t>
            </w:r>
          </w:p>
        </w:tc>
        <w:tc>
          <w:tcPr>
            <w:tcW w:w="0" w:type="auto"/>
            <w:shd w:val="clear" w:color="auto" w:fill="auto"/>
          </w:tcPr>
          <w:p w14:paraId="799ED876" w14:textId="208D1273" w:rsidR="001C4051" w:rsidRPr="006E792E" w:rsidRDefault="000A3FAC" w:rsidP="001C4051">
            <w:pPr>
              <w:pStyle w:val="TF-TEXTOQUADRO"/>
              <w:jc w:val="center"/>
              <w:rPr>
                <w:sz w:val="20"/>
              </w:rPr>
            </w:pPr>
            <w:r>
              <w:rPr>
                <w:sz w:val="20"/>
              </w:rPr>
              <w:t>100</w:t>
            </w:r>
            <w:r w:rsidR="001C4051" w:rsidRPr="00B152DA">
              <w:rPr>
                <w:sz w:val="20"/>
              </w:rPr>
              <w:t>%</w:t>
            </w:r>
          </w:p>
        </w:tc>
        <w:tc>
          <w:tcPr>
            <w:tcW w:w="0" w:type="auto"/>
          </w:tcPr>
          <w:p w14:paraId="5DE3305C" w14:textId="69BFDCC3" w:rsidR="001C4051" w:rsidRPr="006E792E" w:rsidRDefault="001C4051" w:rsidP="001C4051">
            <w:pPr>
              <w:pStyle w:val="TF-TEXTOQUADRO"/>
              <w:jc w:val="center"/>
              <w:rPr>
                <w:sz w:val="20"/>
              </w:rPr>
            </w:pPr>
            <w:r w:rsidRPr="00B152DA">
              <w:rPr>
                <w:sz w:val="20"/>
              </w:rPr>
              <w:t>0%</w:t>
            </w:r>
          </w:p>
        </w:tc>
        <w:tc>
          <w:tcPr>
            <w:tcW w:w="0" w:type="auto"/>
          </w:tcPr>
          <w:p w14:paraId="6FC31F3F" w14:textId="59881722" w:rsidR="001C4051" w:rsidRPr="006E792E" w:rsidRDefault="001C4051" w:rsidP="001C4051">
            <w:pPr>
              <w:pStyle w:val="TF-TEXTOQUADRO"/>
              <w:jc w:val="center"/>
              <w:rPr>
                <w:sz w:val="20"/>
              </w:rPr>
            </w:pPr>
            <w:r w:rsidRPr="00B152DA">
              <w:rPr>
                <w:sz w:val="20"/>
              </w:rPr>
              <w:t>0%</w:t>
            </w:r>
          </w:p>
        </w:tc>
        <w:tc>
          <w:tcPr>
            <w:tcW w:w="0" w:type="auto"/>
          </w:tcPr>
          <w:p w14:paraId="2B92AE52" w14:textId="77777777" w:rsidR="001C4051" w:rsidRPr="006E792E" w:rsidRDefault="001C4051" w:rsidP="001C4051">
            <w:pPr>
              <w:pStyle w:val="TF-TEXTOQUADRO"/>
              <w:jc w:val="center"/>
              <w:rPr>
                <w:sz w:val="20"/>
              </w:rPr>
            </w:pPr>
            <w:r w:rsidRPr="006E792E">
              <w:rPr>
                <w:sz w:val="20"/>
              </w:rPr>
              <w:t>0%</w:t>
            </w:r>
          </w:p>
        </w:tc>
      </w:tr>
      <w:tr w:rsidR="001C4051" w:rsidRPr="009A3E22" w14:paraId="52CAD9CD" w14:textId="77777777" w:rsidTr="006A66BF">
        <w:trPr>
          <w:jc w:val="center"/>
        </w:trPr>
        <w:tc>
          <w:tcPr>
            <w:tcW w:w="0" w:type="auto"/>
            <w:shd w:val="clear" w:color="auto" w:fill="auto"/>
            <w:vAlign w:val="center"/>
          </w:tcPr>
          <w:p w14:paraId="7FF9D417" w14:textId="326CA937" w:rsidR="001C4051" w:rsidRPr="00C1538D" w:rsidRDefault="001C4051" w:rsidP="001C4051">
            <w:pPr>
              <w:pStyle w:val="TF-TEXTOQUADRO"/>
              <w:jc w:val="center"/>
              <w:rPr>
                <w:sz w:val="20"/>
              </w:rPr>
            </w:pPr>
            <w:r w:rsidRPr="00C1538D">
              <w:rPr>
                <w:sz w:val="20"/>
              </w:rPr>
              <w:t>P</w:t>
            </w:r>
            <w:r w:rsidR="00175C5B">
              <w:rPr>
                <w:sz w:val="20"/>
              </w:rPr>
              <w:t>20</w:t>
            </w:r>
          </w:p>
        </w:tc>
        <w:tc>
          <w:tcPr>
            <w:tcW w:w="0" w:type="auto"/>
            <w:shd w:val="clear" w:color="auto" w:fill="auto"/>
          </w:tcPr>
          <w:p w14:paraId="2E4A6C38" w14:textId="6F807D32" w:rsidR="001C4051" w:rsidRPr="00C1538D" w:rsidRDefault="001C4051" w:rsidP="001C4051">
            <w:pPr>
              <w:pStyle w:val="TF-TEXTOQUADRO"/>
              <w:jc w:val="center"/>
              <w:rPr>
                <w:sz w:val="20"/>
              </w:rPr>
            </w:pPr>
            <w:r w:rsidRPr="00B152DA">
              <w:rPr>
                <w:sz w:val="20"/>
              </w:rPr>
              <w:t>0%</w:t>
            </w:r>
          </w:p>
        </w:tc>
        <w:tc>
          <w:tcPr>
            <w:tcW w:w="0" w:type="auto"/>
          </w:tcPr>
          <w:p w14:paraId="78266F8A" w14:textId="63384B7F" w:rsidR="001C4051" w:rsidRPr="00C1538D" w:rsidRDefault="00DE5036" w:rsidP="001C4051">
            <w:pPr>
              <w:pStyle w:val="TF-TEXTOQUADRO"/>
              <w:jc w:val="center"/>
              <w:rPr>
                <w:sz w:val="20"/>
              </w:rPr>
            </w:pPr>
            <w:r>
              <w:rPr>
                <w:sz w:val="20"/>
              </w:rPr>
              <w:t>100</w:t>
            </w:r>
            <w:r w:rsidR="001C4051" w:rsidRPr="00B152DA">
              <w:rPr>
                <w:sz w:val="20"/>
              </w:rPr>
              <w:t>%</w:t>
            </w:r>
          </w:p>
        </w:tc>
        <w:tc>
          <w:tcPr>
            <w:tcW w:w="0" w:type="auto"/>
          </w:tcPr>
          <w:p w14:paraId="7592011B" w14:textId="0C175769" w:rsidR="001C4051" w:rsidRPr="00C1538D" w:rsidRDefault="001C4051" w:rsidP="001C4051">
            <w:pPr>
              <w:pStyle w:val="TF-TEXTOQUADRO"/>
              <w:jc w:val="center"/>
              <w:rPr>
                <w:sz w:val="20"/>
              </w:rPr>
            </w:pPr>
            <w:r w:rsidRPr="00B152DA">
              <w:rPr>
                <w:sz w:val="20"/>
              </w:rPr>
              <w:t>0%</w:t>
            </w:r>
          </w:p>
        </w:tc>
        <w:tc>
          <w:tcPr>
            <w:tcW w:w="0" w:type="auto"/>
          </w:tcPr>
          <w:p w14:paraId="7D41724C" w14:textId="77777777" w:rsidR="001C4051" w:rsidRPr="00C1538D" w:rsidRDefault="001C4051" w:rsidP="001C4051">
            <w:pPr>
              <w:pStyle w:val="TF-TEXTOQUADRO"/>
              <w:jc w:val="center"/>
              <w:rPr>
                <w:sz w:val="20"/>
              </w:rPr>
            </w:pPr>
            <w:r w:rsidRPr="00C1538D">
              <w:rPr>
                <w:sz w:val="20"/>
              </w:rPr>
              <w:t>0%</w:t>
            </w:r>
          </w:p>
        </w:tc>
      </w:tr>
      <w:tr w:rsidR="001C4051" w:rsidRPr="009A3E22" w14:paraId="6B487D2D" w14:textId="77777777" w:rsidTr="006A66BF">
        <w:trPr>
          <w:jc w:val="center"/>
        </w:trPr>
        <w:tc>
          <w:tcPr>
            <w:tcW w:w="0" w:type="auto"/>
            <w:shd w:val="clear" w:color="auto" w:fill="auto"/>
            <w:vAlign w:val="center"/>
          </w:tcPr>
          <w:p w14:paraId="4B12619E" w14:textId="76FCD380" w:rsidR="001C4051" w:rsidRPr="00C1538D" w:rsidRDefault="001C4051" w:rsidP="001C4051">
            <w:pPr>
              <w:pStyle w:val="TF-TEXTOQUADRO"/>
              <w:jc w:val="center"/>
              <w:rPr>
                <w:sz w:val="20"/>
              </w:rPr>
            </w:pPr>
            <w:r w:rsidRPr="00C1538D">
              <w:rPr>
                <w:sz w:val="20"/>
              </w:rPr>
              <w:t>P</w:t>
            </w:r>
            <w:r>
              <w:rPr>
                <w:sz w:val="20"/>
              </w:rPr>
              <w:t>2</w:t>
            </w:r>
            <w:r w:rsidR="00175C5B">
              <w:rPr>
                <w:sz w:val="20"/>
              </w:rPr>
              <w:t>1</w:t>
            </w:r>
          </w:p>
        </w:tc>
        <w:tc>
          <w:tcPr>
            <w:tcW w:w="0" w:type="auto"/>
            <w:shd w:val="clear" w:color="auto" w:fill="auto"/>
          </w:tcPr>
          <w:p w14:paraId="1B37C391" w14:textId="26971C78" w:rsidR="001C4051" w:rsidRPr="00C1538D" w:rsidRDefault="001C4051" w:rsidP="001C4051">
            <w:pPr>
              <w:pStyle w:val="TF-TEXTOQUADRO"/>
              <w:jc w:val="center"/>
              <w:rPr>
                <w:sz w:val="20"/>
              </w:rPr>
            </w:pPr>
            <w:r w:rsidRPr="00B152DA">
              <w:rPr>
                <w:sz w:val="20"/>
              </w:rPr>
              <w:t>0%</w:t>
            </w:r>
          </w:p>
        </w:tc>
        <w:tc>
          <w:tcPr>
            <w:tcW w:w="0" w:type="auto"/>
          </w:tcPr>
          <w:p w14:paraId="45564AFF" w14:textId="686D6800" w:rsidR="001C4051" w:rsidRPr="00C1538D" w:rsidRDefault="00DE5036" w:rsidP="001C4051">
            <w:pPr>
              <w:pStyle w:val="TF-TEXTOQUADRO"/>
              <w:jc w:val="center"/>
              <w:rPr>
                <w:sz w:val="20"/>
              </w:rPr>
            </w:pPr>
            <w:r>
              <w:rPr>
                <w:sz w:val="20"/>
              </w:rPr>
              <w:t>100</w:t>
            </w:r>
            <w:r w:rsidR="001C4051" w:rsidRPr="00B152DA">
              <w:rPr>
                <w:sz w:val="20"/>
              </w:rPr>
              <w:t>%</w:t>
            </w:r>
          </w:p>
        </w:tc>
        <w:tc>
          <w:tcPr>
            <w:tcW w:w="0" w:type="auto"/>
          </w:tcPr>
          <w:p w14:paraId="1A87F0C1" w14:textId="50C05914" w:rsidR="001C4051" w:rsidRPr="00C1538D" w:rsidRDefault="001C4051" w:rsidP="001C4051">
            <w:pPr>
              <w:pStyle w:val="TF-TEXTOQUADRO"/>
              <w:jc w:val="center"/>
              <w:rPr>
                <w:sz w:val="20"/>
              </w:rPr>
            </w:pPr>
            <w:r w:rsidRPr="00B152DA">
              <w:rPr>
                <w:sz w:val="20"/>
              </w:rPr>
              <w:t>0%</w:t>
            </w:r>
          </w:p>
        </w:tc>
        <w:tc>
          <w:tcPr>
            <w:tcW w:w="0" w:type="auto"/>
          </w:tcPr>
          <w:p w14:paraId="6C2BE6F7" w14:textId="77777777" w:rsidR="001C4051" w:rsidRPr="00C1538D" w:rsidRDefault="001C4051" w:rsidP="001C4051">
            <w:pPr>
              <w:pStyle w:val="TF-TEXTOQUADRO"/>
              <w:jc w:val="center"/>
              <w:rPr>
                <w:sz w:val="20"/>
              </w:rPr>
            </w:pPr>
            <w:r w:rsidRPr="00C1538D">
              <w:rPr>
                <w:sz w:val="20"/>
              </w:rPr>
              <w:t>0%</w:t>
            </w:r>
          </w:p>
        </w:tc>
      </w:tr>
      <w:tr w:rsidR="001C4051" w:rsidRPr="009A3E22" w14:paraId="4B9FEAFB" w14:textId="77777777" w:rsidTr="006A66BF">
        <w:trPr>
          <w:jc w:val="center"/>
        </w:trPr>
        <w:tc>
          <w:tcPr>
            <w:tcW w:w="0" w:type="auto"/>
            <w:shd w:val="clear" w:color="auto" w:fill="auto"/>
            <w:vAlign w:val="center"/>
          </w:tcPr>
          <w:p w14:paraId="56F71378" w14:textId="144ABC48" w:rsidR="001C4051" w:rsidRPr="0094079B" w:rsidRDefault="001C4051" w:rsidP="001C4051">
            <w:pPr>
              <w:pStyle w:val="TF-TEXTOQUADRO"/>
              <w:jc w:val="center"/>
              <w:rPr>
                <w:sz w:val="20"/>
              </w:rPr>
            </w:pPr>
            <w:r w:rsidRPr="0094079B">
              <w:rPr>
                <w:sz w:val="20"/>
              </w:rPr>
              <w:t>P</w:t>
            </w:r>
            <w:r>
              <w:rPr>
                <w:sz w:val="20"/>
              </w:rPr>
              <w:t>2</w:t>
            </w:r>
            <w:r w:rsidR="00AF4984">
              <w:rPr>
                <w:sz w:val="20"/>
              </w:rPr>
              <w:t>3</w:t>
            </w:r>
          </w:p>
        </w:tc>
        <w:tc>
          <w:tcPr>
            <w:tcW w:w="0" w:type="auto"/>
            <w:shd w:val="clear" w:color="auto" w:fill="auto"/>
          </w:tcPr>
          <w:p w14:paraId="5FB2C0A1" w14:textId="714D25CB" w:rsidR="001C4051" w:rsidRPr="0094079B" w:rsidRDefault="00DE5036" w:rsidP="001C4051">
            <w:pPr>
              <w:pStyle w:val="TF-TEXTOQUADRO"/>
              <w:jc w:val="center"/>
              <w:rPr>
                <w:sz w:val="20"/>
              </w:rPr>
            </w:pPr>
            <w:r>
              <w:rPr>
                <w:sz w:val="20"/>
              </w:rPr>
              <w:t>100</w:t>
            </w:r>
            <w:r w:rsidR="001C4051" w:rsidRPr="00B152DA">
              <w:rPr>
                <w:sz w:val="20"/>
              </w:rPr>
              <w:t>%</w:t>
            </w:r>
          </w:p>
        </w:tc>
        <w:tc>
          <w:tcPr>
            <w:tcW w:w="0" w:type="auto"/>
          </w:tcPr>
          <w:p w14:paraId="6794B8C0" w14:textId="4B992E81" w:rsidR="001C4051" w:rsidRPr="0094079B" w:rsidRDefault="001C4051" w:rsidP="001C4051">
            <w:pPr>
              <w:pStyle w:val="TF-TEXTOQUADRO"/>
              <w:jc w:val="center"/>
              <w:rPr>
                <w:sz w:val="20"/>
              </w:rPr>
            </w:pPr>
            <w:r w:rsidRPr="00B152DA">
              <w:rPr>
                <w:sz w:val="20"/>
              </w:rPr>
              <w:t>0%</w:t>
            </w:r>
          </w:p>
        </w:tc>
        <w:tc>
          <w:tcPr>
            <w:tcW w:w="0" w:type="auto"/>
          </w:tcPr>
          <w:p w14:paraId="4F809CE7" w14:textId="1A254F16" w:rsidR="001C4051" w:rsidRPr="0094079B" w:rsidRDefault="001C4051" w:rsidP="001C4051">
            <w:pPr>
              <w:pStyle w:val="TF-TEXTOQUADRO"/>
              <w:jc w:val="center"/>
              <w:rPr>
                <w:sz w:val="20"/>
              </w:rPr>
            </w:pPr>
            <w:r w:rsidRPr="00B152DA">
              <w:rPr>
                <w:sz w:val="20"/>
              </w:rPr>
              <w:t>0%</w:t>
            </w:r>
          </w:p>
        </w:tc>
        <w:tc>
          <w:tcPr>
            <w:tcW w:w="0" w:type="auto"/>
          </w:tcPr>
          <w:p w14:paraId="14102D20" w14:textId="77777777" w:rsidR="001C4051" w:rsidRPr="0094079B" w:rsidRDefault="001C4051" w:rsidP="001C4051">
            <w:pPr>
              <w:pStyle w:val="TF-TEXTOQUADRO"/>
              <w:jc w:val="center"/>
              <w:rPr>
                <w:sz w:val="20"/>
              </w:rPr>
            </w:pPr>
            <w:r w:rsidRPr="0094079B">
              <w:rPr>
                <w:sz w:val="20"/>
              </w:rPr>
              <w:t>0%</w:t>
            </w:r>
          </w:p>
        </w:tc>
      </w:tr>
      <w:tr w:rsidR="001C4051" w:rsidRPr="009A3E22" w14:paraId="72B95D37" w14:textId="77777777" w:rsidTr="006A66BF">
        <w:trPr>
          <w:jc w:val="center"/>
        </w:trPr>
        <w:tc>
          <w:tcPr>
            <w:tcW w:w="0" w:type="auto"/>
            <w:shd w:val="clear" w:color="auto" w:fill="auto"/>
            <w:vAlign w:val="center"/>
          </w:tcPr>
          <w:p w14:paraId="7C2B2628" w14:textId="17FD029C" w:rsidR="001C4051" w:rsidRPr="0094079B" w:rsidRDefault="001C4051" w:rsidP="001C4051">
            <w:pPr>
              <w:pStyle w:val="TF-TEXTOQUADRO"/>
              <w:jc w:val="center"/>
              <w:rPr>
                <w:sz w:val="20"/>
              </w:rPr>
            </w:pPr>
            <w:r w:rsidRPr="0094079B">
              <w:rPr>
                <w:sz w:val="20"/>
              </w:rPr>
              <w:t>P</w:t>
            </w:r>
            <w:r>
              <w:rPr>
                <w:sz w:val="20"/>
              </w:rPr>
              <w:t>3</w:t>
            </w:r>
            <w:r w:rsidR="007A286C">
              <w:rPr>
                <w:sz w:val="20"/>
              </w:rPr>
              <w:t>1</w:t>
            </w:r>
          </w:p>
        </w:tc>
        <w:tc>
          <w:tcPr>
            <w:tcW w:w="0" w:type="auto"/>
            <w:shd w:val="clear" w:color="auto" w:fill="auto"/>
          </w:tcPr>
          <w:p w14:paraId="1E63D1D5" w14:textId="6970EDF6" w:rsidR="001C4051" w:rsidRPr="0094079B" w:rsidRDefault="001C4051" w:rsidP="001C4051">
            <w:pPr>
              <w:pStyle w:val="TF-TEXTOQUADRO"/>
              <w:jc w:val="center"/>
              <w:rPr>
                <w:sz w:val="20"/>
              </w:rPr>
            </w:pPr>
            <w:r w:rsidRPr="00B152DA">
              <w:rPr>
                <w:sz w:val="20"/>
              </w:rPr>
              <w:t>0%</w:t>
            </w:r>
          </w:p>
        </w:tc>
        <w:tc>
          <w:tcPr>
            <w:tcW w:w="0" w:type="auto"/>
          </w:tcPr>
          <w:p w14:paraId="7675913F" w14:textId="698B6F98" w:rsidR="001C4051" w:rsidRPr="0094079B" w:rsidRDefault="0024500A" w:rsidP="001C4051">
            <w:pPr>
              <w:pStyle w:val="TF-TEXTOQUADRO"/>
              <w:jc w:val="center"/>
              <w:rPr>
                <w:sz w:val="20"/>
              </w:rPr>
            </w:pPr>
            <w:r>
              <w:rPr>
                <w:sz w:val="20"/>
              </w:rPr>
              <w:t>100</w:t>
            </w:r>
            <w:r w:rsidR="001C4051" w:rsidRPr="00B152DA">
              <w:rPr>
                <w:sz w:val="20"/>
              </w:rPr>
              <w:t>%</w:t>
            </w:r>
          </w:p>
        </w:tc>
        <w:tc>
          <w:tcPr>
            <w:tcW w:w="0" w:type="auto"/>
          </w:tcPr>
          <w:p w14:paraId="175218EC" w14:textId="7F7F5AD1" w:rsidR="001C4051" w:rsidRPr="0094079B" w:rsidRDefault="001C4051" w:rsidP="001C4051">
            <w:pPr>
              <w:pStyle w:val="TF-TEXTOQUADRO"/>
              <w:jc w:val="center"/>
              <w:rPr>
                <w:sz w:val="20"/>
              </w:rPr>
            </w:pPr>
            <w:r w:rsidRPr="00B152DA">
              <w:rPr>
                <w:sz w:val="20"/>
              </w:rPr>
              <w:t>0%</w:t>
            </w:r>
          </w:p>
        </w:tc>
        <w:tc>
          <w:tcPr>
            <w:tcW w:w="0" w:type="auto"/>
          </w:tcPr>
          <w:p w14:paraId="4392D31A" w14:textId="77777777" w:rsidR="001C4051" w:rsidRPr="0094079B" w:rsidRDefault="001C4051" w:rsidP="001C4051">
            <w:pPr>
              <w:pStyle w:val="TF-TEXTOQUADRO"/>
              <w:jc w:val="center"/>
              <w:rPr>
                <w:sz w:val="20"/>
              </w:rPr>
            </w:pPr>
            <w:r w:rsidRPr="0094079B">
              <w:rPr>
                <w:sz w:val="20"/>
              </w:rPr>
              <w:t>0%</w:t>
            </w:r>
          </w:p>
        </w:tc>
      </w:tr>
    </w:tbl>
    <w:p w14:paraId="7DD31A6F" w14:textId="392F1B27" w:rsidR="004A7383" w:rsidRDefault="004A7383" w:rsidP="004A7383">
      <w:pPr>
        <w:pStyle w:val="TF-FONTE"/>
      </w:pPr>
      <w:r>
        <w:t>Fonte: elaborado pel</w:t>
      </w:r>
      <w:r w:rsidR="00155E7F">
        <w:t>os</w:t>
      </w:r>
      <w:r>
        <w:t xml:space="preserve"> autor</w:t>
      </w:r>
      <w:r w:rsidR="00155E7F">
        <w:t>es</w:t>
      </w:r>
      <w:r>
        <w:t xml:space="preserve"> (2024).</w:t>
      </w:r>
    </w:p>
    <w:p w14:paraId="23A64F9D" w14:textId="5E4B8555" w:rsidR="005C7497" w:rsidRPr="005C7497" w:rsidRDefault="00D230FC" w:rsidP="00D230FC">
      <w:pPr>
        <w:spacing w:line="360" w:lineRule="auto"/>
        <w:ind w:firstLine="709"/>
        <w:jc w:val="both"/>
      </w:pPr>
      <w:r>
        <w:t>A Tabela 3 apresenta a compreensão do sistema pelos usuários. A pergunta P4 obteve 50% de respostas na escala 4 e 50% na escala 3, sem respostas nas escalas 2 e 1. A pergunta P12 teve uma distribuição idêntica, com 50% na escala 4 e 50% na escala 3. A pergunta P13 registrou 0% na escala 4, 100% na escala 3, e 0% nas escalas 2 e 1. A pergunta P17 atingiu 100% de respostas na escala 4, sem respostas nas demais escalas</w:t>
      </w:r>
      <w:r w:rsidR="00516AB5">
        <w:t xml:space="preserve">, </w:t>
      </w:r>
      <w:r w:rsidR="00FB6462">
        <w:t>produzindo um resultado positivo em relação aos objetivos específicos do sistema</w:t>
      </w:r>
      <w:r>
        <w:t>.</w:t>
      </w:r>
    </w:p>
    <w:p w14:paraId="4C227016" w14:textId="4C30CDC8" w:rsidR="0021789F" w:rsidRPr="0021789F" w:rsidRDefault="0021789F" w:rsidP="0021789F">
      <w:pPr>
        <w:pStyle w:val="TF-LEGENDA"/>
      </w:pPr>
      <w:bookmarkStart w:id="200" w:name="_Toc169376936"/>
      <w:r>
        <w:t xml:space="preserve">Tabela </w:t>
      </w:r>
      <w:fldSimple w:instr=" SEQ Tabela \* ARABIC ">
        <w:r>
          <w:rPr>
            <w:noProof/>
          </w:rPr>
          <w:t>3</w:t>
        </w:r>
      </w:fldSimple>
      <w:r>
        <w:t xml:space="preserve"> </w:t>
      </w:r>
      <w:r w:rsidRPr="00BD3A0E">
        <w:t xml:space="preserve">– </w:t>
      </w:r>
      <w:r w:rsidRPr="00E16038">
        <w:rPr>
          <w:szCs w:val="24"/>
        </w:rPr>
        <w:t>Compreensão do sistema</w:t>
      </w:r>
      <w:bookmarkEnd w:id="200"/>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916"/>
        <w:gridCol w:w="922"/>
        <w:gridCol w:w="922"/>
        <w:gridCol w:w="922"/>
        <w:gridCol w:w="922"/>
      </w:tblGrid>
      <w:tr w:rsidR="005C7497" w:rsidRPr="00072B75" w14:paraId="440B3210" w14:textId="77777777" w:rsidTr="006A66BF">
        <w:trPr>
          <w:trHeight w:val="136"/>
          <w:jc w:val="center"/>
        </w:trPr>
        <w:tc>
          <w:tcPr>
            <w:tcW w:w="0" w:type="auto"/>
            <w:shd w:val="clear" w:color="auto" w:fill="A6A6A6"/>
            <w:vAlign w:val="center"/>
          </w:tcPr>
          <w:p w14:paraId="657EF313" w14:textId="77777777" w:rsidR="005C7497" w:rsidRPr="00D4797F" w:rsidRDefault="005C7497" w:rsidP="006A66BF">
            <w:pPr>
              <w:pStyle w:val="TF-TEXTOQUADRO"/>
              <w:jc w:val="center"/>
              <w:rPr>
                <w:b/>
                <w:bCs/>
                <w:sz w:val="20"/>
              </w:rPr>
            </w:pPr>
            <w:r w:rsidRPr="00D4797F">
              <w:rPr>
                <w:b/>
                <w:bCs/>
                <w:sz w:val="20"/>
              </w:rPr>
              <w:t>Número</w:t>
            </w:r>
          </w:p>
        </w:tc>
        <w:tc>
          <w:tcPr>
            <w:tcW w:w="0" w:type="auto"/>
            <w:shd w:val="clear" w:color="auto" w:fill="A6A6A6"/>
            <w:vAlign w:val="center"/>
          </w:tcPr>
          <w:p w14:paraId="52401923" w14:textId="77777777" w:rsidR="005C7497" w:rsidRPr="00D4797F" w:rsidRDefault="005C7497" w:rsidP="006A66BF">
            <w:pPr>
              <w:pStyle w:val="TF-TEXTOQUADRO"/>
              <w:jc w:val="center"/>
              <w:rPr>
                <w:b/>
                <w:bCs/>
                <w:sz w:val="20"/>
              </w:rPr>
            </w:pPr>
            <w:r w:rsidRPr="00D4797F">
              <w:rPr>
                <w:b/>
                <w:bCs/>
                <w:sz w:val="20"/>
              </w:rPr>
              <w:t>Escala 4</w:t>
            </w:r>
          </w:p>
        </w:tc>
        <w:tc>
          <w:tcPr>
            <w:tcW w:w="0" w:type="auto"/>
            <w:shd w:val="clear" w:color="auto" w:fill="A6A6A6"/>
            <w:vAlign w:val="center"/>
          </w:tcPr>
          <w:p w14:paraId="00112983" w14:textId="77777777" w:rsidR="005C7497" w:rsidRPr="00D4797F" w:rsidRDefault="005C7497" w:rsidP="006A66BF">
            <w:pPr>
              <w:pStyle w:val="TF-TEXTOQUADRO"/>
              <w:jc w:val="center"/>
              <w:rPr>
                <w:b/>
                <w:bCs/>
                <w:sz w:val="20"/>
              </w:rPr>
            </w:pPr>
            <w:r w:rsidRPr="00D4797F">
              <w:rPr>
                <w:b/>
                <w:bCs/>
                <w:sz w:val="20"/>
              </w:rPr>
              <w:t>Escala 3</w:t>
            </w:r>
          </w:p>
        </w:tc>
        <w:tc>
          <w:tcPr>
            <w:tcW w:w="0" w:type="auto"/>
            <w:shd w:val="clear" w:color="auto" w:fill="A6A6A6"/>
            <w:vAlign w:val="center"/>
          </w:tcPr>
          <w:p w14:paraId="2D72393E" w14:textId="77777777" w:rsidR="005C7497" w:rsidRPr="00D4797F" w:rsidRDefault="005C7497" w:rsidP="006A66BF">
            <w:pPr>
              <w:pStyle w:val="TF-TEXTOQUADRO"/>
              <w:jc w:val="center"/>
              <w:rPr>
                <w:b/>
                <w:bCs/>
                <w:sz w:val="20"/>
              </w:rPr>
            </w:pPr>
            <w:r w:rsidRPr="00D4797F">
              <w:rPr>
                <w:b/>
                <w:bCs/>
                <w:sz w:val="20"/>
              </w:rPr>
              <w:t>Escala 2</w:t>
            </w:r>
          </w:p>
        </w:tc>
        <w:tc>
          <w:tcPr>
            <w:tcW w:w="0" w:type="auto"/>
            <w:shd w:val="clear" w:color="auto" w:fill="A6A6A6"/>
            <w:vAlign w:val="center"/>
          </w:tcPr>
          <w:p w14:paraId="120AD146" w14:textId="77777777" w:rsidR="005C7497" w:rsidRPr="00D4797F" w:rsidRDefault="005C7497" w:rsidP="006A66BF">
            <w:pPr>
              <w:pStyle w:val="TF-TEXTOQUADRO"/>
              <w:jc w:val="center"/>
              <w:rPr>
                <w:b/>
                <w:bCs/>
                <w:sz w:val="20"/>
              </w:rPr>
            </w:pPr>
            <w:r w:rsidRPr="00D4797F">
              <w:rPr>
                <w:b/>
                <w:bCs/>
                <w:sz w:val="20"/>
              </w:rPr>
              <w:t>Escala 1</w:t>
            </w:r>
          </w:p>
        </w:tc>
      </w:tr>
      <w:tr w:rsidR="009D7767" w:rsidRPr="00072B75" w14:paraId="1E23FDDC" w14:textId="77777777" w:rsidTr="006A66BF">
        <w:trPr>
          <w:jc w:val="center"/>
        </w:trPr>
        <w:tc>
          <w:tcPr>
            <w:tcW w:w="0" w:type="auto"/>
            <w:shd w:val="clear" w:color="auto" w:fill="auto"/>
            <w:vAlign w:val="center"/>
          </w:tcPr>
          <w:p w14:paraId="7C8C5C29" w14:textId="115D0636" w:rsidR="009D7767" w:rsidRPr="006E792E" w:rsidRDefault="009D7767" w:rsidP="009D7767">
            <w:pPr>
              <w:pStyle w:val="TF-TEXTOQUADRO"/>
              <w:jc w:val="center"/>
              <w:rPr>
                <w:sz w:val="20"/>
              </w:rPr>
            </w:pPr>
            <w:r w:rsidRPr="006E792E">
              <w:rPr>
                <w:sz w:val="20"/>
              </w:rPr>
              <w:t>P</w:t>
            </w:r>
            <w:r>
              <w:rPr>
                <w:sz w:val="20"/>
              </w:rPr>
              <w:t>4</w:t>
            </w:r>
          </w:p>
        </w:tc>
        <w:tc>
          <w:tcPr>
            <w:tcW w:w="0" w:type="auto"/>
            <w:shd w:val="clear" w:color="auto" w:fill="auto"/>
          </w:tcPr>
          <w:p w14:paraId="2FB8949F" w14:textId="08559EA8" w:rsidR="009D7767" w:rsidRPr="006E792E" w:rsidRDefault="005C5CB9" w:rsidP="009D7767">
            <w:pPr>
              <w:pStyle w:val="TF-TEXTOQUADRO"/>
              <w:jc w:val="center"/>
              <w:rPr>
                <w:sz w:val="20"/>
              </w:rPr>
            </w:pPr>
            <w:r>
              <w:rPr>
                <w:sz w:val="20"/>
              </w:rPr>
              <w:t>50</w:t>
            </w:r>
            <w:r w:rsidR="009D7767" w:rsidRPr="00BD2E9A">
              <w:rPr>
                <w:sz w:val="20"/>
              </w:rPr>
              <w:t>%</w:t>
            </w:r>
          </w:p>
        </w:tc>
        <w:tc>
          <w:tcPr>
            <w:tcW w:w="0" w:type="auto"/>
          </w:tcPr>
          <w:p w14:paraId="572A57D3" w14:textId="26223204" w:rsidR="009D7767" w:rsidRPr="006E792E" w:rsidRDefault="005C5CB9" w:rsidP="009D7767">
            <w:pPr>
              <w:pStyle w:val="TF-TEXTOQUADRO"/>
              <w:jc w:val="center"/>
              <w:rPr>
                <w:sz w:val="20"/>
              </w:rPr>
            </w:pPr>
            <w:r>
              <w:rPr>
                <w:sz w:val="20"/>
              </w:rPr>
              <w:t>50</w:t>
            </w:r>
            <w:r w:rsidR="009D7767" w:rsidRPr="00BD2E9A">
              <w:rPr>
                <w:sz w:val="20"/>
              </w:rPr>
              <w:t>%</w:t>
            </w:r>
          </w:p>
        </w:tc>
        <w:tc>
          <w:tcPr>
            <w:tcW w:w="0" w:type="auto"/>
          </w:tcPr>
          <w:p w14:paraId="0E781F1C" w14:textId="75B15693" w:rsidR="009D7767" w:rsidRPr="006E792E" w:rsidRDefault="009D7767" w:rsidP="009D7767">
            <w:pPr>
              <w:pStyle w:val="TF-TEXTOQUADRO"/>
              <w:jc w:val="center"/>
              <w:rPr>
                <w:sz w:val="20"/>
              </w:rPr>
            </w:pPr>
            <w:r w:rsidRPr="00BD2E9A">
              <w:rPr>
                <w:sz w:val="20"/>
              </w:rPr>
              <w:t>0%</w:t>
            </w:r>
          </w:p>
        </w:tc>
        <w:tc>
          <w:tcPr>
            <w:tcW w:w="0" w:type="auto"/>
          </w:tcPr>
          <w:p w14:paraId="314E2667" w14:textId="6A18860E" w:rsidR="009D7767" w:rsidRPr="006E792E" w:rsidRDefault="009D7767" w:rsidP="009D7767">
            <w:pPr>
              <w:pStyle w:val="TF-TEXTOQUADRO"/>
              <w:jc w:val="center"/>
              <w:rPr>
                <w:sz w:val="20"/>
              </w:rPr>
            </w:pPr>
            <w:r w:rsidRPr="00BD2E9A">
              <w:rPr>
                <w:sz w:val="20"/>
              </w:rPr>
              <w:t>0%</w:t>
            </w:r>
          </w:p>
        </w:tc>
      </w:tr>
      <w:tr w:rsidR="009D7767" w:rsidRPr="00072B75" w14:paraId="210E7955" w14:textId="77777777" w:rsidTr="006A66BF">
        <w:trPr>
          <w:jc w:val="center"/>
        </w:trPr>
        <w:tc>
          <w:tcPr>
            <w:tcW w:w="0" w:type="auto"/>
            <w:shd w:val="clear" w:color="auto" w:fill="auto"/>
            <w:vAlign w:val="center"/>
          </w:tcPr>
          <w:p w14:paraId="65CE9C7D" w14:textId="70EDEBD2" w:rsidR="009D7767" w:rsidRPr="006E792E" w:rsidRDefault="009D7767" w:rsidP="009D7767">
            <w:pPr>
              <w:pStyle w:val="TF-TEXTOQUADRO"/>
              <w:jc w:val="center"/>
              <w:rPr>
                <w:sz w:val="20"/>
              </w:rPr>
            </w:pPr>
            <w:r>
              <w:rPr>
                <w:sz w:val="20"/>
              </w:rPr>
              <w:t>P12</w:t>
            </w:r>
          </w:p>
        </w:tc>
        <w:tc>
          <w:tcPr>
            <w:tcW w:w="0" w:type="auto"/>
            <w:shd w:val="clear" w:color="auto" w:fill="auto"/>
          </w:tcPr>
          <w:p w14:paraId="425650C2" w14:textId="5C784A06" w:rsidR="009D7767" w:rsidRPr="006E792E" w:rsidRDefault="005C5CB9" w:rsidP="009D7767">
            <w:pPr>
              <w:pStyle w:val="TF-TEXTOQUADRO"/>
              <w:jc w:val="center"/>
              <w:rPr>
                <w:sz w:val="20"/>
              </w:rPr>
            </w:pPr>
            <w:r>
              <w:rPr>
                <w:sz w:val="20"/>
              </w:rPr>
              <w:t>50</w:t>
            </w:r>
            <w:r w:rsidR="009D7767" w:rsidRPr="00BD2E9A">
              <w:rPr>
                <w:sz w:val="20"/>
              </w:rPr>
              <w:t>%</w:t>
            </w:r>
          </w:p>
        </w:tc>
        <w:tc>
          <w:tcPr>
            <w:tcW w:w="0" w:type="auto"/>
          </w:tcPr>
          <w:p w14:paraId="04650B28" w14:textId="026449DF" w:rsidR="009D7767" w:rsidRPr="006E792E" w:rsidRDefault="005C5CB9" w:rsidP="009D7767">
            <w:pPr>
              <w:pStyle w:val="TF-TEXTOQUADRO"/>
              <w:jc w:val="center"/>
              <w:rPr>
                <w:sz w:val="20"/>
              </w:rPr>
            </w:pPr>
            <w:r>
              <w:rPr>
                <w:sz w:val="20"/>
              </w:rPr>
              <w:t>50</w:t>
            </w:r>
            <w:r w:rsidR="009D7767" w:rsidRPr="00BD2E9A">
              <w:rPr>
                <w:sz w:val="20"/>
              </w:rPr>
              <w:t>%</w:t>
            </w:r>
          </w:p>
        </w:tc>
        <w:tc>
          <w:tcPr>
            <w:tcW w:w="0" w:type="auto"/>
          </w:tcPr>
          <w:p w14:paraId="3369A77E" w14:textId="26ED30B7" w:rsidR="009D7767" w:rsidRPr="006E792E" w:rsidRDefault="009D7767" w:rsidP="009D7767">
            <w:pPr>
              <w:pStyle w:val="TF-TEXTOQUADRO"/>
              <w:jc w:val="center"/>
              <w:rPr>
                <w:sz w:val="20"/>
              </w:rPr>
            </w:pPr>
            <w:r w:rsidRPr="00BD2E9A">
              <w:rPr>
                <w:sz w:val="20"/>
              </w:rPr>
              <w:t>0%</w:t>
            </w:r>
          </w:p>
        </w:tc>
        <w:tc>
          <w:tcPr>
            <w:tcW w:w="0" w:type="auto"/>
          </w:tcPr>
          <w:p w14:paraId="774B5BD2" w14:textId="0CE6F12C" w:rsidR="009D7767" w:rsidRPr="006E792E" w:rsidRDefault="009D7767" w:rsidP="009D7767">
            <w:pPr>
              <w:pStyle w:val="TF-TEXTOQUADRO"/>
              <w:jc w:val="center"/>
              <w:rPr>
                <w:sz w:val="20"/>
              </w:rPr>
            </w:pPr>
            <w:r w:rsidRPr="00BD2E9A">
              <w:rPr>
                <w:sz w:val="20"/>
              </w:rPr>
              <w:t>0%</w:t>
            </w:r>
          </w:p>
        </w:tc>
      </w:tr>
      <w:tr w:rsidR="009D7767" w:rsidRPr="00072B75" w14:paraId="33454C2C" w14:textId="77777777" w:rsidTr="006A66BF">
        <w:trPr>
          <w:jc w:val="center"/>
        </w:trPr>
        <w:tc>
          <w:tcPr>
            <w:tcW w:w="0" w:type="auto"/>
            <w:shd w:val="clear" w:color="auto" w:fill="auto"/>
            <w:vAlign w:val="center"/>
          </w:tcPr>
          <w:p w14:paraId="4351770A" w14:textId="57648129" w:rsidR="009D7767" w:rsidRPr="006E792E" w:rsidRDefault="009D7767" w:rsidP="009D7767">
            <w:pPr>
              <w:pStyle w:val="TF-TEXTOQUADRO"/>
              <w:jc w:val="center"/>
              <w:rPr>
                <w:sz w:val="20"/>
              </w:rPr>
            </w:pPr>
            <w:r w:rsidRPr="006E792E">
              <w:rPr>
                <w:sz w:val="20"/>
              </w:rPr>
              <w:t>P</w:t>
            </w:r>
            <w:r>
              <w:rPr>
                <w:sz w:val="20"/>
              </w:rPr>
              <w:t>13</w:t>
            </w:r>
          </w:p>
        </w:tc>
        <w:tc>
          <w:tcPr>
            <w:tcW w:w="0" w:type="auto"/>
            <w:shd w:val="clear" w:color="auto" w:fill="auto"/>
          </w:tcPr>
          <w:p w14:paraId="27508736" w14:textId="36A0B271" w:rsidR="009D7767" w:rsidRPr="006E792E" w:rsidRDefault="009D7767" w:rsidP="009D7767">
            <w:pPr>
              <w:pStyle w:val="TF-TEXTOQUADRO"/>
              <w:jc w:val="center"/>
              <w:rPr>
                <w:sz w:val="20"/>
              </w:rPr>
            </w:pPr>
            <w:r w:rsidRPr="00BD2E9A">
              <w:rPr>
                <w:sz w:val="20"/>
              </w:rPr>
              <w:t>0%</w:t>
            </w:r>
          </w:p>
        </w:tc>
        <w:tc>
          <w:tcPr>
            <w:tcW w:w="0" w:type="auto"/>
          </w:tcPr>
          <w:p w14:paraId="575FEE85" w14:textId="31E9171D" w:rsidR="009D7767" w:rsidRPr="006E792E" w:rsidRDefault="003D2B71" w:rsidP="009D7767">
            <w:pPr>
              <w:pStyle w:val="TF-TEXTOQUADRO"/>
              <w:jc w:val="center"/>
              <w:rPr>
                <w:sz w:val="20"/>
              </w:rPr>
            </w:pPr>
            <w:r>
              <w:rPr>
                <w:sz w:val="20"/>
              </w:rPr>
              <w:t>100</w:t>
            </w:r>
            <w:r w:rsidR="009D7767" w:rsidRPr="00BD2E9A">
              <w:rPr>
                <w:sz w:val="20"/>
              </w:rPr>
              <w:t>%</w:t>
            </w:r>
          </w:p>
        </w:tc>
        <w:tc>
          <w:tcPr>
            <w:tcW w:w="0" w:type="auto"/>
          </w:tcPr>
          <w:p w14:paraId="164E3E3C" w14:textId="6CE67AB2" w:rsidR="009D7767" w:rsidRPr="006E792E" w:rsidRDefault="009D7767" w:rsidP="009D7767">
            <w:pPr>
              <w:pStyle w:val="TF-TEXTOQUADRO"/>
              <w:jc w:val="center"/>
              <w:rPr>
                <w:sz w:val="20"/>
              </w:rPr>
            </w:pPr>
            <w:r w:rsidRPr="00BD2E9A">
              <w:rPr>
                <w:sz w:val="20"/>
              </w:rPr>
              <w:t>0%</w:t>
            </w:r>
          </w:p>
        </w:tc>
        <w:tc>
          <w:tcPr>
            <w:tcW w:w="0" w:type="auto"/>
          </w:tcPr>
          <w:p w14:paraId="52B63613" w14:textId="41E4319D" w:rsidR="009D7767" w:rsidRPr="006E792E" w:rsidRDefault="009D7767" w:rsidP="009D7767">
            <w:pPr>
              <w:pStyle w:val="TF-TEXTOQUADRO"/>
              <w:jc w:val="center"/>
              <w:rPr>
                <w:sz w:val="20"/>
              </w:rPr>
            </w:pPr>
            <w:r w:rsidRPr="00BD2E9A">
              <w:rPr>
                <w:sz w:val="20"/>
              </w:rPr>
              <w:t>0%</w:t>
            </w:r>
          </w:p>
        </w:tc>
      </w:tr>
      <w:tr w:rsidR="009D7767" w14:paraId="743CEB44" w14:textId="77777777" w:rsidTr="006A66BF">
        <w:trPr>
          <w:jc w:val="center"/>
        </w:trPr>
        <w:tc>
          <w:tcPr>
            <w:tcW w:w="0" w:type="auto"/>
            <w:shd w:val="clear" w:color="auto" w:fill="auto"/>
            <w:vAlign w:val="center"/>
          </w:tcPr>
          <w:p w14:paraId="04880297" w14:textId="72413909" w:rsidR="009D7767" w:rsidRPr="006E792E" w:rsidRDefault="009D7767" w:rsidP="009D7767">
            <w:pPr>
              <w:pStyle w:val="TF-TEXTOQUADRO"/>
              <w:jc w:val="center"/>
              <w:rPr>
                <w:sz w:val="20"/>
              </w:rPr>
            </w:pPr>
            <w:r w:rsidRPr="006E792E">
              <w:rPr>
                <w:sz w:val="20"/>
              </w:rPr>
              <w:t>P</w:t>
            </w:r>
            <w:r>
              <w:rPr>
                <w:sz w:val="20"/>
              </w:rPr>
              <w:t>17</w:t>
            </w:r>
          </w:p>
        </w:tc>
        <w:tc>
          <w:tcPr>
            <w:tcW w:w="0" w:type="auto"/>
            <w:shd w:val="clear" w:color="auto" w:fill="auto"/>
          </w:tcPr>
          <w:p w14:paraId="70D7FCB8" w14:textId="607E8926" w:rsidR="009D7767" w:rsidRPr="006E792E" w:rsidRDefault="003D2B71" w:rsidP="009D7767">
            <w:pPr>
              <w:pStyle w:val="TF-TEXTOQUADRO"/>
              <w:jc w:val="center"/>
              <w:rPr>
                <w:sz w:val="20"/>
              </w:rPr>
            </w:pPr>
            <w:r>
              <w:rPr>
                <w:sz w:val="20"/>
              </w:rPr>
              <w:t>100</w:t>
            </w:r>
            <w:r w:rsidR="009D7767" w:rsidRPr="00BD2E9A">
              <w:rPr>
                <w:sz w:val="20"/>
              </w:rPr>
              <w:t>%</w:t>
            </w:r>
          </w:p>
        </w:tc>
        <w:tc>
          <w:tcPr>
            <w:tcW w:w="0" w:type="auto"/>
          </w:tcPr>
          <w:p w14:paraId="290722F2" w14:textId="4ABFEE76" w:rsidR="009D7767" w:rsidRPr="006E792E" w:rsidRDefault="009D7767" w:rsidP="009D7767">
            <w:pPr>
              <w:pStyle w:val="TF-TEXTOQUADRO"/>
              <w:jc w:val="center"/>
              <w:rPr>
                <w:sz w:val="20"/>
              </w:rPr>
            </w:pPr>
            <w:r w:rsidRPr="00BD2E9A">
              <w:rPr>
                <w:sz w:val="20"/>
              </w:rPr>
              <w:t>0%</w:t>
            </w:r>
          </w:p>
        </w:tc>
        <w:tc>
          <w:tcPr>
            <w:tcW w:w="0" w:type="auto"/>
          </w:tcPr>
          <w:p w14:paraId="11D45A62" w14:textId="08D7370A" w:rsidR="009D7767" w:rsidRPr="006E792E" w:rsidRDefault="009D7767" w:rsidP="009D7767">
            <w:pPr>
              <w:pStyle w:val="TF-TEXTOQUADRO"/>
              <w:jc w:val="center"/>
              <w:rPr>
                <w:sz w:val="20"/>
              </w:rPr>
            </w:pPr>
            <w:r w:rsidRPr="00BD2E9A">
              <w:rPr>
                <w:sz w:val="20"/>
              </w:rPr>
              <w:t>0%</w:t>
            </w:r>
          </w:p>
        </w:tc>
        <w:tc>
          <w:tcPr>
            <w:tcW w:w="0" w:type="auto"/>
          </w:tcPr>
          <w:p w14:paraId="1A9C2B7C" w14:textId="1EFFF2F1" w:rsidR="009D7767" w:rsidRPr="006E792E" w:rsidRDefault="009D7767" w:rsidP="009D7767">
            <w:pPr>
              <w:pStyle w:val="TF-TEXTOQUADRO"/>
              <w:jc w:val="center"/>
              <w:rPr>
                <w:sz w:val="20"/>
              </w:rPr>
            </w:pPr>
            <w:r w:rsidRPr="00BD2E9A">
              <w:rPr>
                <w:sz w:val="20"/>
              </w:rPr>
              <w:t>0%</w:t>
            </w:r>
          </w:p>
        </w:tc>
      </w:tr>
    </w:tbl>
    <w:p w14:paraId="105EE537" w14:textId="77777777" w:rsidR="005C7497" w:rsidRDefault="005C7497" w:rsidP="005C7497">
      <w:pPr>
        <w:pStyle w:val="TF-FONTE"/>
      </w:pPr>
      <w:r>
        <w:t>Fonte: elaborado pelos autores (2024).</w:t>
      </w:r>
    </w:p>
    <w:p w14:paraId="03DCD50B" w14:textId="432215D4" w:rsidR="00CC3D34" w:rsidRDefault="00CC3D34" w:rsidP="00CC3D34">
      <w:pPr>
        <w:pStyle w:val="Legenda"/>
        <w:spacing w:line="360" w:lineRule="auto"/>
        <w:ind w:firstLine="709"/>
        <w:jc w:val="both"/>
        <w:rPr>
          <w:b w:val="0"/>
          <w:bCs w:val="0"/>
          <w:sz w:val="24"/>
          <w:szCs w:val="24"/>
        </w:rPr>
      </w:pPr>
      <w:r w:rsidRPr="00CC3D34">
        <w:rPr>
          <w:b w:val="0"/>
          <w:bCs w:val="0"/>
          <w:sz w:val="24"/>
          <w:szCs w:val="24"/>
        </w:rPr>
        <w:lastRenderedPageBreak/>
        <w:t>A Tabela 4 apresenta a facilidade de uso do sistema conforme avaliado pelos usuários. A pergunta P6 obteve 100% de respostas na escala 4, sem respostas nas escalas 3, 2 e 1. A pergunta P7 também registrou 100% na escala 4. A pergunta P8 teve 0% na escala 4 e 100% na escala 3. A pergunta P14 obteve 50% de respostas na escala 4 e 50% na escala 3. A pergunta P18 registrou 50% na escala 4 e 50% na escala 3. A pergunta P24 obteve 100% na escala 4, sem respostas nas outras escalas. A pergunta P25 também teve 100% de respostas na escala 4. As perguntas P27 e P28 tiveram 0% na escala 4 e 100% na escala 3. A pergunta P29 obteve 50% na escala 4 e 50% na escala 3, sem respostas nas escalas 2 e 1.</w:t>
      </w:r>
    </w:p>
    <w:p w14:paraId="74C7B057" w14:textId="6D4E0282" w:rsidR="0021789F" w:rsidRPr="0021789F" w:rsidRDefault="0021789F" w:rsidP="0021789F">
      <w:pPr>
        <w:pStyle w:val="TF-LEGENDA"/>
      </w:pPr>
      <w:bookmarkStart w:id="201" w:name="_Toc169376937"/>
      <w:r w:rsidRPr="0021789F">
        <w:t xml:space="preserve">Tabela </w:t>
      </w:r>
      <w:fldSimple w:instr=" SEQ Tabela \* ARABIC ">
        <w:r w:rsidRPr="0021789F">
          <w:rPr>
            <w:noProof/>
          </w:rPr>
          <w:t>4</w:t>
        </w:r>
      </w:fldSimple>
      <w:r w:rsidRPr="0021789F">
        <w:t xml:space="preserve"> – </w:t>
      </w:r>
      <w:r w:rsidRPr="0021789F">
        <w:rPr>
          <w:szCs w:val="24"/>
        </w:rPr>
        <w:t>Facilidade de uso</w:t>
      </w:r>
      <w:bookmarkEnd w:id="201"/>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916"/>
        <w:gridCol w:w="922"/>
        <w:gridCol w:w="922"/>
        <w:gridCol w:w="922"/>
        <w:gridCol w:w="922"/>
      </w:tblGrid>
      <w:tr w:rsidR="0058021A" w:rsidRPr="00072B75" w14:paraId="19249E3A" w14:textId="77777777" w:rsidTr="006A66BF">
        <w:trPr>
          <w:trHeight w:val="136"/>
          <w:jc w:val="center"/>
        </w:trPr>
        <w:tc>
          <w:tcPr>
            <w:tcW w:w="0" w:type="auto"/>
            <w:shd w:val="clear" w:color="auto" w:fill="A6A6A6"/>
            <w:vAlign w:val="center"/>
          </w:tcPr>
          <w:p w14:paraId="25CCFB4C" w14:textId="77777777" w:rsidR="0058021A" w:rsidRPr="00D4797F" w:rsidRDefault="0058021A" w:rsidP="006A66BF">
            <w:pPr>
              <w:pStyle w:val="TF-TEXTOQUADRO"/>
              <w:jc w:val="center"/>
              <w:rPr>
                <w:b/>
                <w:bCs/>
                <w:sz w:val="20"/>
              </w:rPr>
            </w:pPr>
            <w:r w:rsidRPr="00D4797F">
              <w:rPr>
                <w:b/>
                <w:bCs/>
                <w:sz w:val="20"/>
              </w:rPr>
              <w:t>Número</w:t>
            </w:r>
          </w:p>
        </w:tc>
        <w:tc>
          <w:tcPr>
            <w:tcW w:w="0" w:type="auto"/>
            <w:shd w:val="clear" w:color="auto" w:fill="A6A6A6"/>
            <w:vAlign w:val="center"/>
          </w:tcPr>
          <w:p w14:paraId="43D151C6" w14:textId="77777777" w:rsidR="0058021A" w:rsidRPr="00D4797F" w:rsidRDefault="0058021A" w:rsidP="006A66BF">
            <w:pPr>
              <w:pStyle w:val="TF-TEXTOQUADRO"/>
              <w:jc w:val="center"/>
              <w:rPr>
                <w:b/>
                <w:bCs/>
                <w:sz w:val="20"/>
              </w:rPr>
            </w:pPr>
            <w:r w:rsidRPr="00D4797F">
              <w:rPr>
                <w:b/>
                <w:bCs/>
                <w:sz w:val="20"/>
              </w:rPr>
              <w:t>Escala 4</w:t>
            </w:r>
          </w:p>
        </w:tc>
        <w:tc>
          <w:tcPr>
            <w:tcW w:w="0" w:type="auto"/>
            <w:shd w:val="clear" w:color="auto" w:fill="A6A6A6"/>
            <w:vAlign w:val="center"/>
          </w:tcPr>
          <w:p w14:paraId="503AF77D" w14:textId="77777777" w:rsidR="0058021A" w:rsidRPr="00D4797F" w:rsidRDefault="0058021A" w:rsidP="006A66BF">
            <w:pPr>
              <w:pStyle w:val="TF-TEXTOQUADRO"/>
              <w:jc w:val="center"/>
              <w:rPr>
                <w:b/>
                <w:bCs/>
                <w:sz w:val="20"/>
              </w:rPr>
            </w:pPr>
            <w:r w:rsidRPr="00D4797F">
              <w:rPr>
                <w:b/>
                <w:bCs/>
                <w:sz w:val="20"/>
              </w:rPr>
              <w:t>Escala 3</w:t>
            </w:r>
          </w:p>
        </w:tc>
        <w:tc>
          <w:tcPr>
            <w:tcW w:w="0" w:type="auto"/>
            <w:shd w:val="clear" w:color="auto" w:fill="A6A6A6"/>
            <w:vAlign w:val="center"/>
          </w:tcPr>
          <w:p w14:paraId="01355918" w14:textId="77777777" w:rsidR="0058021A" w:rsidRPr="00D4797F" w:rsidRDefault="0058021A" w:rsidP="006A66BF">
            <w:pPr>
              <w:pStyle w:val="TF-TEXTOQUADRO"/>
              <w:jc w:val="center"/>
              <w:rPr>
                <w:b/>
                <w:bCs/>
                <w:sz w:val="20"/>
              </w:rPr>
            </w:pPr>
            <w:r w:rsidRPr="00D4797F">
              <w:rPr>
                <w:b/>
                <w:bCs/>
                <w:sz w:val="20"/>
              </w:rPr>
              <w:t>Escala 2</w:t>
            </w:r>
          </w:p>
        </w:tc>
        <w:tc>
          <w:tcPr>
            <w:tcW w:w="0" w:type="auto"/>
            <w:shd w:val="clear" w:color="auto" w:fill="A6A6A6"/>
            <w:vAlign w:val="center"/>
          </w:tcPr>
          <w:p w14:paraId="76A7A9A9" w14:textId="77777777" w:rsidR="0058021A" w:rsidRPr="00D4797F" w:rsidRDefault="0058021A" w:rsidP="006A66BF">
            <w:pPr>
              <w:pStyle w:val="TF-TEXTOQUADRO"/>
              <w:jc w:val="center"/>
              <w:rPr>
                <w:b/>
                <w:bCs/>
                <w:sz w:val="20"/>
              </w:rPr>
            </w:pPr>
            <w:r w:rsidRPr="00D4797F">
              <w:rPr>
                <w:b/>
                <w:bCs/>
                <w:sz w:val="20"/>
              </w:rPr>
              <w:t>Escala 1</w:t>
            </w:r>
          </w:p>
        </w:tc>
      </w:tr>
      <w:tr w:rsidR="00A32F58" w:rsidRPr="00072B75" w14:paraId="6344AB51" w14:textId="77777777" w:rsidTr="006A66BF">
        <w:trPr>
          <w:jc w:val="center"/>
        </w:trPr>
        <w:tc>
          <w:tcPr>
            <w:tcW w:w="0" w:type="auto"/>
            <w:shd w:val="clear" w:color="auto" w:fill="auto"/>
            <w:vAlign w:val="center"/>
          </w:tcPr>
          <w:p w14:paraId="2CD6D064" w14:textId="06552C99" w:rsidR="00A32F58" w:rsidRPr="006E792E" w:rsidRDefault="00A32F58" w:rsidP="00A32F58">
            <w:pPr>
              <w:pStyle w:val="TF-TEXTOQUADRO"/>
              <w:jc w:val="center"/>
              <w:rPr>
                <w:sz w:val="20"/>
              </w:rPr>
            </w:pPr>
            <w:r w:rsidRPr="006E792E">
              <w:rPr>
                <w:sz w:val="20"/>
              </w:rPr>
              <w:t>P</w:t>
            </w:r>
            <w:r>
              <w:rPr>
                <w:sz w:val="20"/>
              </w:rPr>
              <w:t>6</w:t>
            </w:r>
          </w:p>
        </w:tc>
        <w:tc>
          <w:tcPr>
            <w:tcW w:w="0" w:type="auto"/>
            <w:shd w:val="clear" w:color="auto" w:fill="auto"/>
          </w:tcPr>
          <w:p w14:paraId="48056472" w14:textId="00DFBAFE" w:rsidR="00A32F58" w:rsidRPr="006E792E" w:rsidRDefault="008B3E11" w:rsidP="00A32F58">
            <w:pPr>
              <w:pStyle w:val="TF-TEXTOQUADRO"/>
              <w:jc w:val="center"/>
              <w:rPr>
                <w:sz w:val="20"/>
              </w:rPr>
            </w:pPr>
            <w:r>
              <w:rPr>
                <w:sz w:val="20"/>
              </w:rPr>
              <w:t>10</w:t>
            </w:r>
            <w:r w:rsidR="00A32F58" w:rsidRPr="00977A53">
              <w:rPr>
                <w:sz w:val="20"/>
              </w:rPr>
              <w:t>0%</w:t>
            </w:r>
          </w:p>
        </w:tc>
        <w:tc>
          <w:tcPr>
            <w:tcW w:w="0" w:type="auto"/>
          </w:tcPr>
          <w:p w14:paraId="11EB3445" w14:textId="2096A8DA" w:rsidR="00A32F58" w:rsidRPr="006E792E" w:rsidRDefault="00A32F58" w:rsidP="00A32F58">
            <w:pPr>
              <w:pStyle w:val="TF-TEXTOQUADRO"/>
              <w:jc w:val="center"/>
              <w:rPr>
                <w:sz w:val="20"/>
              </w:rPr>
            </w:pPr>
            <w:r w:rsidRPr="00977A53">
              <w:rPr>
                <w:sz w:val="20"/>
              </w:rPr>
              <w:t>0%</w:t>
            </w:r>
          </w:p>
        </w:tc>
        <w:tc>
          <w:tcPr>
            <w:tcW w:w="0" w:type="auto"/>
          </w:tcPr>
          <w:p w14:paraId="07410027" w14:textId="14E6A4A2" w:rsidR="00A32F58" w:rsidRPr="006E792E" w:rsidRDefault="00A32F58" w:rsidP="00A32F58">
            <w:pPr>
              <w:pStyle w:val="TF-TEXTOQUADRO"/>
              <w:jc w:val="center"/>
              <w:rPr>
                <w:sz w:val="20"/>
              </w:rPr>
            </w:pPr>
            <w:r w:rsidRPr="00977A53">
              <w:rPr>
                <w:sz w:val="20"/>
              </w:rPr>
              <w:t>0%</w:t>
            </w:r>
          </w:p>
        </w:tc>
        <w:tc>
          <w:tcPr>
            <w:tcW w:w="0" w:type="auto"/>
          </w:tcPr>
          <w:p w14:paraId="63AF9DC6" w14:textId="30FB51D4" w:rsidR="00A32F58" w:rsidRPr="006E792E" w:rsidRDefault="00A32F58" w:rsidP="00A32F58">
            <w:pPr>
              <w:pStyle w:val="TF-TEXTOQUADRO"/>
              <w:jc w:val="center"/>
              <w:rPr>
                <w:sz w:val="20"/>
              </w:rPr>
            </w:pPr>
            <w:r w:rsidRPr="00977A53">
              <w:rPr>
                <w:sz w:val="20"/>
              </w:rPr>
              <w:t>0%</w:t>
            </w:r>
          </w:p>
        </w:tc>
      </w:tr>
      <w:tr w:rsidR="00A32F58" w:rsidRPr="00072B75" w14:paraId="67C00454" w14:textId="77777777" w:rsidTr="006A66BF">
        <w:trPr>
          <w:jc w:val="center"/>
        </w:trPr>
        <w:tc>
          <w:tcPr>
            <w:tcW w:w="0" w:type="auto"/>
            <w:shd w:val="clear" w:color="auto" w:fill="auto"/>
            <w:vAlign w:val="center"/>
          </w:tcPr>
          <w:p w14:paraId="5C6D1BF7" w14:textId="5878D1D2" w:rsidR="00A32F58" w:rsidRPr="006E792E" w:rsidRDefault="00A32F58" w:rsidP="00A32F58">
            <w:pPr>
              <w:pStyle w:val="TF-TEXTOQUADRO"/>
              <w:jc w:val="center"/>
              <w:rPr>
                <w:sz w:val="20"/>
              </w:rPr>
            </w:pPr>
            <w:r>
              <w:rPr>
                <w:sz w:val="20"/>
              </w:rPr>
              <w:t>P7</w:t>
            </w:r>
          </w:p>
        </w:tc>
        <w:tc>
          <w:tcPr>
            <w:tcW w:w="0" w:type="auto"/>
            <w:shd w:val="clear" w:color="auto" w:fill="auto"/>
          </w:tcPr>
          <w:p w14:paraId="60D6AEE4" w14:textId="287BCD6F" w:rsidR="00A32F58" w:rsidRPr="006E792E" w:rsidRDefault="008B3E11" w:rsidP="00A32F58">
            <w:pPr>
              <w:pStyle w:val="TF-TEXTOQUADRO"/>
              <w:jc w:val="center"/>
              <w:rPr>
                <w:sz w:val="20"/>
              </w:rPr>
            </w:pPr>
            <w:r>
              <w:rPr>
                <w:sz w:val="20"/>
              </w:rPr>
              <w:t>10</w:t>
            </w:r>
            <w:r w:rsidR="00A32F58" w:rsidRPr="00977A53">
              <w:rPr>
                <w:sz w:val="20"/>
              </w:rPr>
              <w:t>0%</w:t>
            </w:r>
          </w:p>
        </w:tc>
        <w:tc>
          <w:tcPr>
            <w:tcW w:w="0" w:type="auto"/>
          </w:tcPr>
          <w:p w14:paraId="27004AB4" w14:textId="60DBCFA7" w:rsidR="00A32F58" w:rsidRPr="006E792E" w:rsidRDefault="00A32F58" w:rsidP="00A32F58">
            <w:pPr>
              <w:pStyle w:val="TF-TEXTOQUADRO"/>
              <w:jc w:val="center"/>
              <w:rPr>
                <w:sz w:val="20"/>
              </w:rPr>
            </w:pPr>
            <w:r w:rsidRPr="00977A53">
              <w:rPr>
                <w:sz w:val="20"/>
              </w:rPr>
              <w:t>0%</w:t>
            </w:r>
          </w:p>
        </w:tc>
        <w:tc>
          <w:tcPr>
            <w:tcW w:w="0" w:type="auto"/>
          </w:tcPr>
          <w:p w14:paraId="513EA81E" w14:textId="0258CC79" w:rsidR="00A32F58" w:rsidRPr="006E792E" w:rsidRDefault="00A32F58" w:rsidP="00A32F58">
            <w:pPr>
              <w:pStyle w:val="TF-TEXTOQUADRO"/>
              <w:jc w:val="center"/>
              <w:rPr>
                <w:sz w:val="20"/>
              </w:rPr>
            </w:pPr>
            <w:r w:rsidRPr="00977A53">
              <w:rPr>
                <w:sz w:val="20"/>
              </w:rPr>
              <w:t>0%</w:t>
            </w:r>
          </w:p>
        </w:tc>
        <w:tc>
          <w:tcPr>
            <w:tcW w:w="0" w:type="auto"/>
          </w:tcPr>
          <w:p w14:paraId="6BC460BC" w14:textId="04A9B3C4" w:rsidR="00A32F58" w:rsidRPr="006E792E" w:rsidRDefault="00A32F58" w:rsidP="00A32F58">
            <w:pPr>
              <w:pStyle w:val="TF-TEXTOQUADRO"/>
              <w:jc w:val="center"/>
              <w:rPr>
                <w:sz w:val="20"/>
              </w:rPr>
            </w:pPr>
            <w:r w:rsidRPr="00977A53">
              <w:rPr>
                <w:sz w:val="20"/>
              </w:rPr>
              <w:t>0%</w:t>
            </w:r>
          </w:p>
        </w:tc>
      </w:tr>
      <w:tr w:rsidR="00A32F58" w:rsidRPr="00072B75" w14:paraId="6D795F9C" w14:textId="77777777" w:rsidTr="006A66BF">
        <w:trPr>
          <w:jc w:val="center"/>
        </w:trPr>
        <w:tc>
          <w:tcPr>
            <w:tcW w:w="0" w:type="auto"/>
            <w:shd w:val="clear" w:color="auto" w:fill="auto"/>
            <w:vAlign w:val="center"/>
          </w:tcPr>
          <w:p w14:paraId="4C730A6B" w14:textId="06C310D8" w:rsidR="00A32F58" w:rsidRPr="006E792E" w:rsidRDefault="00A32F58" w:rsidP="00A32F58">
            <w:pPr>
              <w:pStyle w:val="TF-TEXTOQUADRO"/>
              <w:jc w:val="center"/>
              <w:rPr>
                <w:sz w:val="20"/>
              </w:rPr>
            </w:pPr>
            <w:r w:rsidRPr="006E792E">
              <w:rPr>
                <w:sz w:val="20"/>
              </w:rPr>
              <w:t>P</w:t>
            </w:r>
            <w:r>
              <w:rPr>
                <w:sz w:val="20"/>
              </w:rPr>
              <w:t>8</w:t>
            </w:r>
          </w:p>
        </w:tc>
        <w:tc>
          <w:tcPr>
            <w:tcW w:w="0" w:type="auto"/>
            <w:shd w:val="clear" w:color="auto" w:fill="auto"/>
          </w:tcPr>
          <w:p w14:paraId="74638708" w14:textId="45247D9E" w:rsidR="00A32F58" w:rsidRPr="006E792E" w:rsidRDefault="00A32F58" w:rsidP="00A32F58">
            <w:pPr>
              <w:pStyle w:val="TF-TEXTOQUADRO"/>
              <w:jc w:val="center"/>
              <w:rPr>
                <w:sz w:val="20"/>
              </w:rPr>
            </w:pPr>
            <w:r w:rsidRPr="00977A53">
              <w:rPr>
                <w:sz w:val="20"/>
              </w:rPr>
              <w:t>0%</w:t>
            </w:r>
          </w:p>
        </w:tc>
        <w:tc>
          <w:tcPr>
            <w:tcW w:w="0" w:type="auto"/>
          </w:tcPr>
          <w:p w14:paraId="294027C8" w14:textId="72E5C5BB" w:rsidR="00A32F58" w:rsidRPr="006E792E" w:rsidRDefault="008B3E11" w:rsidP="00A32F58">
            <w:pPr>
              <w:pStyle w:val="TF-TEXTOQUADRO"/>
              <w:jc w:val="center"/>
              <w:rPr>
                <w:sz w:val="20"/>
              </w:rPr>
            </w:pPr>
            <w:r>
              <w:rPr>
                <w:sz w:val="20"/>
              </w:rPr>
              <w:t>10</w:t>
            </w:r>
            <w:r w:rsidR="00A32F58" w:rsidRPr="00977A53">
              <w:rPr>
                <w:sz w:val="20"/>
              </w:rPr>
              <w:t>0%</w:t>
            </w:r>
          </w:p>
        </w:tc>
        <w:tc>
          <w:tcPr>
            <w:tcW w:w="0" w:type="auto"/>
          </w:tcPr>
          <w:p w14:paraId="1D42F076" w14:textId="24D56EE5" w:rsidR="00A32F58" w:rsidRPr="006E792E" w:rsidRDefault="00A32F58" w:rsidP="00A32F58">
            <w:pPr>
              <w:pStyle w:val="TF-TEXTOQUADRO"/>
              <w:jc w:val="center"/>
              <w:rPr>
                <w:sz w:val="20"/>
              </w:rPr>
            </w:pPr>
            <w:r w:rsidRPr="00977A53">
              <w:rPr>
                <w:sz w:val="20"/>
              </w:rPr>
              <w:t>0%</w:t>
            </w:r>
          </w:p>
        </w:tc>
        <w:tc>
          <w:tcPr>
            <w:tcW w:w="0" w:type="auto"/>
          </w:tcPr>
          <w:p w14:paraId="2C0F9950" w14:textId="38409138" w:rsidR="00A32F58" w:rsidRPr="006E792E" w:rsidRDefault="00A32F58" w:rsidP="00A32F58">
            <w:pPr>
              <w:pStyle w:val="TF-TEXTOQUADRO"/>
              <w:jc w:val="center"/>
              <w:rPr>
                <w:sz w:val="20"/>
              </w:rPr>
            </w:pPr>
            <w:r w:rsidRPr="00977A53">
              <w:rPr>
                <w:sz w:val="20"/>
              </w:rPr>
              <w:t>0%</w:t>
            </w:r>
          </w:p>
        </w:tc>
      </w:tr>
      <w:tr w:rsidR="00A32F58" w14:paraId="5B56B715" w14:textId="77777777" w:rsidTr="006A66BF">
        <w:trPr>
          <w:jc w:val="center"/>
        </w:trPr>
        <w:tc>
          <w:tcPr>
            <w:tcW w:w="0" w:type="auto"/>
            <w:shd w:val="clear" w:color="auto" w:fill="auto"/>
            <w:vAlign w:val="center"/>
          </w:tcPr>
          <w:p w14:paraId="6455E3CC" w14:textId="6C1C5D72" w:rsidR="00A32F58" w:rsidRPr="006E792E" w:rsidRDefault="00A32F58" w:rsidP="00A32F58">
            <w:pPr>
              <w:pStyle w:val="TF-TEXTOQUADRO"/>
              <w:jc w:val="center"/>
              <w:rPr>
                <w:sz w:val="20"/>
              </w:rPr>
            </w:pPr>
            <w:r w:rsidRPr="006E792E">
              <w:rPr>
                <w:sz w:val="20"/>
              </w:rPr>
              <w:t>P</w:t>
            </w:r>
            <w:r>
              <w:rPr>
                <w:sz w:val="20"/>
              </w:rPr>
              <w:t>14</w:t>
            </w:r>
          </w:p>
        </w:tc>
        <w:tc>
          <w:tcPr>
            <w:tcW w:w="0" w:type="auto"/>
            <w:shd w:val="clear" w:color="auto" w:fill="auto"/>
          </w:tcPr>
          <w:p w14:paraId="4E10FA53" w14:textId="57808C6C" w:rsidR="00A32F58" w:rsidRPr="006E792E" w:rsidRDefault="00173671" w:rsidP="00A32F58">
            <w:pPr>
              <w:pStyle w:val="TF-TEXTOQUADRO"/>
              <w:jc w:val="center"/>
              <w:rPr>
                <w:sz w:val="20"/>
              </w:rPr>
            </w:pPr>
            <w:r>
              <w:rPr>
                <w:sz w:val="20"/>
              </w:rPr>
              <w:t>5</w:t>
            </w:r>
            <w:r w:rsidR="00A32F58" w:rsidRPr="00977A53">
              <w:rPr>
                <w:sz w:val="20"/>
              </w:rPr>
              <w:t>0%</w:t>
            </w:r>
          </w:p>
        </w:tc>
        <w:tc>
          <w:tcPr>
            <w:tcW w:w="0" w:type="auto"/>
          </w:tcPr>
          <w:p w14:paraId="7C602D99" w14:textId="7997F062" w:rsidR="00A32F58" w:rsidRPr="006E792E" w:rsidRDefault="00173671" w:rsidP="00A32F58">
            <w:pPr>
              <w:pStyle w:val="TF-TEXTOQUADRO"/>
              <w:jc w:val="center"/>
              <w:rPr>
                <w:sz w:val="20"/>
              </w:rPr>
            </w:pPr>
            <w:r>
              <w:rPr>
                <w:sz w:val="20"/>
              </w:rPr>
              <w:t>5</w:t>
            </w:r>
            <w:r w:rsidR="00A32F58" w:rsidRPr="00977A53">
              <w:rPr>
                <w:sz w:val="20"/>
              </w:rPr>
              <w:t>0%</w:t>
            </w:r>
          </w:p>
        </w:tc>
        <w:tc>
          <w:tcPr>
            <w:tcW w:w="0" w:type="auto"/>
          </w:tcPr>
          <w:p w14:paraId="10C2328F" w14:textId="08C3FF75" w:rsidR="00A32F58" w:rsidRPr="006E792E" w:rsidRDefault="00A32F58" w:rsidP="00A32F58">
            <w:pPr>
              <w:pStyle w:val="TF-TEXTOQUADRO"/>
              <w:jc w:val="center"/>
              <w:rPr>
                <w:sz w:val="20"/>
              </w:rPr>
            </w:pPr>
            <w:r w:rsidRPr="00977A53">
              <w:rPr>
                <w:sz w:val="20"/>
              </w:rPr>
              <w:t>0%</w:t>
            </w:r>
          </w:p>
        </w:tc>
        <w:tc>
          <w:tcPr>
            <w:tcW w:w="0" w:type="auto"/>
          </w:tcPr>
          <w:p w14:paraId="051A41B0" w14:textId="1C8D8975" w:rsidR="00A32F58" w:rsidRPr="006E792E" w:rsidRDefault="00A32F58" w:rsidP="00A32F58">
            <w:pPr>
              <w:pStyle w:val="TF-TEXTOQUADRO"/>
              <w:jc w:val="center"/>
              <w:rPr>
                <w:sz w:val="20"/>
              </w:rPr>
            </w:pPr>
            <w:r w:rsidRPr="00977A53">
              <w:rPr>
                <w:sz w:val="20"/>
              </w:rPr>
              <w:t>0%</w:t>
            </w:r>
          </w:p>
        </w:tc>
      </w:tr>
      <w:tr w:rsidR="00A32F58" w14:paraId="0FD6EBB5" w14:textId="77777777" w:rsidTr="006A66BF">
        <w:trPr>
          <w:jc w:val="center"/>
        </w:trPr>
        <w:tc>
          <w:tcPr>
            <w:tcW w:w="0" w:type="auto"/>
            <w:shd w:val="clear" w:color="auto" w:fill="auto"/>
            <w:vAlign w:val="center"/>
          </w:tcPr>
          <w:p w14:paraId="61047303" w14:textId="4A7C065F" w:rsidR="00A32F58" w:rsidRPr="006E792E" w:rsidRDefault="00A32F58" w:rsidP="00A32F58">
            <w:pPr>
              <w:pStyle w:val="TF-TEXTOQUADRO"/>
              <w:jc w:val="center"/>
              <w:rPr>
                <w:sz w:val="20"/>
              </w:rPr>
            </w:pPr>
            <w:r>
              <w:rPr>
                <w:sz w:val="20"/>
              </w:rPr>
              <w:t>P18</w:t>
            </w:r>
          </w:p>
        </w:tc>
        <w:tc>
          <w:tcPr>
            <w:tcW w:w="0" w:type="auto"/>
            <w:shd w:val="clear" w:color="auto" w:fill="auto"/>
          </w:tcPr>
          <w:p w14:paraId="02BD264A" w14:textId="54EDE80C" w:rsidR="00A32F58" w:rsidRDefault="00173671" w:rsidP="00A32F58">
            <w:pPr>
              <w:pStyle w:val="TF-TEXTOQUADRO"/>
              <w:jc w:val="center"/>
              <w:rPr>
                <w:sz w:val="20"/>
              </w:rPr>
            </w:pPr>
            <w:r>
              <w:rPr>
                <w:sz w:val="20"/>
              </w:rPr>
              <w:t>5</w:t>
            </w:r>
            <w:r w:rsidR="00A32F58" w:rsidRPr="00977A53">
              <w:rPr>
                <w:sz w:val="20"/>
              </w:rPr>
              <w:t>0%</w:t>
            </w:r>
          </w:p>
        </w:tc>
        <w:tc>
          <w:tcPr>
            <w:tcW w:w="0" w:type="auto"/>
          </w:tcPr>
          <w:p w14:paraId="2D72A373" w14:textId="45EBE55B" w:rsidR="00A32F58" w:rsidRPr="00BD2E9A" w:rsidRDefault="00173671" w:rsidP="00A32F58">
            <w:pPr>
              <w:pStyle w:val="TF-TEXTOQUADRO"/>
              <w:jc w:val="center"/>
              <w:rPr>
                <w:sz w:val="20"/>
              </w:rPr>
            </w:pPr>
            <w:r>
              <w:rPr>
                <w:sz w:val="20"/>
              </w:rPr>
              <w:t>5</w:t>
            </w:r>
            <w:r w:rsidR="00A32F58" w:rsidRPr="00977A53">
              <w:rPr>
                <w:sz w:val="20"/>
              </w:rPr>
              <w:t>0%</w:t>
            </w:r>
          </w:p>
        </w:tc>
        <w:tc>
          <w:tcPr>
            <w:tcW w:w="0" w:type="auto"/>
          </w:tcPr>
          <w:p w14:paraId="21F53FF5" w14:textId="622BD769" w:rsidR="00A32F58" w:rsidRPr="00BD2E9A" w:rsidRDefault="00A32F58" w:rsidP="00A32F58">
            <w:pPr>
              <w:pStyle w:val="TF-TEXTOQUADRO"/>
              <w:jc w:val="center"/>
              <w:rPr>
                <w:sz w:val="20"/>
              </w:rPr>
            </w:pPr>
            <w:r w:rsidRPr="00977A53">
              <w:rPr>
                <w:sz w:val="20"/>
              </w:rPr>
              <w:t>0%</w:t>
            </w:r>
          </w:p>
        </w:tc>
        <w:tc>
          <w:tcPr>
            <w:tcW w:w="0" w:type="auto"/>
          </w:tcPr>
          <w:p w14:paraId="58A367EE" w14:textId="7CDF0F5D" w:rsidR="00A32F58" w:rsidRPr="00BD2E9A" w:rsidRDefault="00A32F58" w:rsidP="00A32F58">
            <w:pPr>
              <w:pStyle w:val="TF-TEXTOQUADRO"/>
              <w:jc w:val="center"/>
              <w:rPr>
                <w:sz w:val="20"/>
              </w:rPr>
            </w:pPr>
            <w:r w:rsidRPr="00977A53">
              <w:rPr>
                <w:sz w:val="20"/>
              </w:rPr>
              <w:t>0%</w:t>
            </w:r>
          </w:p>
        </w:tc>
      </w:tr>
      <w:tr w:rsidR="00855C16" w14:paraId="6CD7DC9C" w14:textId="77777777" w:rsidTr="006A66BF">
        <w:trPr>
          <w:jc w:val="center"/>
        </w:trPr>
        <w:tc>
          <w:tcPr>
            <w:tcW w:w="0" w:type="auto"/>
            <w:shd w:val="clear" w:color="auto" w:fill="auto"/>
            <w:vAlign w:val="center"/>
          </w:tcPr>
          <w:p w14:paraId="18E9D0B0" w14:textId="3CC677EF" w:rsidR="00855C16" w:rsidRDefault="00855C16" w:rsidP="00855C16">
            <w:pPr>
              <w:pStyle w:val="TF-TEXTOQUADRO"/>
              <w:jc w:val="center"/>
              <w:rPr>
                <w:sz w:val="20"/>
              </w:rPr>
            </w:pPr>
            <w:r>
              <w:rPr>
                <w:sz w:val="20"/>
              </w:rPr>
              <w:t>P24</w:t>
            </w:r>
          </w:p>
        </w:tc>
        <w:tc>
          <w:tcPr>
            <w:tcW w:w="0" w:type="auto"/>
            <w:shd w:val="clear" w:color="auto" w:fill="auto"/>
          </w:tcPr>
          <w:p w14:paraId="5CF7AB34" w14:textId="5ACC798F" w:rsidR="00855C16" w:rsidRDefault="00DC32ED" w:rsidP="00855C16">
            <w:pPr>
              <w:pStyle w:val="TF-TEXTOQUADRO"/>
              <w:jc w:val="center"/>
              <w:rPr>
                <w:sz w:val="20"/>
              </w:rPr>
            </w:pPr>
            <w:r>
              <w:rPr>
                <w:sz w:val="20"/>
              </w:rPr>
              <w:t>100</w:t>
            </w:r>
            <w:r w:rsidR="00855C16" w:rsidRPr="007A62F8">
              <w:rPr>
                <w:sz w:val="20"/>
              </w:rPr>
              <w:t>%</w:t>
            </w:r>
          </w:p>
        </w:tc>
        <w:tc>
          <w:tcPr>
            <w:tcW w:w="0" w:type="auto"/>
          </w:tcPr>
          <w:p w14:paraId="246FDDBB" w14:textId="2819E30F" w:rsidR="00855C16" w:rsidRDefault="00855C16" w:rsidP="00855C16">
            <w:pPr>
              <w:pStyle w:val="TF-TEXTOQUADRO"/>
              <w:jc w:val="center"/>
              <w:rPr>
                <w:sz w:val="20"/>
              </w:rPr>
            </w:pPr>
            <w:r w:rsidRPr="007A62F8">
              <w:rPr>
                <w:sz w:val="20"/>
              </w:rPr>
              <w:t>0%</w:t>
            </w:r>
          </w:p>
        </w:tc>
        <w:tc>
          <w:tcPr>
            <w:tcW w:w="0" w:type="auto"/>
          </w:tcPr>
          <w:p w14:paraId="729A21BA" w14:textId="2120707B" w:rsidR="00855C16" w:rsidRPr="00977A53" w:rsidRDefault="00855C16" w:rsidP="00855C16">
            <w:pPr>
              <w:pStyle w:val="TF-TEXTOQUADRO"/>
              <w:jc w:val="center"/>
              <w:rPr>
                <w:sz w:val="20"/>
              </w:rPr>
            </w:pPr>
            <w:r w:rsidRPr="007A62F8">
              <w:rPr>
                <w:sz w:val="20"/>
              </w:rPr>
              <w:t>0%</w:t>
            </w:r>
          </w:p>
        </w:tc>
        <w:tc>
          <w:tcPr>
            <w:tcW w:w="0" w:type="auto"/>
          </w:tcPr>
          <w:p w14:paraId="1E0CD1C3" w14:textId="1E89E789" w:rsidR="00855C16" w:rsidRPr="00977A53" w:rsidRDefault="00855C16" w:rsidP="00855C16">
            <w:pPr>
              <w:pStyle w:val="TF-TEXTOQUADRO"/>
              <w:jc w:val="center"/>
              <w:rPr>
                <w:sz w:val="20"/>
              </w:rPr>
            </w:pPr>
            <w:r w:rsidRPr="007A62F8">
              <w:rPr>
                <w:sz w:val="20"/>
              </w:rPr>
              <w:t>0%</w:t>
            </w:r>
          </w:p>
        </w:tc>
      </w:tr>
      <w:tr w:rsidR="00855C16" w14:paraId="073A99D2" w14:textId="77777777" w:rsidTr="006A66BF">
        <w:trPr>
          <w:jc w:val="center"/>
        </w:trPr>
        <w:tc>
          <w:tcPr>
            <w:tcW w:w="0" w:type="auto"/>
            <w:shd w:val="clear" w:color="auto" w:fill="auto"/>
            <w:vAlign w:val="center"/>
          </w:tcPr>
          <w:p w14:paraId="4E9E2BDC" w14:textId="6865697D" w:rsidR="00855C16" w:rsidRDefault="00855C16" w:rsidP="00855C16">
            <w:pPr>
              <w:pStyle w:val="TF-TEXTOQUADRO"/>
              <w:jc w:val="center"/>
              <w:rPr>
                <w:sz w:val="20"/>
              </w:rPr>
            </w:pPr>
            <w:r>
              <w:rPr>
                <w:sz w:val="20"/>
              </w:rPr>
              <w:t>P25</w:t>
            </w:r>
          </w:p>
        </w:tc>
        <w:tc>
          <w:tcPr>
            <w:tcW w:w="0" w:type="auto"/>
            <w:shd w:val="clear" w:color="auto" w:fill="auto"/>
          </w:tcPr>
          <w:p w14:paraId="25056D17" w14:textId="7EC6DCBB" w:rsidR="00855C16" w:rsidRDefault="00666201" w:rsidP="00855C16">
            <w:pPr>
              <w:pStyle w:val="TF-TEXTOQUADRO"/>
              <w:jc w:val="center"/>
              <w:rPr>
                <w:sz w:val="20"/>
              </w:rPr>
            </w:pPr>
            <w:r>
              <w:rPr>
                <w:sz w:val="20"/>
              </w:rPr>
              <w:t>100</w:t>
            </w:r>
            <w:r w:rsidR="00855C16" w:rsidRPr="007A62F8">
              <w:rPr>
                <w:sz w:val="20"/>
              </w:rPr>
              <w:t>%</w:t>
            </w:r>
          </w:p>
        </w:tc>
        <w:tc>
          <w:tcPr>
            <w:tcW w:w="0" w:type="auto"/>
          </w:tcPr>
          <w:p w14:paraId="5C36E0D9" w14:textId="0428826E" w:rsidR="00855C16" w:rsidRDefault="00855C16" w:rsidP="00855C16">
            <w:pPr>
              <w:pStyle w:val="TF-TEXTOQUADRO"/>
              <w:jc w:val="center"/>
              <w:rPr>
                <w:sz w:val="20"/>
              </w:rPr>
            </w:pPr>
            <w:r w:rsidRPr="007A62F8">
              <w:rPr>
                <w:sz w:val="20"/>
              </w:rPr>
              <w:t>0%</w:t>
            </w:r>
          </w:p>
        </w:tc>
        <w:tc>
          <w:tcPr>
            <w:tcW w:w="0" w:type="auto"/>
          </w:tcPr>
          <w:p w14:paraId="405CC856" w14:textId="7487F333" w:rsidR="00855C16" w:rsidRPr="00977A53" w:rsidRDefault="00855C16" w:rsidP="00855C16">
            <w:pPr>
              <w:pStyle w:val="TF-TEXTOQUADRO"/>
              <w:jc w:val="center"/>
              <w:rPr>
                <w:sz w:val="20"/>
              </w:rPr>
            </w:pPr>
            <w:r w:rsidRPr="007A62F8">
              <w:rPr>
                <w:sz w:val="20"/>
              </w:rPr>
              <w:t>0%</w:t>
            </w:r>
          </w:p>
        </w:tc>
        <w:tc>
          <w:tcPr>
            <w:tcW w:w="0" w:type="auto"/>
          </w:tcPr>
          <w:p w14:paraId="427E6D79" w14:textId="2B843DED" w:rsidR="00855C16" w:rsidRPr="00977A53" w:rsidRDefault="00855C16" w:rsidP="00855C16">
            <w:pPr>
              <w:pStyle w:val="TF-TEXTOQUADRO"/>
              <w:jc w:val="center"/>
              <w:rPr>
                <w:sz w:val="20"/>
              </w:rPr>
            </w:pPr>
            <w:r w:rsidRPr="007A62F8">
              <w:rPr>
                <w:sz w:val="20"/>
              </w:rPr>
              <w:t>0%</w:t>
            </w:r>
          </w:p>
        </w:tc>
      </w:tr>
      <w:tr w:rsidR="00A32F58" w14:paraId="068D3157" w14:textId="77777777" w:rsidTr="006A66BF">
        <w:trPr>
          <w:jc w:val="center"/>
        </w:trPr>
        <w:tc>
          <w:tcPr>
            <w:tcW w:w="0" w:type="auto"/>
            <w:shd w:val="clear" w:color="auto" w:fill="auto"/>
            <w:vAlign w:val="center"/>
          </w:tcPr>
          <w:p w14:paraId="2448D838" w14:textId="1070655C" w:rsidR="00A32F58" w:rsidRDefault="00A32F58" w:rsidP="00A32F58">
            <w:pPr>
              <w:pStyle w:val="TF-TEXTOQUADRO"/>
              <w:jc w:val="center"/>
              <w:rPr>
                <w:sz w:val="20"/>
              </w:rPr>
            </w:pPr>
            <w:r>
              <w:rPr>
                <w:sz w:val="20"/>
              </w:rPr>
              <w:t>P27</w:t>
            </w:r>
          </w:p>
        </w:tc>
        <w:tc>
          <w:tcPr>
            <w:tcW w:w="0" w:type="auto"/>
            <w:shd w:val="clear" w:color="auto" w:fill="auto"/>
          </w:tcPr>
          <w:p w14:paraId="199B9238" w14:textId="3719FFC7" w:rsidR="00A32F58" w:rsidRDefault="00A32F58" w:rsidP="00A32F58">
            <w:pPr>
              <w:pStyle w:val="TF-TEXTOQUADRO"/>
              <w:jc w:val="center"/>
              <w:rPr>
                <w:sz w:val="20"/>
              </w:rPr>
            </w:pPr>
            <w:r w:rsidRPr="00977A53">
              <w:rPr>
                <w:sz w:val="20"/>
              </w:rPr>
              <w:t>0%</w:t>
            </w:r>
          </w:p>
        </w:tc>
        <w:tc>
          <w:tcPr>
            <w:tcW w:w="0" w:type="auto"/>
          </w:tcPr>
          <w:p w14:paraId="004538D4" w14:textId="4D866AD1" w:rsidR="00A32F58" w:rsidRPr="00BD2E9A" w:rsidRDefault="00173671" w:rsidP="00A32F58">
            <w:pPr>
              <w:pStyle w:val="TF-TEXTOQUADRO"/>
              <w:jc w:val="center"/>
              <w:rPr>
                <w:sz w:val="20"/>
              </w:rPr>
            </w:pPr>
            <w:r>
              <w:rPr>
                <w:sz w:val="20"/>
              </w:rPr>
              <w:t>10</w:t>
            </w:r>
            <w:r w:rsidR="00A32F58" w:rsidRPr="00977A53">
              <w:rPr>
                <w:sz w:val="20"/>
              </w:rPr>
              <w:t>0%</w:t>
            </w:r>
          </w:p>
        </w:tc>
        <w:tc>
          <w:tcPr>
            <w:tcW w:w="0" w:type="auto"/>
          </w:tcPr>
          <w:p w14:paraId="7AA1BF41" w14:textId="46F3C1EB" w:rsidR="00A32F58" w:rsidRPr="00BD2E9A" w:rsidRDefault="00A32F58" w:rsidP="00A32F58">
            <w:pPr>
              <w:pStyle w:val="TF-TEXTOQUADRO"/>
              <w:jc w:val="center"/>
              <w:rPr>
                <w:sz w:val="20"/>
              </w:rPr>
            </w:pPr>
            <w:r w:rsidRPr="00977A53">
              <w:rPr>
                <w:sz w:val="20"/>
              </w:rPr>
              <w:t>0%</w:t>
            </w:r>
          </w:p>
        </w:tc>
        <w:tc>
          <w:tcPr>
            <w:tcW w:w="0" w:type="auto"/>
          </w:tcPr>
          <w:p w14:paraId="2A332131" w14:textId="145D5607" w:rsidR="00A32F58" w:rsidRPr="00BD2E9A" w:rsidRDefault="00A32F58" w:rsidP="00A32F58">
            <w:pPr>
              <w:pStyle w:val="TF-TEXTOQUADRO"/>
              <w:jc w:val="center"/>
              <w:rPr>
                <w:sz w:val="20"/>
              </w:rPr>
            </w:pPr>
            <w:r w:rsidRPr="00977A53">
              <w:rPr>
                <w:sz w:val="20"/>
              </w:rPr>
              <w:t>0%</w:t>
            </w:r>
          </w:p>
        </w:tc>
      </w:tr>
      <w:tr w:rsidR="00A32F58" w14:paraId="441D8D8A" w14:textId="77777777" w:rsidTr="006A66BF">
        <w:trPr>
          <w:jc w:val="center"/>
        </w:trPr>
        <w:tc>
          <w:tcPr>
            <w:tcW w:w="0" w:type="auto"/>
            <w:shd w:val="clear" w:color="auto" w:fill="auto"/>
            <w:vAlign w:val="center"/>
          </w:tcPr>
          <w:p w14:paraId="06FEB226" w14:textId="3FF374DA" w:rsidR="00A32F58" w:rsidRDefault="00A32F58" w:rsidP="00A32F58">
            <w:pPr>
              <w:pStyle w:val="TF-TEXTOQUADRO"/>
              <w:jc w:val="center"/>
              <w:rPr>
                <w:sz w:val="20"/>
              </w:rPr>
            </w:pPr>
            <w:r>
              <w:rPr>
                <w:sz w:val="20"/>
              </w:rPr>
              <w:t>P28</w:t>
            </w:r>
          </w:p>
        </w:tc>
        <w:tc>
          <w:tcPr>
            <w:tcW w:w="0" w:type="auto"/>
            <w:shd w:val="clear" w:color="auto" w:fill="auto"/>
          </w:tcPr>
          <w:p w14:paraId="740509BC" w14:textId="7B7655B9" w:rsidR="00A32F58" w:rsidRDefault="00A32F58" w:rsidP="00A32F58">
            <w:pPr>
              <w:pStyle w:val="TF-TEXTOQUADRO"/>
              <w:jc w:val="center"/>
              <w:rPr>
                <w:sz w:val="20"/>
              </w:rPr>
            </w:pPr>
            <w:r w:rsidRPr="00977A53">
              <w:rPr>
                <w:sz w:val="20"/>
              </w:rPr>
              <w:t>0%</w:t>
            </w:r>
          </w:p>
        </w:tc>
        <w:tc>
          <w:tcPr>
            <w:tcW w:w="0" w:type="auto"/>
          </w:tcPr>
          <w:p w14:paraId="00535867" w14:textId="3C8505CB" w:rsidR="00A32F58" w:rsidRPr="00BD2E9A" w:rsidRDefault="00173671" w:rsidP="00A32F58">
            <w:pPr>
              <w:pStyle w:val="TF-TEXTOQUADRO"/>
              <w:jc w:val="center"/>
              <w:rPr>
                <w:sz w:val="20"/>
              </w:rPr>
            </w:pPr>
            <w:r>
              <w:rPr>
                <w:sz w:val="20"/>
              </w:rPr>
              <w:t>10</w:t>
            </w:r>
            <w:r w:rsidR="00A32F58" w:rsidRPr="00977A53">
              <w:rPr>
                <w:sz w:val="20"/>
              </w:rPr>
              <w:t>0%</w:t>
            </w:r>
          </w:p>
        </w:tc>
        <w:tc>
          <w:tcPr>
            <w:tcW w:w="0" w:type="auto"/>
          </w:tcPr>
          <w:p w14:paraId="18731880" w14:textId="106327FF" w:rsidR="00A32F58" w:rsidRPr="00BD2E9A" w:rsidRDefault="00A32F58" w:rsidP="00A32F58">
            <w:pPr>
              <w:pStyle w:val="TF-TEXTOQUADRO"/>
              <w:jc w:val="center"/>
              <w:rPr>
                <w:sz w:val="20"/>
              </w:rPr>
            </w:pPr>
            <w:r w:rsidRPr="00977A53">
              <w:rPr>
                <w:sz w:val="20"/>
              </w:rPr>
              <w:t>0%</w:t>
            </w:r>
          </w:p>
        </w:tc>
        <w:tc>
          <w:tcPr>
            <w:tcW w:w="0" w:type="auto"/>
          </w:tcPr>
          <w:p w14:paraId="127F9902" w14:textId="5BBA0C1B" w:rsidR="00A32F58" w:rsidRPr="00BD2E9A" w:rsidRDefault="00A32F58" w:rsidP="00A32F58">
            <w:pPr>
              <w:pStyle w:val="TF-TEXTOQUADRO"/>
              <w:jc w:val="center"/>
              <w:rPr>
                <w:sz w:val="20"/>
              </w:rPr>
            </w:pPr>
            <w:r w:rsidRPr="00977A53">
              <w:rPr>
                <w:sz w:val="20"/>
              </w:rPr>
              <w:t>0%</w:t>
            </w:r>
          </w:p>
        </w:tc>
      </w:tr>
      <w:tr w:rsidR="00A32F58" w14:paraId="2720544C" w14:textId="77777777" w:rsidTr="006A66BF">
        <w:trPr>
          <w:jc w:val="center"/>
        </w:trPr>
        <w:tc>
          <w:tcPr>
            <w:tcW w:w="0" w:type="auto"/>
            <w:shd w:val="clear" w:color="auto" w:fill="auto"/>
            <w:vAlign w:val="center"/>
          </w:tcPr>
          <w:p w14:paraId="2C352F2B" w14:textId="19F176AC" w:rsidR="00A32F58" w:rsidRDefault="00A32F58" w:rsidP="00A32F58">
            <w:pPr>
              <w:pStyle w:val="TF-TEXTOQUADRO"/>
              <w:jc w:val="center"/>
              <w:rPr>
                <w:sz w:val="20"/>
              </w:rPr>
            </w:pPr>
            <w:r>
              <w:rPr>
                <w:sz w:val="20"/>
              </w:rPr>
              <w:t>P29</w:t>
            </w:r>
          </w:p>
        </w:tc>
        <w:tc>
          <w:tcPr>
            <w:tcW w:w="0" w:type="auto"/>
            <w:shd w:val="clear" w:color="auto" w:fill="auto"/>
          </w:tcPr>
          <w:p w14:paraId="0F5F5459" w14:textId="795F842C" w:rsidR="00A32F58" w:rsidRDefault="000955C2" w:rsidP="00A32F58">
            <w:pPr>
              <w:pStyle w:val="TF-TEXTOQUADRO"/>
              <w:jc w:val="center"/>
              <w:rPr>
                <w:sz w:val="20"/>
              </w:rPr>
            </w:pPr>
            <w:r>
              <w:rPr>
                <w:sz w:val="20"/>
              </w:rPr>
              <w:t>5</w:t>
            </w:r>
            <w:r w:rsidR="00A32F58" w:rsidRPr="00977A53">
              <w:rPr>
                <w:sz w:val="20"/>
              </w:rPr>
              <w:t>0%</w:t>
            </w:r>
          </w:p>
        </w:tc>
        <w:tc>
          <w:tcPr>
            <w:tcW w:w="0" w:type="auto"/>
          </w:tcPr>
          <w:p w14:paraId="573397FF" w14:textId="5A4A8F12" w:rsidR="00A32F58" w:rsidRPr="00BD2E9A" w:rsidRDefault="000955C2" w:rsidP="00A32F58">
            <w:pPr>
              <w:pStyle w:val="TF-TEXTOQUADRO"/>
              <w:jc w:val="center"/>
              <w:rPr>
                <w:sz w:val="20"/>
              </w:rPr>
            </w:pPr>
            <w:r>
              <w:rPr>
                <w:sz w:val="20"/>
              </w:rPr>
              <w:t>5</w:t>
            </w:r>
            <w:r w:rsidR="00A32F58" w:rsidRPr="00977A53">
              <w:rPr>
                <w:sz w:val="20"/>
              </w:rPr>
              <w:t>0%</w:t>
            </w:r>
          </w:p>
        </w:tc>
        <w:tc>
          <w:tcPr>
            <w:tcW w:w="0" w:type="auto"/>
          </w:tcPr>
          <w:p w14:paraId="715AFE48" w14:textId="47020A06" w:rsidR="00A32F58" w:rsidRPr="00BD2E9A" w:rsidRDefault="00A32F58" w:rsidP="00A32F58">
            <w:pPr>
              <w:pStyle w:val="TF-TEXTOQUADRO"/>
              <w:jc w:val="center"/>
              <w:rPr>
                <w:sz w:val="20"/>
              </w:rPr>
            </w:pPr>
            <w:r w:rsidRPr="00977A53">
              <w:rPr>
                <w:sz w:val="20"/>
              </w:rPr>
              <w:t>0%</w:t>
            </w:r>
          </w:p>
        </w:tc>
        <w:tc>
          <w:tcPr>
            <w:tcW w:w="0" w:type="auto"/>
          </w:tcPr>
          <w:p w14:paraId="4AD9F888" w14:textId="0B6F3F2E" w:rsidR="00A32F58" w:rsidRPr="00BD2E9A" w:rsidRDefault="00A32F58" w:rsidP="00A32F58">
            <w:pPr>
              <w:pStyle w:val="TF-TEXTOQUADRO"/>
              <w:jc w:val="center"/>
              <w:rPr>
                <w:sz w:val="20"/>
              </w:rPr>
            </w:pPr>
            <w:r w:rsidRPr="00977A53">
              <w:rPr>
                <w:sz w:val="20"/>
              </w:rPr>
              <w:t>0%</w:t>
            </w:r>
          </w:p>
        </w:tc>
      </w:tr>
    </w:tbl>
    <w:p w14:paraId="28BA78AC" w14:textId="77777777" w:rsidR="0058021A" w:rsidRDefault="0058021A" w:rsidP="0058021A">
      <w:pPr>
        <w:pStyle w:val="TF-FONTE"/>
      </w:pPr>
      <w:r>
        <w:t>Fonte: elaborado pelos autores (2024).</w:t>
      </w:r>
    </w:p>
    <w:p w14:paraId="3E8AD5E4" w14:textId="77777777" w:rsidR="00310423" w:rsidRDefault="00310423" w:rsidP="00310423"/>
    <w:p w14:paraId="5337F133" w14:textId="6DE22032" w:rsidR="00A4785D" w:rsidRDefault="00A4785D" w:rsidP="00B14758">
      <w:pPr>
        <w:spacing w:line="360" w:lineRule="auto"/>
        <w:jc w:val="both"/>
      </w:pPr>
      <w:r>
        <w:tab/>
        <w:t xml:space="preserve">A Tabela 5 apresenta a prevenção de erros </w:t>
      </w:r>
      <w:r w:rsidR="00547730">
        <w:t>tanto a pergunta P15 e P16 igualaram a porcentagem nas escalas 5 e 3 em 50%</w:t>
      </w:r>
      <w:r w:rsidR="00B14758">
        <w:t>, isso mostra que o sistema tem um bom resulta na prevenção de erros.</w:t>
      </w:r>
    </w:p>
    <w:p w14:paraId="07B47AB5" w14:textId="610B7231" w:rsidR="0021789F" w:rsidRPr="0021789F" w:rsidRDefault="0021789F" w:rsidP="0021789F">
      <w:pPr>
        <w:pStyle w:val="TF-LEGENDA"/>
      </w:pPr>
      <w:bookmarkStart w:id="202" w:name="_Toc169376938"/>
      <w:r>
        <w:t xml:space="preserve">Tabela </w:t>
      </w:r>
      <w:fldSimple w:instr=" SEQ Tabela \* ARABIC ">
        <w:r>
          <w:rPr>
            <w:noProof/>
          </w:rPr>
          <w:t>5</w:t>
        </w:r>
      </w:fldSimple>
      <w:r>
        <w:t xml:space="preserve"> </w:t>
      </w:r>
      <w:r w:rsidRPr="00BD3A0E">
        <w:t xml:space="preserve">– </w:t>
      </w:r>
      <w:r w:rsidRPr="0021789F">
        <w:rPr>
          <w:szCs w:val="24"/>
        </w:rPr>
        <w:t>Prevenção de erros</w:t>
      </w:r>
      <w:bookmarkEnd w:id="202"/>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916"/>
        <w:gridCol w:w="922"/>
        <w:gridCol w:w="922"/>
        <w:gridCol w:w="922"/>
        <w:gridCol w:w="922"/>
      </w:tblGrid>
      <w:tr w:rsidR="00310423" w:rsidRPr="00072B75" w14:paraId="037C7B4E" w14:textId="77777777" w:rsidTr="006A66BF">
        <w:trPr>
          <w:trHeight w:val="136"/>
          <w:jc w:val="center"/>
        </w:trPr>
        <w:tc>
          <w:tcPr>
            <w:tcW w:w="0" w:type="auto"/>
            <w:shd w:val="clear" w:color="auto" w:fill="A6A6A6"/>
            <w:vAlign w:val="center"/>
          </w:tcPr>
          <w:p w14:paraId="3475D2BE" w14:textId="77777777" w:rsidR="00310423" w:rsidRPr="00D4797F" w:rsidRDefault="00310423" w:rsidP="006A66BF">
            <w:pPr>
              <w:pStyle w:val="TF-TEXTOQUADRO"/>
              <w:jc w:val="center"/>
              <w:rPr>
                <w:b/>
                <w:bCs/>
                <w:sz w:val="20"/>
              </w:rPr>
            </w:pPr>
            <w:r w:rsidRPr="00D4797F">
              <w:rPr>
                <w:b/>
                <w:bCs/>
                <w:sz w:val="20"/>
              </w:rPr>
              <w:t>Número</w:t>
            </w:r>
          </w:p>
        </w:tc>
        <w:tc>
          <w:tcPr>
            <w:tcW w:w="0" w:type="auto"/>
            <w:shd w:val="clear" w:color="auto" w:fill="A6A6A6"/>
            <w:vAlign w:val="center"/>
          </w:tcPr>
          <w:p w14:paraId="2722A362" w14:textId="77777777" w:rsidR="00310423" w:rsidRPr="00D4797F" w:rsidRDefault="00310423" w:rsidP="006A66BF">
            <w:pPr>
              <w:pStyle w:val="TF-TEXTOQUADRO"/>
              <w:jc w:val="center"/>
              <w:rPr>
                <w:b/>
                <w:bCs/>
                <w:sz w:val="20"/>
              </w:rPr>
            </w:pPr>
            <w:r w:rsidRPr="00D4797F">
              <w:rPr>
                <w:b/>
                <w:bCs/>
                <w:sz w:val="20"/>
              </w:rPr>
              <w:t>Escala 4</w:t>
            </w:r>
          </w:p>
        </w:tc>
        <w:tc>
          <w:tcPr>
            <w:tcW w:w="0" w:type="auto"/>
            <w:shd w:val="clear" w:color="auto" w:fill="A6A6A6"/>
            <w:vAlign w:val="center"/>
          </w:tcPr>
          <w:p w14:paraId="76E2B0B4" w14:textId="77777777" w:rsidR="00310423" w:rsidRPr="00D4797F" w:rsidRDefault="00310423" w:rsidP="006A66BF">
            <w:pPr>
              <w:pStyle w:val="TF-TEXTOQUADRO"/>
              <w:jc w:val="center"/>
              <w:rPr>
                <w:b/>
                <w:bCs/>
                <w:sz w:val="20"/>
              </w:rPr>
            </w:pPr>
            <w:r w:rsidRPr="00D4797F">
              <w:rPr>
                <w:b/>
                <w:bCs/>
                <w:sz w:val="20"/>
              </w:rPr>
              <w:t>Escala 3</w:t>
            </w:r>
          </w:p>
        </w:tc>
        <w:tc>
          <w:tcPr>
            <w:tcW w:w="0" w:type="auto"/>
            <w:shd w:val="clear" w:color="auto" w:fill="A6A6A6"/>
            <w:vAlign w:val="center"/>
          </w:tcPr>
          <w:p w14:paraId="71A1DBE1" w14:textId="77777777" w:rsidR="00310423" w:rsidRPr="00D4797F" w:rsidRDefault="00310423" w:rsidP="006A66BF">
            <w:pPr>
              <w:pStyle w:val="TF-TEXTOQUADRO"/>
              <w:jc w:val="center"/>
              <w:rPr>
                <w:b/>
                <w:bCs/>
                <w:sz w:val="20"/>
              </w:rPr>
            </w:pPr>
            <w:r w:rsidRPr="00D4797F">
              <w:rPr>
                <w:b/>
                <w:bCs/>
                <w:sz w:val="20"/>
              </w:rPr>
              <w:t>Escala 2</w:t>
            </w:r>
          </w:p>
        </w:tc>
        <w:tc>
          <w:tcPr>
            <w:tcW w:w="0" w:type="auto"/>
            <w:shd w:val="clear" w:color="auto" w:fill="A6A6A6"/>
            <w:vAlign w:val="center"/>
          </w:tcPr>
          <w:p w14:paraId="697D358E" w14:textId="77777777" w:rsidR="00310423" w:rsidRPr="00D4797F" w:rsidRDefault="00310423" w:rsidP="006A66BF">
            <w:pPr>
              <w:pStyle w:val="TF-TEXTOQUADRO"/>
              <w:jc w:val="center"/>
              <w:rPr>
                <w:b/>
                <w:bCs/>
                <w:sz w:val="20"/>
              </w:rPr>
            </w:pPr>
            <w:r w:rsidRPr="00D4797F">
              <w:rPr>
                <w:b/>
                <w:bCs/>
                <w:sz w:val="20"/>
              </w:rPr>
              <w:t>Escala 1</w:t>
            </w:r>
          </w:p>
        </w:tc>
      </w:tr>
      <w:tr w:rsidR="00310423" w:rsidRPr="00072B75" w14:paraId="307B682C" w14:textId="77777777" w:rsidTr="006A66BF">
        <w:trPr>
          <w:jc w:val="center"/>
        </w:trPr>
        <w:tc>
          <w:tcPr>
            <w:tcW w:w="0" w:type="auto"/>
            <w:shd w:val="clear" w:color="auto" w:fill="auto"/>
            <w:vAlign w:val="center"/>
          </w:tcPr>
          <w:p w14:paraId="59931655" w14:textId="5277B2F5" w:rsidR="00310423" w:rsidRPr="006E792E" w:rsidRDefault="00310423" w:rsidP="006A66BF">
            <w:pPr>
              <w:pStyle w:val="TF-TEXTOQUADRO"/>
              <w:jc w:val="center"/>
              <w:rPr>
                <w:sz w:val="20"/>
              </w:rPr>
            </w:pPr>
            <w:r w:rsidRPr="006E792E">
              <w:rPr>
                <w:sz w:val="20"/>
              </w:rPr>
              <w:t>P</w:t>
            </w:r>
            <w:r w:rsidR="007D2929">
              <w:rPr>
                <w:sz w:val="20"/>
              </w:rPr>
              <w:t>15</w:t>
            </w:r>
          </w:p>
        </w:tc>
        <w:tc>
          <w:tcPr>
            <w:tcW w:w="0" w:type="auto"/>
            <w:shd w:val="clear" w:color="auto" w:fill="auto"/>
          </w:tcPr>
          <w:p w14:paraId="7ACCA127" w14:textId="76C95406" w:rsidR="00310423" w:rsidRPr="006E792E" w:rsidRDefault="007D2929" w:rsidP="006A66BF">
            <w:pPr>
              <w:pStyle w:val="TF-TEXTOQUADRO"/>
              <w:jc w:val="center"/>
              <w:rPr>
                <w:sz w:val="20"/>
              </w:rPr>
            </w:pPr>
            <w:r>
              <w:rPr>
                <w:sz w:val="20"/>
              </w:rPr>
              <w:t>50</w:t>
            </w:r>
            <w:r w:rsidR="00310423" w:rsidRPr="00977A53">
              <w:rPr>
                <w:sz w:val="20"/>
              </w:rPr>
              <w:t>%</w:t>
            </w:r>
          </w:p>
        </w:tc>
        <w:tc>
          <w:tcPr>
            <w:tcW w:w="0" w:type="auto"/>
          </w:tcPr>
          <w:p w14:paraId="174F530D" w14:textId="24A973D3" w:rsidR="00310423" w:rsidRPr="006E792E" w:rsidRDefault="007D2929" w:rsidP="006A66BF">
            <w:pPr>
              <w:pStyle w:val="TF-TEXTOQUADRO"/>
              <w:jc w:val="center"/>
              <w:rPr>
                <w:sz w:val="20"/>
              </w:rPr>
            </w:pPr>
            <w:r>
              <w:rPr>
                <w:sz w:val="20"/>
              </w:rPr>
              <w:t>5</w:t>
            </w:r>
            <w:r w:rsidR="00310423" w:rsidRPr="00977A53">
              <w:rPr>
                <w:sz w:val="20"/>
              </w:rPr>
              <w:t>0%</w:t>
            </w:r>
          </w:p>
        </w:tc>
        <w:tc>
          <w:tcPr>
            <w:tcW w:w="0" w:type="auto"/>
          </w:tcPr>
          <w:p w14:paraId="5931D331" w14:textId="77777777" w:rsidR="00310423" w:rsidRPr="006E792E" w:rsidRDefault="00310423" w:rsidP="006A66BF">
            <w:pPr>
              <w:pStyle w:val="TF-TEXTOQUADRO"/>
              <w:jc w:val="center"/>
              <w:rPr>
                <w:sz w:val="20"/>
              </w:rPr>
            </w:pPr>
            <w:r w:rsidRPr="00977A53">
              <w:rPr>
                <w:sz w:val="20"/>
              </w:rPr>
              <w:t>0%</w:t>
            </w:r>
          </w:p>
        </w:tc>
        <w:tc>
          <w:tcPr>
            <w:tcW w:w="0" w:type="auto"/>
          </w:tcPr>
          <w:p w14:paraId="677FE4DA" w14:textId="77777777" w:rsidR="00310423" w:rsidRPr="006E792E" w:rsidRDefault="00310423" w:rsidP="006A66BF">
            <w:pPr>
              <w:pStyle w:val="TF-TEXTOQUADRO"/>
              <w:jc w:val="center"/>
              <w:rPr>
                <w:sz w:val="20"/>
              </w:rPr>
            </w:pPr>
            <w:r w:rsidRPr="00977A53">
              <w:rPr>
                <w:sz w:val="20"/>
              </w:rPr>
              <w:t>0%</w:t>
            </w:r>
          </w:p>
        </w:tc>
      </w:tr>
      <w:tr w:rsidR="00310423" w:rsidRPr="00072B75" w14:paraId="2C42A954" w14:textId="77777777" w:rsidTr="006A66BF">
        <w:trPr>
          <w:jc w:val="center"/>
        </w:trPr>
        <w:tc>
          <w:tcPr>
            <w:tcW w:w="0" w:type="auto"/>
            <w:shd w:val="clear" w:color="auto" w:fill="auto"/>
            <w:vAlign w:val="center"/>
          </w:tcPr>
          <w:p w14:paraId="095825D2" w14:textId="757458FA" w:rsidR="00310423" w:rsidRPr="006E792E" w:rsidRDefault="00310423" w:rsidP="006A66BF">
            <w:pPr>
              <w:pStyle w:val="TF-TEXTOQUADRO"/>
              <w:jc w:val="center"/>
              <w:rPr>
                <w:sz w:val="20"/>
              </w:rPr>
            </w:pPr>
            <w:r>
              <w:rPr>
                <w:sz w:val="20"/>
              </w:rPr>
              <w:t>P</w:t>
            </w:r>
            <w:r w:rsidR="007D2929">
              <w:rPr>
                <w:sz w:val="20"/>
              </w:rPr>
              <w:t>16</w:t>
            </w:r>
          </w:p>
        </w:tc>
        <w:tc>
          <w:tcPr>
            <w:tcW w:w="0" w:type="auto"/>
            <w:shd w:val="clear" w:color="auto" w:fill="auto"/>
          </w:tcPr>
          <w:p w14:paraId="15AFA7DB" w14:textId="3D8B63EA" w:rsidR="00310423" w:rsidRPr="006E792E" w:rsidRDefault="00BA055E" w:rsidP="006A66BF">
            <w:pPr>
              <w:pStyle w:val="TF-TEXTOQUADRO"/>
              <w:jc w:val="center"/>
              <w:rPr>
                <w:sz w:val="20"/>
              </w:rPr>
            </w:pPr>
            <w:r>
              <w:rPr>
                <w:sz w:val="20"/>
              </w:rPr>
              <w:t>50</w:t>
            </w:r>
            <w:r w:rsidR="00310423" w:rsidRPr="00977A53">
              <w:rPr>
                <w:sz w:val="20"/>
              </w:rPr>
              <w:t>%</w:t>
            </w:r>
          </w:p>
        </w:tc>
        <w:tc>
          <w:tcPr>
            <w:tcW w:w="0" w:type="auto"/>
          </w:tcPr>
          <w:p w14:paraId="0EC749BD" w14:textId="2784CD8B" w:rsidR="00310423" w:rsidRPr="006E792E" w:rsidRDefault="00BA055E" w:rsidP="006A66BF">
            <w:pPr>
              <w:pStyle w:val="TF-TEXTOQUADRO"/>
              <w:jc w:val="center"/>
              <w:rPr>
                <w:sz w:val="20"/>
              </w:rPr>
            </w:pPr>
            <w:r>
              <w:rPr>
                <w:sz w:val="20"/>
              </w:rPr>
              <w:t>5</w:t>
            </w:r>
            <w:r w:rsidR="00310423" w:rsidRPr="00977A53">
              <w:rPr>
                <w:sz w:val="20"/>
              </w:rPr>
              <w:t>0%</w:t>
            </w:r>
          </w:p>
        </w:tc>
        <w:tc>
          <w:tcPr>
            <w:tcW w:w="0" w:type="auto"/>
          </w:tcPr>
          <w:p w14:paraId="0E648E96" w14:textId="77777777" w:rsidR="00310423" w:rsidRPr="006E792E" w:rsidRDefault="00310423" w:rsidP="006A66BF">
            <w:pPr>
              <w:pStyle w:val="TF-TEXTOQUADRO"/>
              <w:jc w:val="center"/>
              <w:rPr>
                <w:sz w:val="20"/>
              </w:rPr>
            </w:pPr>
            <w:r w:rsidRPr="00977A53">
              <w:rPr>
                <w:sz w:val="20"/>
              </w:rPr>
              <w:t>0%</w:t>
            </w:r>
          </w:p>
        </w:tc>
        <w:tc>
          <w:tcPr>
            <w:tcW w:w="0" w:type="auto"/>
          </w:tcPr>
          <w:p w14:paraId="42BEC970" w14:textId="77777777" w:rsidR="00310423" w:rsidRPr="006E792E" w:rsidRDefault="00310423" w:rsidP="006A66BF">
            <w:pPr>
              <w:pStyle w:val="TF-TEXTOQUADRO"/>
              <w:jc w:val="center"/>
              <w:rPr>
                <w:sz w:val="20"/>
              </w:rPr>
            </w:pPr>
            <w:r w:rsidRPr="00977A53">
              <w:rPr>
                <w:sz w:val="20"/>
              </w:rPr>
              <w:t>0%</w:t>
            </w:r>
          </w:p>
        </w:tc>
      </w:tr>
    </w:tbl>
    <w:p w14:paraId="69325367" w14:textId="77777777" w:rsidR="00310423" w:rsidRDefault="00310423" w:rsidP="00310423">
      <w:pPr>
        <w:pStyle w:val="TF-FONTE"/>
      </w:pPr>
      <w:r>
        <w:t>Fonte: elaborado pelos autores (2024).</w:t>
      </w:r>
    </w:p>
    <w:p w14:paraId="0E5407A9" w14:textId="77777777" w:rsidR="00215C34" w:rsidRPr="00215C34" w:rsidRDefault="00215C34" w:rsidP="00215C34"/>
    <w:p w14:paraId="769D7F6C" w14:textId="12D7D641" w:rsidR="00440A57" w:rsidRDefault="00440A57" w:rsidP="00215C34">
      <w:pPr>
        <w:spacing w:line="360" w:lineRule="auto"/>
        <w:jc w:val="both"/>
      </w:pPr>
      <w:r>
        <w:tab/>
      </w:r>
      <w:r w:rsidR="00BE6E7B" w:rsidRPr="00BE6E7B">
        <w:t>A Tabela 6 indica uma experiência muito positiva no uso do sistema, com as perguntas P22, P26, P30, P32, P33, e P34 todas alcançando 100% na escala 4.</w:t>
      </w:r>
    </w:p>
    <w:p w14:paraId="1DF2F61A" w14:textId="77777777" w:rsidR="00215C34" w:rsidRPr="00440A57" w:rsidRDefault="00215C34" w:rsidP="00440A57">
      <w:pPr>
        <w:jc w:val="both"/>
      </w:pPr>
    </w:p>
    <w:p w14:paraId="5B3F04B2" w14:textId="3447DA48" w:rsidR="0021789F" w:rsidRPr="0021789F" w:rsidRDefault="0021789F" w:rsidP="0021789F">
      <w:pPr>
        <w:pStyle w:val="TF-LEGENDA"/>
      </w:pPr>
      <w:bookmarkStart w:id="203" w:name="_Toc169376939"/>
      <w:r>
        <w:t xml:space="preserve">Tabela </w:t>
      </w:r>
      <w:fldSimple w:instr=" SEQ Tabela \* ARABIC ">
        <w:r>
          <w:rPr>
            <w:noProof/>
          </w:rPr>
          <w:t>6</w:t>
        </w:r>
      </w:fldSimple>
      <w:r>
        <w:t xml:space="preserve"> </w:t>
      </w:r>
      <w:r w:rsidRPr="00BD3A0E">
        <w:t xml:space="preserve">– </w:t>
      </w:r>
      <w:r w:rsidRPr="0021789F">
        <w:rPr>
          <w:szCs w:val="24"/>
        </w:rPr>
        <w:t>Experiência de uso</w:t>
      </w:r>
      <w:bookmarkEnd w:id="203"/>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916"/>
        <w:gridCol w:w="922"/>
        <w:gridCol w:w="922"/>
        <w:gridCol w:w="922"/>
        <w:gridCol w:w="922"/>
      </w:tblGrid>
      <w:tr w:rsidR="00041DBC" w:rsidRPr="00072B75" w14:paraId="0059288C" w14:textId="77777777" w:rsidTr="006A66BF">
        <w:trPr>
          <w:trHeight w:val="136"/>
          <w:jc w:val="center"/>
        </w:trPr>
        <w:tc>
          <w:tcPr>
            <w:tcW w:w="0" w:type="auto"/>
            <w:shd w:val="clear" w:color="auto" w:fill="A6A6A6"/>
            <w:vAlign w:val="center"/>
          </w:tcPr>
          <w:p w14:paraId="7BEE72F5" w14:textId="77777777" w:rsidR="00041DBC" w:rsidRPr="00D4797F" w:rsidRDefault="00041DBC" w:rsidP="006A66BF">
            <w:pPr>
              <w:pStyle w:val="TF-TEXTOQUADRO"/>
              <w:jc w:val="center"/>
              <w:rPr>
                <w:b/>
                <w:bCs/>
                <w:sz w:val="20"/>
              </w:rPr>
            </w:pPr>
            <w:r w:rsidRPr="00D4797F">
              <w:rPr>
                <w:b/>
                <w:bCs/>
                <w:sz w:val="20"/>
              </w:rPr>
              <w:t>Número</w:t>
            </w:r>
          </w:p>
        </w:tc>
        <w:tc>
          <w:tcPr>
            <w:tcW w:w="0" w:type="auto"/>
            <w:shd w:val="clear" w:color="auto" w:fill="A6A6A6"/>
            <w:vAlign w:val="center"/>
          </w:tcPr>
          <w:p w14:paraId="05BD0DF4" w14:textId="77777777" w:rsidR="00041DBC" w:rsidRPr="00D4797F" w:rsidRDefault="00041DBC" w:rsidP="006A66BF">
            <w:pPr>
              <w:pStyle w:val="TF-TEXTOQUADRO"/>
              <w:jc w:val="center"/>
              <w:rPr>
                <w:b/>
                <w:bCs/>
                <w:sz w:val="20"/>
              </w:rPr>
            </w:pPr>
            <w:r w:rsidRPr="00D4797F">
              <w:rPr>
                <w:b/>
                <w:bCs/>
                <w:sz w:val="20"/>
              </w:rPr>
              <w:t>Escala 4</w:t>
            </w:r>
          </w:p>
        </w:tc>
        <w:tc>
          <w:tcPr>
            <w:tcW w:w="0" w:type="auto"/>
            <w:shd w:val="clear" w:color="auto" w:fill="A6A6A6"/>
            <w:vAlign w:val="center"/>
          </w:tcPr>
          <w:p w14:paraId="40CD0150" w14:textId="77777777" w:rsidR="00041DBC" w:rsidRPr="00D4797F" w:rsidRDefault="00041DBC" w:rsidP="006A66BF">
            <w:pPr>
              <w:pStyle w:val="TF-TEXTOQUADRO"/>
              <w:jc w:val="center"/>
              <w:rPr>
                <w:b/>
                <w:bCs/>
                <w:sz w:val="20"/>
              </w:rPr>
            </w:pPr>
            <w:r w:rsidRPr="00D4797F">
              <w:rPr>
                <w:b/>
                <w:bCs/>
                <w:sz w:val="20"/>
              </w:rPr>
              <w:t>Escala 3</w:t>
            </w:r>
          </w:p>
        </w:tc>
        <w:tc>
          <w:tcPr>
            <w:tcW w:w="0" w:type="auto"/>
            <w:shd w:val="clear" w:color="auto" w:fill="A6A6A6"/>
            <w:vAlign w:val="center"/>
          </w:tcPr>
          <w:p w14:paraId="13B83255" w14:textId="77777777" w:rsidR="00041DBC" w:rsidRPr="00D4797F" w:rsidRDefault="00041DBC" w:rsidP="006A66BF">
            <w:pPr>
              <w:pStyle w:val="TF-TEXTOQUADRO"/>
              <w:jc w:val="center"/>
              <w:rPr>
                <w:b/>
                <w:bCs/>
                <w:sz w:val="20"/>
              </w:rPr>
            </w:pPr>
            <w:r w:rsidRPr="00D4797F">
              <w:rPr>
                <w:b/>
                <w:bCs/>
                <w:sz w:val="20"/>
              </w:rPr>
              <w:t>Escala 2</w:t>
            </w:r>
          </w:p>
        </w:tc>
        <w:tc>
          <w:tcPr>
            <w:tcW w:w="0" w:type="auto"/>
            <w:shd w:val="clear" w:color="auto" w:fill="A6A6A6"/>
            <w:vAlign w:val="center"/>
          </w:tcPr>
          <w:p w14:paraId="1C6F994F" w14:textId="77777777" w:rsidR="00041DBC" w:rsidRPr="00D4797F" w:rsidRDefault="00041DBC" w:rsidP="006A66BF">
            <w:pPr>
              <w:pStyle w:val="TF-TEXTOQUADRO"/>
              <w:jc w:val="center"/>
              <w:rPr>
                <w:b/>
                <w:bCs/>
                <w:sz w:val="20"/>
              </w:rPr>
            </w:pPr>
            <w:r w:rsidRPr="00D4797F">
              <w:rPr>
                <w:b/>
                <w:bCs/>
                <w:sz w:val="20"/>
              </w:rPr>
              <w:t>Escala 1</w:t>
            </w:r>
          </w:p>
        </w:tc>
      </w:tr>
      <w:tr w:rsidR="0069546C" w:rsidRPr="00072B75" w14:paraId="3E9A9DE1" w14:textId="77777777" w:rsidTr="006A66BF">
        <w:trPr>
          <w:jc w:val="center"/>
        </w:trPr>
        <w:tc>
          <w:tcPr>
            <w:tcW w:w="0" w:type="auto"/>
            <w:shd w:val="clear" w:color="auto" w:fill="auto"/>
            <w:vAlign w:val="center"/>
          </w:tcPr>
          <w:p w14:paraId="777522DA" w14:textId="704B364C" w:rsidR="0069546C" w:rsidRPr="006E792E" w:rsidRDefault="00D53725" w:rsidP="0069546C">
            <w:pPr>
              <w:pStyle w:val="TF-TEXTOQUADRO"/>
              <w:jc w:val="center"/>
              <w:rPr>
                <w:sz w:val="20"/>
              </w:rPr>
            </w:pPr>
            <w:r>
              <w:rPr>
                <w:sz w:val="20"/>
              </w:rPr>
              <w:t>P22</w:t>
            </w:r>
          </w:p>
        </w:tc>
        <w:tc>
          <w:tcPr>
            <w:tcW w:w="0" w:type="auto"/>
            <w:shd w:val="clear" w:color="auto" w:fill="auto"/>
          </w:tcPr>
          <w:p w14:paraId="63C6F48A" w14:textId="693D82BB" w:rsidR="0069546C" w:rsidRPr="006E792E" w:rsidRDefault="002D277E" w:rsidP="0069546C">
            <w:pPr>
              <w:pStyle w:val="TF-TEXTOQUADRO"/>
              <w:jc w:val="center"/>
              <w:rPr>
                <w:sz w:val="20"/>
              </w:rPr>
            </w:pPr>
            <w:r>
              <w:rPr>
                <w:sz w:val="20"/>
              </w:rPr>
              <w:t>10</w:t>
            </w:r>
            <w:r w:rsidR="0069546C" w:rsidRPr="008A22D5">
              <w:rPr>
                <w:sz w:val="20"/>
              </w:rPr>
              <w:t>0%</w:t>
            </w:r>
          </w:p>
        </w:tc>
        <w:tc>
          <w:tcPr>
            <w:tcW w:w="0" w:type="auto"/>
          </w:tcPr>
          <w:p w14:paraId="62A03736" w14:textId="6C7D6C72" w:rsidR="0069546C" w:rsidRPr="006E792E" w:rsidRDefault="0069546C" w:rsidP="0069546C">
            <w:pPr>
              <w:pStyle w:val="TF-TEXTOQUADRO"/>
              <w:jc w:val="center"/>
              <w:rPr>
                <w:sz w:val="20"/>
              </w:rPr>
            </w:pPr>
            <w:r w:rsidRPr="008A22D5">
              <w:rPr>
                <w:sz w:val="20"/>
              </w:rPr>
              <w:t>0%</w:t>
            </w:r>
          </w:p>
        </w:tc>
        <w:tc>
          <w:tcPr>
            <w:tcW w:w="0" w:type="auto"/>
          </w:tcPr>
          <w:p w14:paraId="3772EDBB" w14:textId="6C0EC451" w:rsidR="0069546C" w:rsidRPr="006E792E" w:rsidRDefault="0069546C" w:rsidP="0069546C">
            <w:pPr>
              <w:pStyle w:val="TF-TEXTOQUADRO"/>
              <w:jc w:val="center"/>
              <w:rPr>
                <w:sz w:val="20"/>
              </w:rPr>
            </w:pPr>
            <w:r w:rsidRPr="008A22D5">
              <w:rPr>
                <w:sz w:val="20"/>
              </w:rPr>
              <w:t>0%</w:t>
            </w:r>
          </w:p>
        </w:tc>
        <w:tc>
          <w:tcPr>
            <w:tcW w:w="0" w:type="auto"/>
          </w:tcPr>
          <w:p w14:paraId="4F16F3FA" w14:textId="1C88E86D" w:rsidR="0069546C" w:rsidRPr="006E792E" w:rsidRDefault="0069546C" w:rsidP="0069546C">
            <w:pPr>
              <w:pStyle w:val="TF-TEXTOQUADRO"/>
              <w:jc w:val="center"/>
              <w:rPr>
                <w:sz w:val="20"/>
              </w:rPr>
            </w:pPr>
            <w:r w:rsidRPr="008A22D5">
              <w:rPr>
                <w:sz w:val="20"/>
              </w:rPr>
              <w:t>0%</w:t>
            </w:r>
          </w:p>
        </w:tc>
      </w:tr>
      <w:tr w:rsidR="0069546C" w:rsidRPr="00072B75" w14:paraId="42AC7492" w14:textId="77777777" w:rsidTr="006A66BF">
        <w:trPr>
          <w:jc w:val="center"/>
        </w:trPr>
        <w:tc>
          <w:tcPr>
            <w:tcW w:w="0" w:type="auto"/>
            <w:shd w:val="clear" w:color="auto" w:fill="auto"/>
            <w:vAlign w:val="center"/>
          </w:tcPr>
          <w:p w14:paraId="4CA79555" w14:textId="045940D8" w:rsidR="0069546C" w:rsidRPr="006E792E" w:rsidRDefault="0069546C" w:rsidP="0069546C">
            <w:pPr>
              <w:pStyle w:val="TF-TEXTOQUADRO"/>
              <w:jc w:val="center"/>
              <w:rPr>
                <w:sz w:val="20"/>
              </w:rPr>
            </w:pPr>
            <w:r>
              <w:rPr>
                <w:sz w:val="20"/>
              </w:rPr>
              <w:t>P</w:t>
            </w:r>
            <w:r w:rsidR="00D53725">
              <w:rPr>
                <w:sz w:val="20"/>
              </w:rPr>
              <w:t>26</w:t>
            </w:r>
          </w:p>
        </w:tc>
        <w:tc>
          <w:tcPr>
            <w:tcW w:w="0" w:type="auto"/>
            <w:shd w:val="clear" w:color="auto" w:fill="auto"/>
          </w:tcPr>
          <w:p w14:paraId="5418BA7D" w14:textId="14E395C4" w:rsidR="0069546C" w:rsidRPr="006E792E" w:rsidRDefault="002D277E" w:rsidP="0069546C">
            <w:pPr>
              <w:pStyle w:val="TF-TEXTOQUADRO"/>
              <w:jc w:val="center"/>
              <w:rPr>
                <w:sz w:val="20"/>
              </w:rPr>
            </w:pPr>
            <w:r>
              <w:rPr>
                <w:sz w:val="20"/>
              </w:rPr>
              <w:t>10</w:t>
            </w:r>
            <w:r w:rsidR="0069546C" w:rsidRPr="008A22D5">
              <w:rPr>
                <w:sz w:val="20"/>
              </w:rPr>
              <w:t>0%</w:t>
            </w:r>
          </w:p>
        </w:tc>
        <w:tc>
          <w:tcPr>
            <w:tcW w:w="0" w:type="auto"/>
          </w:tcPr>
          <w:p w14:paraId="53B73ABB" w14:textId="47E46674" w:rsidR="0069546C" w:rsidRPr="006E792E" w:rsidRDefault="0069546C" w:rsidP="0069546C">
            <w:pPr>
              <w:pStyle w:val="TF-TEXTOQUADRO"/>
              <w:jc w:val="center"/>
              <w:rPr>
                <w:sz w:val="20"/>
              </w:rPr>
            </w:pPr>
            <w:r w:rsidRPr="008A22D5">
              <w:rPr>
                <w:sz w:val="20"/>
              </w:rPr>
              <w:t>0%</w:t>
            </w:r>
          </w:p>
        </w:tc>
        <w:tc>
          <w:tcPr>
            <w:tcW w:w="0" w:type="auto"/>
          </w:tcPr>
          <w:p w14:paraId="3754F24C" w14:textId="274EDE0D" w:rsidR="0069546C" w:rsidRPr="006E792E" w:rsidRDefault="0069546C" w:rsidP="0069546C">
            <w:pPr>
              <w:pStyle w:val="TF-TEXTOQUADRO"/>
              <w:jc w:val="center"/>
              <w:rPr>
                <w:sz w:val="20"/>
              </w:rPr>
            </w:pPr>
            <w:r w:rsidRPr="008A22D5">
              <w:rPr>
                <w:sz w:val="20"/>
              </w:rPr>
              <w:t>0%</w:t>
            </w:r>
          </w:p>
        </w:tc>
        <w:tc>
          <w:tcPr>
            <w:tcW w:w="0" w:type="auto"/>
          </w:tcPr>
          <w:p w14:paraId="50E029B2" w14:textId="5A5E4D8B" w:rsidR="0069546C" w:rsidRPr="006E792E" w:rsidRDefault="0069546C" w:rsidP="0069546C">
            <w:pPr>
              <w:pStyle w:val="TF-TEXTOQUADRO"/>
              <w:jc w:val="center"/>
              <w:rPr>
                <w:sz w:val="20"/>
              </w:rPr>
            </w:pPr>
            <w:r w:rsidRPr="008A22D5">
              <w:rPr>
                <w:sz w:val="20"/>
              </w:rPr>
              <w:t>0%</w:t>
            </w:r>
          </w:p>
        </w:tc>
      </w:tr>
      <w:tr w:rsidR="0069546C" w:rsidRPr="00072B75" w14:paraId="1F6ECAF1" w14:textId="77777777" w:rsidTr="006A66BF">
        <w:trPr>
          <w:jc w:val="center"/>
        </w:trPr>
        <w:tc>
          <w:tcPr>
            <w:tcW w:w="0" w:type="auto"/>
            <w:shd w:val="clear" w:color="auto" w:fill="auto"/>
            <w:vAlign w:val="center"/>
          </w:tcPr>
          <w:p w14:paraId="6D00D5E2" w14:textId="2B6B207B" w:rsidR="0069546C" w:rsidRPr="006E792E" w:rsidRDefault="0069546C" w:rsidP="0069546C">
            <w:pPr>
              <w:pStyle w:val="TF-TEXTOQUADRO"/>
              <w:jc w:val="center"/>
              <w:rPr>
                <w:sz w:val="20"/>
              </w:rPr>
            </w:pPr>
            <w:r w:rsidRPr="006E792E">
              <w:rPr>
                <w:sz w:val="20"/>
              </w:rPr>
              <w:t>P</w:t>
            </w:r>
            <w:r w:rsidR="00D53725">
              <w:rPr>
                <w:sz w:val="20"/>
              </w:rPr>
              <w:t>30</w:t>
            </w:r>
          </w:p>
        </w:tc>
        <w:tc>
          <w:tcPr>
            <w:tcW w:w="0" w:type="auto"/>
            <w:shd w:val="clear" w:color="auto" w:fill="auto"/>
          </w:tcPr>
          <w:p w14:paraId="541A3EEE" w14:textId="4F00298E" w:rsidR="0069546C" w:rsidRPr="006E792E" w:rsidRDefault="002D277E" w:rsidP="0069546C">
            <w:pPr>
              <w:pStyle w:val="TF-TEXTOQUADRO"/>
              <w:jc w:val="center"/>
              <w:rPr>
                <w:sz w:val="20"/>
              </w:rPr>
            </w:pPr>
            <w:r>
              <w:rPr>
                <w:sz w:val="20"/>
              </w:rPr>
              <w:t>10</w:t>
            </w:r>
            <w:r w:rsidR="0069546C" w:rsidRPr="008A22D5">
              <w:rPr>
                <w:sz w:val="20"/>
              </w:rPr>
              <w:t>0%</w:t>
            </w:r>
          </w:p>
        </w:tc>
        <w:tc>
          <w:tcPr>
            <w:tcW w:w="0" w:type="auto"/>
          </w:tcPr>
          <w:p w14:paraId="0DED05CF" w14:textId="201E7680" w:rsidR="0069546C" w:rsidRPr="006E792E" w:rsidRDefault="0069546C" w:rsidP="0069546C">
            <w:pPr>
              <w:pStyle w:val="TF-TEXTOQUADRO"/>
              <w:jc w:val="center"/>
              <w:rPr>
                <w:sz w:val="20"/>
              </w:rPr>
            </w:pPr>
            <w:r w:rsidRPr="008A22D5">
              <w:rPr>
                <w:sz w:val="20"/>
              </w:rPr>
              <w:t>0%</w:t>
            </w:r>
          </w:p>
        </w:tc>
        <w:tc>
          <w:tcPr>
            <w:tcW w:w="0" w:type="auto"/>
          </w:tcPr>
          <w:p w14:paraId="59048567" w14:textId="55A36946" w:rsidR="0069546C" w:rsidRPr="006E792E" w:rsidRDefault="0069546C" w:rsidP="0069546C">
            <w:pPr>
              <w:pStyle w:val="TF-TEXTOQUADRO"/>
              <w:jc w:val="center"/>
              <w:rPr>
                <w:sz w:val="20"/>
              </w:rPr>
            </w:pPr>
            <w:r w:rsidRPr="008A22D5">
              <w:rPr>
                <w:sz w:val="20"/>
              </w:rPr>
              <w:t>0%</w:t>
            </w:r>
          </w:p>
        </w:tc>
        <w:tc>
          <w:tcPr>
            <w:tcW w:w="0" w:type="auto"/>
          </w:tcPr>
          <w:p w14:paraId="1D7EAAE5" w14:textId="7C7D7ADE" w:rsidR="0069546C" w:rsidRPr="006E792E" w:rsidRDefault="0069546C" w:rsidP="0069546C">
            <w:pPr>
              <w:pStyle w:val="TF-TEXTOQUADRO"/>
              <w:jc w:val="center"/>
              <w:rPr>
                <w:sz w:val="20"/>
              </w:rPr>
            </w:pPr>
            <w:r w:rsidRPr="008A22D5">
              <w:rPr>
                <w:sz w:val="20"/>
              </w:rPr>
              <w:t>0%</w:t>
            </w:r>
          </w:p>
        </w:tc>
      </w:tr>
      <w:tr w:rsidR="0069546C" w14:paraId="282387E6" w14:textId="77777777" w:rsidTr="006A66BF">
        <w:trPr>
          <w:jc w:val="center"/>
        </w:trPr>
        <w:tc>
          <w:tcPr>
            <w:tcW w:w="0" w:type="auto"/>
            <w:shd w:val="clear" w:color="auto" w:fill="auto"/>
            <w:vAlign w:val="center"/>
          </w:tcPr>
          <w:p w14:paraId="786C386B" w14:textId="5B933629" w:rsidR="0069546C" w:rsidRPr="006E792E" w:rsidRDefault="0069546C" w:rsidP="0069546C">
            <w:pPr>
              <w:pStyle w:val="TF-TEXTOQUADRO"/>
              <w:jc w:val="center"/>
              <w:rPr>
                <w:sz w:val="20"/>
              </w:rPr>
            </w:pPr>
            <w:r w:rsidRPr="006E792E">
              <w:rPr>
                <w:sz w:val="20"/>
              </w:rPr>
              <w:t>P</w:t>
            </w:r>
            <w:r w:rsidR="00D53725">
              <w:rPr>
                <w:sz w:val="20"/>
              </w:rPr>
              <w:t>32</w:t>
            </w:r>
          </w:p>
        </w:tc>
        <w:tc>
          <w:tcPr>
            <w:tcW w:w="0" w:type="auto"/>
            <w:shd w:val="clear" w:color="auto" w:fill="auto"/>
          </w:tcPr>
          <w:p w14:paraId="6ABD5BE7" w14:textId="441ED1A6" w:rsidR="0069546C" w:rsidRPr="006E792E" w:rsidRDefault="002D277E" w:rsidP="0069546C">
            <w:pPr>
              <w:pStyle w:val="TF-TEXTOQUADRO"/>
              <w:jc w:val="center"/>
              <w:rPr>
                <w:sz w:val="20"/>
              </w:rPr>
            </w:pPr>
            <w:r>
              <w:rPr>
                <w:sz w:val="20"/>
              </w:rPr>
              <w:t>10</w:t>
            </w:r>
            <w:r w:rsidR="0069546C" w:rsidRPr="008A22D5">
              <w:rPr>
                <w:sz w:val="20"/>
              </w:rPr>
              <w:t>0%</w:t>
            </w:r>
          </w:p>
        </w:tc>
        <w:tc>
          <w:tcPr>
            <w:tcW w:w="0" w:type="auto"/>
          </w:tcPr>
          <w:p w14:paraId="7D7B90A5" w14:textId="73ADE387" w:rsidR="0069546C" w:rsidRPr="006E792E" w:rsidRDefault="0069546C" w:rsidP="0069546C">
            <w:pPr>
              <w:pStyle w:val="TF-TEXTOQUADRO"/>
              <w:jc w:val="center"/>
              <w:rPr>
                <w:sz w:val="20"/>
              </w:rPr>
            </w:pPr>
            <w:r w:rsidRPr="008A22D5">
              <w:rPr>
                <w:sz w:val="20"/>
              </w:rPr>
              <w:t>0%</w:t>
            </w:r>
          </w:p>
        </w:tc>
        <w:tc>
          <w:tcPr>
            <w:tcW w:w="0" w:type="auto"/>
          </w:tcPr>
          <w:p w14:paraId="08690115" w14:textId="259E2E97" w:rsidR="0069546C" w:rsidRPr="006E792E" w:rsidRDefault="0069546C" w:rsidP="0069546C">
            <w:pPr>
              <w:pStyle w:val="TF-TEXTOQUADRO"/>
              <w:jc w:val="center"/>
              <w:rPr>
                <w:sz w:val="20"/>
              </w:rPr>
            </w:pPr>
            <w:r w:rsidRPr="008A22D5">
              <w:rPr>
                <w:sz w:val="20"/>
              </w:rPr>
              <w:t>0%</w:t>
            </w:r>
          </w:p>
        </w:tc>
        <w:tc>
          <w:tcPr>
            <w:tcW w:w="0" w:type="auto"/>
          </w:tcPr>
          <w:p w14:paraId="3F5B2EE9" w14:textId="3F85C822" w:rsidR="0069546C" w:rsidRPr="006E792E" w:rsidRDefault="0069546C" w:rsidP="0069546C">
            <w:pPr>
              <w:pStyle w:val="TF-TEXTOQUADRO"/>
              <w:jc w:val="center"/>
              <w:rPr>
                <w:sz w:val="20"/>
              </w:rPr>
            </w:pPr>
            <w:r w:rsidRPr="008A22D5">
              <w:rPr>
                <w:sz w:val="20"/>
              </w:rPr>
              <w:t>0%</w:t>
            </w:r>
          </w:p>
        </w:tc>
      </w:tr>
      <w:tr w:rsidR="00101E1C" w14:paraId="5B03840B" w14:textId="77777777" w:rsidTr="006A66BF">
        <w:trPr>
          <w:jc w:val="center"/>
        </w:trPr>
        <w:tc>
          <w:tcPr>
            <w:tcW w:w="0" w:type="auto"/>
            <w:shd w:val="clear" w:color="auto" w:fill="auto"/>
            <w:vAlign w:val="center"/>
          </w:tcPr>
          <w:p w14:paraId="76214191" w14:textId="47BE839F" w:rsidR="00101E1C" w:rsidRPr="006E792E" w:rsidRDefault="00101E1C" w:rsidP="00101E1C">
            <w:pPr>
              <w:pStyle w:val="TF-TEXTOQUADRO"/>
              <w:jc w:val="center"/>
              <w:rPr>
                <w:sz w:val="20"/>
              </w:rPr>
            </w:pPr>
            <w:r>
              <w:rPr>
                <w:sz w:val="20"/>
              </w:rPr>
              <w:t>P33</w:t>
            </w:r>
          </w:p>
        </w:tc>
        <w:tc>
          <w:tcPr>
            <w:tcW w:w="0" w:type="auto"/>
            <w:shd w:val="clear" w:color="auto" w:fill="auto"/>
          </w:tcPr>
          <w:p w14:paraId="74DD4EA9" w14:textId="0D38384D" w:rsidR="00101E1C" w:rsidRDefault="00101E1C" w:rsidP="00101E1C">
            <w:pPr>
              <w:pStyle w:val="TF-TEXTOQUADRO"/>
              <w:tabs>
                <w:tab w:val="left" w:pos="204"/>
                <w:tab w:val="center" w:pos="353"/>
              </w:tabs>
              <w:jc w:val="center"/>
              <w:rPr>
                <w:sz w:val="20"/>
              </w:rPr>
            </w:pPr>
            <w:r>
              <w:rPr>
                <w:sz w:val="20"/>
              </w:rPr>
              <w:t>10</w:t>
            </w:r>
            <w:r w:rsidRPr="008A22D5">
              <w:rPr>
                <w:sz w:val="20"/>
              </w:rPr>
              <w:t>0%</w:t>
            </w:r>
          </w:p>
        </w:tc>
        <w:tc>
          <w:tcPr>
            <w:tcW w:w="0" w:type="auto"/>
          </w:tcPr>
          <w:p w14:paraId="691F9451" w14:textId="39926AA0" w:rsidR="00101E1C" w:rsidRPr="00BD2E9A" w:rsidRDefault="00101E1C" w:rsidP="00101E1C">
            <w:pPr>
              <w:pStyle w:val="TF-TEXTOQUADRO"/>
              <w:jc w:val="center"/>
              <w:rPr>
                <w:sz w:val="20"/>
              </w:rPr>
            </w:pPr>
            <w:r w:rsidRPr="008A22D5">
              <w:rPr>
                <w:sz w:val="20"/>
              </w:rPr>
              <w:t>0%</w:t>
            </w:r>
          </w:p>
        </w:tc>
        <w:tc>
          <w:tcPr>
            <w:tcW w:w="0" w:type="auto"/>
          </w:tcPr>
          <w:p w14:paraId="7B89C90E" w14:textId="5271C703" w:rsidR="00101E1C" w:rsidRPr="00BD2E9A" w:rsidRDefault="00101E1C" w:rsidP="00101E1C">
            <w:pPr>
              <w:pStyle w:val="TF-TEXTOQUADRO"/>
              <w:jc w:val="center"/>
              <w:rPr>
                <w:sz w:val="20"/>
              </w:rPr>
            </w:pPr>
            <w:r w:rsidRPr="008A22D5">
              <w:rPr>
                <w:sz w:val="20"/>
              </w:rPr>
              <w:t>0%</w:t>
            </w:r>
          </w:p>
        </w:tc>
        <w:tc>
          <w:tcPr>
            <w:tcW w:w="0" w:type="auto"/>
          </w:tcPr>
          <w:p w14:paraId="6FF311EC" w14:textId="1DBB298E" w:rsidR="00101E1C" w:rsidRPr="00BD2E9A" w:rsidRDefault="00101E1C" w:rsidP="00101E1C">
            <w:pPr>
              <w:pStyle w:val="TF-TEXTOQUADRO"/>
              <w:jc w:val="center"/>
              <w:rPr>
                <w:sz w:val="20"/>
              </w:rPr>
            </w:pPr>
            <w:r w:rsidRPr="008A22D5">
              <w:rPr>
                <w:sz w:val="20"/>
              </w:rPr>
              <w:t>0%</w:t>
            </w:r>
          </w:p>
        </w:tc>
      </w:tr>
      <w:tr w:rsidR="0069546C" w14:paraId="6BAFCE61" w14:textId="77777777" w:rsidTr="006A66BF">
        <w:trPr>
          <w:jc w:val="center"/>
        </w:trPr>
        <w:tc>
          <w:tcPr>
            <w:tcW w:w="0" w:type="auto"/>
            <w:shd w:val="clear" w:color="auto" w:fill="auto"/>
            <w:vAlign w:val="center"/>
          </w:tcPr>
          <w:p w14:paraId="30ED76D5" w14:textId="55725865" w:rsidR="0069546C" w:rsidRDefault="0069546C" w:rsidP="0069546C">
            <w:pPr>
              <w:pStyle w:val="TF-TEXTOQUADRO"/>
              <w:jc w:val="center"/>
              <w:rPr>
                <w:sz w:val="20"/>
              </w:rPr>
            </w:pPr>
            <w:r>
              <w:rPr>
                <w:sz w:val="20"/>
              </w:rPr>
              <w:t>P</w:t>
            </w:r>
            <w:r w:rsidR="00D53725">
              <w:rPr>
                <w:sz w:val="20"/>
              </w:rPr>
              <w:t>34</w:t>
            </w:r>
          </w:p>
        </w:tc>
        <w:tc>
          <w:tcPr>
            <w:tcW w:w="0" w:type="auto"/>
            <w:shd w:val="clear" w:color="auto" w:fill="auto"/>
          </w:tcPr>
          <w:p w14:paraId="20F4A53E" w14:textId="081551E1" w:rsidR="0069546C" w:rsidRDefault="00101E1C" w:rsidP="0069546C">
            <w:pPr>
              <w:pStyle w:val="TF-TEXTOQUADRO"/>
              <w:jc w:val="center"/>
              <w:rPr>
                <w:sz w:val="20"/>
              </w:rPr>
            </w:pPr>
            <w:r>
              <w:rPr>
                <w:sz w:val="20"/>
              </w:rPr>
              <w:t>100</w:t>
            </w:r>
            <w:r w:rsidR="0069546C" w:rsidRPr="008A22D5">
              <w:rPr>
                <w:sz w:val="20"/>
              </w:rPr>
              <w:t>%</w:t>
            </w:r>
          </w:p>
        </w:tc>
        <w:tc>
          <w:tcPr>
            <w:tcW w:w="0" w:type="auto"/>
          </w:tcPr>
          <w:p w14:paraId="64740986" w14:textId="6697BD44" w:rsidR="0069546C" w:rsidRDefault="0069546C" w:rsidP="0069546C">
            <w:pPr>
              <w:pStyle w:val="TF-TEXTOQUADRO"/>
              <w:jc w:val="center"/>
              <w:rPr>
                <w:sz w:val="20"/>
              </w:rPr>
            </w:pPr>
            <w:r w:rsidRPr="008A22D5">
              <w:rPr>
                <w:sz w:val="20"/>
              </w:rPr>
              <w:t>0%</w:t>
            </w:r>
          </w:p>
        </w:tc>
        <w:tc>
          <w:tcPr>
            <w:tcW w:w="0" w:type="auto"/>
          </w:tcPr>
          <w:p w14:paraId="529E36E4" w14:textId="0C5D167D" w:rsidR="0069546C" w:rsidRPr="00977A53" w:rsidRDefault="0069546C" w:rsidP="0069546C">
            <w:pPr>
              <w:pStyle w:val="TF-TEXTOQUADRO"/>
              <w:jc w:val="center"/>
              <w:rPr>
                <w:sz w:val="20"/>
              </w:rPr>
            </w:pPr>
            <w:r w:rsidRPr="008A22D5">
              <w:rPr>
                <w:sz w:val="20"/>
              </w:rPr>
              <w:t>0%</w:t>
            </w:r>
          </w:p>
        </w:tc>
        <w:tc>
          <w:tcPr>
            <w:tcW w:w="0" w:type="auto"/>
          </w:tcPr>
          <w:p w14:paraId="1AACA12C" w14:textId="567D3403" w:rsidR="0069546C" w:rsidRPr="00977A53" w:rsidRDefault="0069546C" w:rsidP="0069546C">
            <w:pPr>
              <w:pStyle w:val="TF-TEXTOQUADRO"/>
              <w:jc w:val="center"/>
              <w:rPr>
                <w:sz w:val="20"/>
              </w:rPr>
            </w:pPr>
            <w:r w:rsidRPr="008A22D5">
              <w:rPr>
                <w:sz w:val="20"/>
              </w:rPr>
              <w:t>0%</w:t>
            </w:r>
          </w:p>
        </w:tc>
      </w:tr>
    </w:tbl>
    <w:p w14:paraId="7D357A50" w14:textId="77777777" w:rsidR="00041DBC" w:rsidRDefault="00041DBC" w:rsidP="00041DBC">
      <w:pPr>
        <w:pStyle w:val="TF-FONTE"/>
      </w:pPr>
      <w:r>
        <w:t>Fonte: elaborado pelos autores (2024).</w:t>
      </w:r>
    </w:p>
    <w:p w14:paraId="62A62931" w14:textId="203ED379" w:rsidR="00361933" w:rsidRDefault="00361933" w:rsidP="00521A5F">
      <w:pPr>
        <w:pStyle w:val="TF-TEXTO"/>
      </w:pPr>
      <w:bookmarkStart w:id="204" w:name="_Ref151496649"/>
      <w:bookmarkStart w:id="205" w:name="_Toc168072334"/>
      <w:r>
        <w:t xml:space="preserve">A terceira parte do formulário visa avaliar a comunicabilidade do </w:t>
      </w:r>
      <w:r w:rsidR="00D700BE">
        <w:t>sistema</w:t>
      </w:r>
      <w:r>
        <w:t xml:space="preserve">. Para isso, foram elaboradas </w:t>
      </w:r>
      <w:r w:rsidR="00935BA1">
        <w:t>5</w:t>
      </w:r>
      <w:r>
        <w:t xml:space="preserve"> questões sobre o </w:t>
      </w:r>
      <w:r w:rsidR="00F17FBF">
        <w:t>sistema de gestão</w:t>
      </w:r>
      <w:r>
        <w:t xml:space="preserve">. Com o objetivo de verificar se os </w:t>
      </w:r>
      <w:r>
        <w:lastRenderedPageBreak/>
        <w:t xml:space="preserve">participantes compreenderam a comunicabilidade do </w:t>
      </w:r>
      <w:r w:rsidR="00DF52C5">
        <w:t>sistema</w:t>
      </w:r>
      <w:r>
        <w:t xml:space="preserve">, as respostas foram elaboradas com base nas expressões de comunicabilidade derivadas do Método </w:t>
      </w:r>
      <w:proofErr w:type="spellStart"/>
      <w:r>
        <w:t>RURUCAg</w:t>
      </w:r>
      <w:proofErr w:type="spellEnd"/>
      <w:r>
        <w:t xml:space="preserve">, apresentadas na </w:t>
      </w:r>
      <w:r>
        <w:fldChar w:fldCharType="begin"/>
      </w:r>
      <w:r>
        <w:instrText xml:space="preserve"> REF _Ref151496649 \h </w:instrText>
      </w:r>
      <w:r w:rsidR="00521A5F">
        <w:instrText xml:space="preserve"> \* MERGEFORMAT </w:instrText>
      </w:r>
      <w:r>
        <w:fldChar w:fldCharType="separate"/>
      </w:r>
      <w:r>
        <w:t xml:space="preserve">Figura </w:t>
      </w:r>
      <w:r>
        <w:fldChar w:fldCharType="end"/>
      </w:r>
      <w:r>
        <w:t xml:space="preserve">. A </w:t>
      </w:r>
      <w:r>
        <w:fldChar w:fldCharType="begin"/>
      </w:r>
      <w:r>
        <w:instrText xml:space="preserve"> REF _Ref151496649 \h </w:instrText>
      </w:r>
      <w:r w:rsidR="00521A5F">
        <w:instrText xml:space="preserve"> \* MERGEFORMAT </w:instrText>
      </w:r>
      <w:r>
        <w:fldChar w:fldCharType="separate"/>
      </w:r>
      <w:r>
        <w:t>Figura</w:t>
      </w:r>
      <w:r w:rsidR="00250E3E">
        <w:t xml:space="preserve"> 29</w:t>
      </w:r>
      <w:r>
        <w:t xml:space="preserve"> </w:t>
      </w:r>
      <w:r>
        <w:fldChar w:fldCharType="end"/>
      </w:r>
      <w:r>
        <w:t xml:space="preserve"> exibe uma escala numérica de 0 a 13. A expressão zero representa a melhor reação possível, enquanto a 13 retrata o pior cenário. A opção zero indica que a comunicabilidade foi a ideal, as opções um e dois indicam que a comunicabilidade permanece boa. Nas opções de número 3 a 11, a comunicabilidade não é completamente percebida pelo usuário, ainda pode ser considerada boa dependendo da proximidade com as expressões iniciais, porém não é o ideal. A partir da expressão 12, a comunicabilidade começa a ficar comprometida até atingir o seu limite na expressão 13.</w:t>
      </w:r>
    </w:p>
    <w:p w14:paraId="6764E07C" w14:textId="752489EB" w:rsidR="002014F2" w:rsidRDefault="002014F2" w:rsidP="002014F2">
      <w:pPr>
        <w:pStyle w:val="TF-LEGENDA"/>
      </w:pPr>
      <w:bookmarkStart w:id="206" w:name="_Toc169379583"/>
      <w:r>
        <w:t>Figura</w:t>
      </w:r>
      <w:r w:rsidR="00250E3E">
        <w:t xml:space="preserve"> 29</w:t>
      </w:r>
      <w:r>
        <w:t xml:space="preserve"> </w:t>
      </w:r>
      <w:fldSimple w:instr=" SEQ Figura \* ARABIC "/>
      <w:bookmarkEnd w:id="204"/>
      <w:r>
        <w:t xml:space="preserve"> </w:t>
      </w:r>
      <w:r w:rsidRPr="00AB0191">
        <w:t>– Expressões de comunicabilidade</w:t>
      </w:r>
      <w:bookmarkEnd w:id="205"/>
      <w:bookmarkEnd w:id="206"/>
    </w:p>
    <w:p w14:paraId="2404D315" w14:textId="77777777" w:rsidR="002014F2" w:rsidRPr="00C7409E" w:rsidRDefault="002014F2" w:rsidP="002014F2">
      <w:pPr>
        <w:pStyle w:val="TF-FIGURA"/>
      </w:pPr>
      <w:r>
        <w:rPr>
          <w:noProof/>
        </w:rPr>
        <w:drawing>
          <wp:inline distT="0" distB="0" distL="0" distR="0" wp14:anchorId="141CBDFC" wp14:editId="2DB12964">
            <wp:extent cx="5634000" cy="1767600"/>
            <wp:effectExtent l="19050" t="19050" r="24130" b="23495"/>
            <wp:docPr id="61" name="Imagem 108"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108" descr="Uma imagem contendo Forma&#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4000" cy="1767600"/>
                    </a:xfrm>
                    <a:prstGeom prst="rect">
                      <a:avLst/>
                    </a:prstGeom>
                    <a:noFill/>
                    <a:ln w="12700" cmpd="sng">
                      <a:solidFill>
                        <a:srgbClr val="000000"/>
                      </a:solidFill>
                      <a:miter lim="800000"/>
                      <a:headEnd/>
                      <a:tailEnd/>
                    </a:ln>
                    <a:effectLst/>
                  </pic:spPr>
                </pic:pic>
              </a:graphicData>
            </a:graphic>
          </wp:inline>
        </w:drawing>
      </w:r>
    </w:p>
    <w:p w14:paraId="6822A4E4" w14:textId="77777777" w:rsidR="002014F2" w:rsidRDefault="002014F2" w:rsidP="002014F2">
      <w:pPr>
        <w:pStyle w:val="TF-FONTE"/>
      </w:pPr>
      <w:r>
        <w:t>Fonte: Costa (2018).</w:t>
      </w:r>
    </w:p>
    <w:p w14:paraId="029E92E1" w14:textId="77777777" w:rsidR="0021789F" w:rsidRDefault="0021789F" w:rsidP="0021789F"/>
    <w:p w14:paraId="1E62D203" w14:textId="38F383C8" w:rsidR="00A31A33" w:rsidRPr="00C010F7" w:rsidRDefault="00310B2C" w:rsidP="00C010F7">
      <w:pPr>
        <w:spacing w:line="360" w:lineRule="auto"/>
        <w:jc w:val="both"/>
        <w:rPr>
          <w:color w:val="000000"/>
        </w:rPr>
      </w:pPr>
      <w:r>
        <w:tab/>
      </w:r>
      <w:r w:rsidR="00885A7A">
        <w:t xml:space="preserve">As perguntas de comunicabilidade tiveram um resultado positivo, </w:t>
      </w:r>
      <w:r w:rsidR="002834B7">
        <w:t>de acordo com a Tabela 7,</w:t>
      </w:r>
      <w:r w:rsidR="002834B7" w:rsidRPr="002834B7">
        <w:t xml:space="preserve"> </w:t>
      </w:r>
      <w:r w:rsidR="002834B7" w:rsidRPr="002834B7">
        <w:rPr>
          <w:rFonts w:ascii="Courier New" w:hAnsi="Courier New" w:cs="Courier New"/>
          <w:sz w:val="20"/>
          <w:szCs w:val="20"/>
        </w:rPr>
        <w:t>qual expressão melhor retrata a sua experiência com a</w:t>
      </w:r>
      <w:r w:rsidR="002834B7">
        <w:rPr>
          <w:rFonts w:ascii="Courier New" w:hAnsi="Courier New" w:cs="Courier New"/>
          <w:sz w:val="20"/>
          <w:szCs w:val="20"/>
        </w:rPr>
        <w:t xml:space="preserve"> </w:t>
      </w:r>
      <w:r w:rsidR="002834B7" w:rsidRPr="002834B7">
        <w:rPr>
          <w:rFonts w:ascii="Courier New" w:hAnsi="Courier New" w:cs="Courier New"/>
          <w:sz w:val="20"/>
          <w:szCs w:val="20"/>
        </w:rPr>
        <w:t>inclusão de produtos no sistema</w:t>
      </w:r>
      <w:r w:rsidR="002834B7">
        <w:t xml:space="preserve">, </w:t>
      </w:r>
      <w:r w:rsidR="00887959">
        <w:t xml:space="preserve">os dois participantes sinalizaram </w:t>
      </w:r>
      <w:r w:rsidR="0062138C">
        <w:t xml:space="preserve">a </w:t>
      </w:r>
      <w:r w:rsidR="0062138C" w:rsidRPr="0062138C">
        <w:rPr>
          <w:rFonts w:ascii="Courier New" w:hAnsi="Courier New" w:cs="Courier New"/>
          <w:color w:val="000000"/>
          <w:sz w:val="20"/>
          <w:szCs w:val="20"/>
        </w:rPr>
        <w:t xml:space="preserve">(opção 0 - </w:t>
      </w:r>
      <w:proofErr w:type="gramStart"/>
      <w:r w:rsidR="0062138C" w:rsidRPr="0062138C">
        <w:rPr>
          <w:rFonts w:ascii="Courier New" w:hAnsi="Courier New" w:cs="Courier New"/>
          <w:color w:val="000000"/>
          <w:sz w:val="20"/>
          <w:szCs w:val="20"/>
        </w:rPr>
        <w:t>curti</w:t>
      </w:r>
      <w:proofErr w:type="gramEnd"/>
      <w:r w:rsidR="0062138C" w:rsidRPr="0062138C">
        <w:rPr>
          <w:rFonts w:ascii="Courier New" w:hAnsi="Courier New" w:cs="Courier New"/>
          <w:color w:val="000000"/>
          <w:sz w:val="20"/>
          <w:szCs w:val="20"/>
        </w:rPr>
        <w:t>)</w:t>
      </w:r>
      <w:r w:rsidR="005E4185">
        <w:rPr>
          <w:color w:val="000000"/>
        </w:rPr>
        <w:t xml:space="preserve">. </w:t>
      </w:r>
      <w:r w:rsidR="00E41921" w:rsidRPr="00E41921">
        <w:rPr>
          <w:color w:val="000000"/>
        </w:rPr>
        <w:t xml:space="preserve">A tabela mostra um padrão similar em outras áreas avaliadas. Por exemplo, na questão </w:t>
      </w:r>
      <w:r w:rsidR="00E41921" w:rsidRPr="00E41921">
        <w:rPr>
          <w:rFonts w:ascii="Courier New" w:hAnsi="Courier New" w:cs="Courier New"/>
          <w:color w:val="000000"/>
          <w:sz w:val="20"/>
          <w:szCs w:val="20"/>
        </w:rPr>
        <w:t>qual expressão melhor retrata a sua experiência com a velocidade de venda</w:t>
      </w:r>
      <w:r w:rsidR="00E41921" w:rsidRPr="00E41921">
        <w:rPr>
          <w:color w:val="000000"/>
        </w:rPr>
        <w:t>,</w:t>
      </w:r>
      <w:r w:rsidR="00863FE7">
        <w:rPr>
          <w:color w:val="000000"/>
        </w:rPr>
        <w:t xml:space="preserve"> </w:t>
      </w:r>
      <w:r w:rsidR="00E607D0" w:rsidRPr="00E607D0">
        <w:rPr>
          <w:rFonts w:ascii="Courier New" w:hAnsi="Courier New" w:cs="Courier New"/>
          <w:sz w:val="20"/>
        </w:rPr>
        <w:t>qual expressão melhor retrata a sua experiência com a quantidade de relatórios disponíveis no sistema</w:t>
      </w:r>
      <w:r w:rsidR="00E607D0">
        <w:rPr>
          <w:sz w:val="20"/>
        </w:rPr>
        <w:t xml:space="preserve"> </w:t>
      </w:r>
      <w:r w:rsidR="00E607D0" w:rsidRPr="00744751">
        <w:t>e</w:t>
      </w:r>
      <w:r w:rsidR="00744751">
        <w:rPr>
          <w:rFonts w:ascii="Courier New" w:hAnsi="Courier New" w:cs="Courier New"/>
          <w:color w:val="000000"/>
          <w:sz w:val="20"/>
          <w:szCs w:val="20"/>
        </w:rPr>
        <w:t xml:space="preserve"> </w:t>
      </w:r>
      <w:r w:rsidR="00BC07CA" w:rsidRPr="00BC07CA">
        <w:rPr>
          <w:rFonts w:ascii="Courier New" w:hAnsi="Courier New" w:cs="Courier New"/>
          <w:sz w:val="20"/>
        </w:rPr>
        <w:t>qual expressão melhor retrata a sua experiência com a clareza nas ações dos botões do sistema</w:t>
      </w:r>
      <w:r w:rsidR="00E607D0">
        <w:rPr>
          <w:sz w:val="20"/>
        </w:rPr>
        <w:t>,</w:t>
      </w:r>
      <w:r w:rsidR="00E41921" w:rsidRPr="00E41921">
        <w:rPr>
          <w:color w:val="000000"/>
        </w:rPr>
        <w:t xml:space="preserve"> uma pessoa assinalou a </w:t>
      </w:r>
      <w:r w:rsidR="003B5666" w:rsidRPr="0062138C">
        <w:rPr>
          <w:rFonts w:ascii="Courier New" w:hAnsi="Courier New" w:cs="Courier New"/>
          <w:color w:val="000000"/>
          <w:sz w:val="20"/>
          <w:szCs w:val="20"/>
        </w:rPr>
        <w:t>(opção 0 - curti)</w:t>
      </w:r>
      <w:r w:rsidR="00E41921" w:rsidRPr="00E41921">
        <w:rPr>
          <w:color w:val="000000"/>
        </w:rPr>
        <w:t xml:space="preserve"> e outra a </w:t>
      </w:r>
      <w:r w:rsidR="003B5666" w:rsidRPr="0062138C">
        <w:rPr>
          <w:rFonts w:ascii="Courier New" w:hAnsi="Courier New" w:cs="Courier New"/>
          <w:color w:val="000000"/>
          <w:sz w:val="20"/>
          <w:szCs w:val="20"/>
        </w:rPr>
        <w:t xml:space="preserve">(opção </w:t>
      </w:r>
      <w:r w:rsidR="003B5666">
        <w:rPr>
          <w:rFonts w:ascii="Courier New" w:hAnsi="Courier New" w:cs="Courier New"/>
          <w:color w:val="000000"/>
          <w:sz w:val="20"/>
          <w:szCs w:val="20"/>
        </w:rPr>
        <w:t>1</w:t>
      </w:r>
      <w:r w:rsidR="003B5666" w:rsidRPr="0062138C">
        <w:rPr>
          <w:rFonts w:ascii="Courier New" w:hAnsi="Courier New" w:cs="Courier New"/>
          <w:color w:val="000000"/>
          <w:sz w:val="20"/>
          <w:szCs w:val="20"/>
        </w:rPr>
        <w:t xml:space="preserve"> - curti)</w:t>
      </w:r>
      <w:r w:rsidR="00E41921" w:rsidRPr="00E41921">
        <w:rPr>
          <w:color w:val="000000"/>
        </w:rPr>
        <w:t xml:space="preserve">, o que ainda reflete uma percepção bastante positiva. </w:t>
      </w:r>
      <w:r w:rsidR="00BC07CA">
        <w:rPr>
          <w:color w:val="000000"/>
        </w:rPr>
        <w:t xml:space="preserve">Por último a pergunta </w:t>
      </w:r>
      <w:r w:rsidR="00714F6E" w:rsidRPr="00714F6E">
        <w:rPr>
          <w:rFonts w:ascii="Courier New" w:hAnsi="Courier New" w:cs="Courier New"/>
          <w:sz w:val="20"/>
        </w:rPr>
        <w:t>qual expressão melhor retrata a sua experiência com a redução de gastos com produtos desnecessários</w:t>
      </w:r>
      <w:r w:rsidR="00714F6E">
        <w:rPr>
          <w:rFonts w:ascii="Courier New" w:hAnsi="Courier New" w:cs="Courier New"/>
          <w:sz w:val="20"/>
        </w:rPr>
        <w:t xml:space="preserve">, </w:t>
      </w:r>
      <w:r w:rsidR="00714F6E">
        <w:t xml:space="preserve">o resultado foi 100% na </w:t>
      </w:r>
      <w:r w:rsidR="00714F6E" w:rsidRPr="0062138C">
        <w:rPr>
          <w:rFonts w:ascii="Courier New" w:hAnsi="Courier New" w:cs="Courier New"/>
          <w:color w:val="000000"/>
          <w:sz w:val="20"/>
          <w:szCs w:val="20"/>
        </w:rPr>
        <w:t xml:space="preserve">(opção 0 </w:t>
      </w:r>
      <w:r w:rsidR="00C010F7">
        <w:rPr>
          <w:rFonts w:ascii="Courier New" w:hAnsi="Courier New" w:cs="Courier New"/>
          <w:color w:val="000000"/>
          <w:sz w:val="20"/>
          <w:szCs w:val="20"/>
        </w:rPr>
        <w:t>–</w:t>
      </w:r>
      <w:r w:rsidR="00714F6E" w:rsidRPr="0062138C">
        <w:rPr>
          <w:rFonts w:ascii="Courier New" w:hAnsi="Courier New" w:cs="Courier New"/>
          <w:color w:val="000000"/>
          <w:sz w:val="20"/>
          <w:szCs w:val="20"/>
        </w:rPr>
        <w:t xml:space="preserve"> </w:t>
      </w:r>
      <w:r w:rsidR="00C010F7">
        <w:rPr>
          <w:rFonts w:ascii="Courier New" w:hAnsi="Courier New" w:cs="Courier New"/>
          <w:color w:val="000000"/>
          <w:sz w:val="20"/>
          <w:szCs w:val="20"/>
        </w:rPr>
        <w:t>vai de outro jeito</w:t>
      </w:r>
      <w:r w:rsidR="00714F6E" w:rsidRPr="0062138C">
        <w:rPr>
          <w:rFonts w:ascii="Courier New" w:hAnsi="Courier New" w:cs="Courier New"/>
          <w:color w:val="000000"/>
          <w:sz w:val="20"/>
          <w:szCs w:val="20"/>
        </w:rPr>
        <w:t>)</w:t>
      </w:r>
      <w:r w:rsidR="00714F6E">
        <w:rPr>
          <w:color w:val="000000"/>
        </w:rPr>
        <w:t>.</w:t>
      </w:r>
    </w:p>
    <w:p w14:paraId="2D8359BD" w14:textId="38001C2F" w:rsidR="0021789F" w:rsidRDefault="0021789F" w:rsidP="0021789F">
      <w:pPr>
        <w:pStyle w:val="TF-LEGENDA"/>
      </w:pPr>
      <w:bookmarkStart w:id="207" w:name="_Ref151496770"/>
      <w:bookmarkStart w:id="208" w:name="_Toc168072376"/>
      <w:bookmarkStart w:id="209" w:name="_Toc169376940"/>
      <w:r>
        <w:t xml:space="preserve">Tabela </w:t>
      </w:r>
      <w:fldSimple w:instr=" SEQ Tabela \* ARABIC ">
        <w:r>
          <w:rPr>
            <w:noProof/>
          </w:rPr>
          <w:t>7</w:t>
        </w:r>
      </w:fldSimple>
      <w:bookmarkEnd w:id="207"/>
      <w:r>
        <w:t xml:space="preserve"> </w:t>
      </w:r>
      <w:r w:rsidRPr="00BD3A0E">
        <w:t xml:space="preserve">– Resultado da avaliação de comunicabilidade pelo Método </w:t>
      </w:r>
      <w:proofErr w:type="spellStart"/>
      <w:r w:rsidRPr="00BD3A0E">
        <w:t>RURUCAg</w:t>
      </w:r>
      <w:bookmarkEnd w:id="208"/>
      <w:bookmarkEnd w:id="209"/>
      <w:proofErr w:type="spellEnd"/>
      <w:r w:rsidRPr="00BD3A0E">
        <w:t xml:space="preserve"> </w:t>
      </w:r>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4248"/>
        <w:gridCol w:w="316"/>
        <w:gridCol w:w="316"/>
        <w:gridCol w:w="316"/>
        <w:gridCol w:w="316"/>
        <w:gridCol w:w="316"/>
        <w:gridCol w:w="316"/>
        <w:gridCol w:w="316"/>
        <w:gridCol w:w="316"/>
        <w:gridCol w:w="316"/>
        <w:gridCol w:w="316"/>
        <w:gridCol w:w="416"/>
        <w:gridCol w:w="416"/>
        <w:gridCol w:w="416"/>
        <w:gridCol w:w="416"/>
      </w:tblGrid>
      <w:tr w:rsidR="0021789F" w:rsidRPr="003B1518" w14:paraId="036EB070" w14:textId="77777777" w:rsidTr="006A66BF">
        <w:trPr>
          <w:trHeight w:val="136"/>
          <w:jc w:val="center"/>
        </w:trPr>
        <w:tc>
          <w:tcPr>
            <w:tcW w:w="0" w:type="auto"/>
            <w:shd w:val="clear" w:color="auto" w:fill="A6A6A6"/>
            <w:vAlign w:val="center"/>
          </w:tcPr>
          <w:p w14:paraId="23168480" w14:textId="77777777" w:rsidR="0021789F" w:rsidRPr="00D4797F" w:rsidRDefault="0021789F" w:rsidP="006A66BF">
            <w:pPr>
              <w:pStyle w:val="TF-TEXTOQUADRO"/>
              <w:rPr>
                <w:b/>
                <w:bCs/>
                <w:sz w:val="20"/>
              </w:rPr>
            </w:pPr>
            <w:r w:rsidRPr="00D4797F">
              <w:rPr>
                <w:b/>
                <w:bCs/>
                <w:sz w:val="20"/>
              </w:rPr>
              <w:t>Pergunta</w:t>
            </w:r>
          </w:p>
        </w:tc>
        <w:tc>
          <w:tcPr>
            <w:tcW w:w="0" w:type="auto"/>
            <w:shd w:val="clear" w:color="auto" w:fill="A6A6A6"/>
            <w:vAlign w:val="center"/>
          </w:tcPr>
          <w:p w14:paraId="31E5D800" w14:textId="77777777" w:rsidR="0021789F" w:rsidRPr="00D4797F" w:rsidRDefault="0021789F" w:rsidP="006A66BF">
            <w:pPr>
              <w:pStyle w:val="TF-TEXTOQUADRO"/>
              <w:rPr>
                <w:b/>
                <w:bCs/>
                <w:sz w:val="20"/>
              </w:rPr>
            </w:pPr>
            <w:r w:rsidRPr="00D4797F">
              <w:rPr>
                <w:b/>
                <w:bCs/>
                <w:sz w:val="20"/>
              </w:rPr>
              <w:t>0</w:t>
            </w:r>
          </w:p>
        </w:tc>
        <w:tc>
          <w:tcPr>
            <w:tcW w:w="0" w:type="auto"/>
            <w:shd w:val="clear" w:color="auto" w:fill="A6A6A6"/>
          </w:tcPr>
          <w:p w14:paraId="599C4600" w14:textId="77777777" w:rsidR="0021789F" w:rsidRPr="00D4797F" w:rsidRDefault="0021789F" w:rsidP="006A66BF">
            <w:pPr>
              <w:pStyle w:val="TF-TEXTOQUADRO"/>
              <w:rPr>
                <w:b/>
                <w:bCs/>
                <w:sz w:val="20"/>
              </w:rPr>
            </w:pPr>
            <w:r w:rsidRPr="00D4797F">
              <w:rPr>
                <w:b/>
                <w:bCs/>
                <w:sz w:val="20"/>
              </w:rPr>
              <w:t>1</w:t>
            </w:r>
          </w:p>
        </w:tc>
        <w:tc>
          <w:tcPr>
            <w:tcW w:w="0" w:type="auto"/>
            <w:shd w:val="clear" w:color="auto" w:fill="A6A6A6"/>
          </w:tcPr>
          <w:p w14:paraId="5B364B36" w14:textId="77777777" w:rsidR="0021789F" w:rsidRPr="00D4797F" w:rsidRDefault="0021789F" w:rsidP="006A66BF">
            <w:pPr>
              <w:pStyle w:val="TF-TEXTOQUADRO"/>
              <w:rPr>
                <w:b/>
                <w:bCs/>
                <w:sz w:val="20"/>
              </w:rPr>
            </w:pPr>
            <w:r w:rsidRPr="00D4797F">
              <w:rPr>
                <w:b/>
                <w:bCs/>
                <w:sz w:val="20"/>
              </w:rPr>
              <w:t>2</w:t>
            </w:r>
          </w:p>
        </w:tc>
        <w:tc>
          <w:tcPr>
            <w:tcW w:w="0" w:type="auto"/>
            <w:shd w:val="clear" w:color="auto" w:fill="A6A6A6"/>
          </w:tcPr>
          <w:p w14:paraId="4CF02EF5" w14:textId="77777777" w:rsidR="0021789F" w:rsidRPr="00D4797F" w:rsidRDefault="0021789F" w:rsidP="006A66BF">
            <w:pPr>
              <w:pStyle w:val="TF-TEXTOQUADRO"/>
              <w:rPr>
                <w:b/>
                <w:bCs/>
                <w:sz w:val="20"/>
              </w:rPr>
            </w:pPr>
            <w:r w:rsidRPr="00D4797F">
              <w:rPr>
                <w:b/>
                <w:bCs/>
                <w:sz w:val="20"/>
              </w:rPr>
              <w:t>3</w:t>
            </w:r>
          </w:p>
        </w:tc>
        <w:tc>
          <w:tcPr>
            <w:tcW w:w="0" w:type="auto"/>
            <w:shd w:val="clear" w:color="auto" w:fill="A6A6A6"/>
            <w:vAlign w:val="center"/>
          </w:tcPr>
          <w:p w14:paraId="35464CC3" w14:textId="77777777" w:rsidR="0021789F" w:rsidRPr="00D4797F" w:rsidRDefault="0021789F" w:rsidP="006A66BF">
            <w:pPr>
              <w:pStyle w:val="TF-TEXTOQUADRO"/>
              <w:rPr>
                <w:b/>
                <w:bCs/>
                <w:sz w:val="20"/>
              </w:rPr>
            </w:pPr>
            <w:r w:rsidRPr="00D4797F">
              <w:rPr>
                <w:b/>
                <w:bCs/>
                <w:sz w:val="20"/>
              </w:rPr>
              <w:t>4</w:t>
            </w:r>
          </w:p>
        </w:tc>
        <w:tc>
          <w:tcPr>
            <w:tcW w:w="0" w:type="auto"/>
            <w:shd w:val="clear" w:color="auto" w:fill="A6A6A6"/>
          </w:tcPr>
          <w:p w14:paraId="64FBB3EC" w14:textId="77777777" w:rsidR="0021789F" w:rsidRPr="00D4797F" w:rsidRDefault="0021789F" w:rsidP="006A66BF">
            <w:pPr>
              <w:pStyle w:val="TF-TEXTOQUADRO"/>
              <w:rPr>
                <w:b/>
                <w:bCs/>
                <w:sz w:val="20"/>
              </w:rPr>
            </w:pPr>
            <w:r w:rsidRPr="00D4797F">
              <w:rPr>
                <w:b/>
                <w:bCs/>
                <w:sz w:val="20"/>
              </w:rPr>
              <w:t>5</w:t>
            </w:r>
          </w:p>
        </w:tc>
        <w:tc>
          <w:tcPr>
            <w:tcW w:w="0" w:type="auto"/>
            <w:shd w:val="clear" w:color="auto" w:fill="A6A6A6"/>
          </w:tcPr>
          <w:p w14:paraId="273251D5" w14:textId="77777777" w:rsidR="0021789F" w:rsidRPr="00D4797F" w:rsidRDefault="0021789F" w:rsidP="006A66BF">
            <w:pPr>
              <w:pStyle w:val="TF-TEXTOQUADRO"/>
              <w:rPr>
                <w:b/>
                <w:bCs/>
                <w:sz w:val="20"/>
              </w:rPr>
            </w:pPr>
            <w:r w:rsidRPr="00D4797F">
              <w:rPr>
                <w:b/>
                <w:bCs/>
                <w:sz w:val="20"/>
              </w:rPr>
              <w:t>6</w:t>
            </w:r>
          </w:p>
        </w:tc>
        <w:tc>
          <w:tcPr>
            <w:tcW w:w="0" w:type="auto"/>
            <w:shd w:val="clear" w:color="auto" w:fill="A6A6A6"/>
          </w:tcPr>
          <w:p w14:paraId="507A1DD6" w14:textId="77777777" w:rsidR="0021789F" w:rsidRPr="00D4797F" w:rsidRDefault="0021789F" w:rsidP="006A66BF">
            <w:pPr>
              <w:pStyle w:val="TF-TEXTOQUADRO"/>
              <w:rPr>
                <w:b/>
                <w:bCs/>
                <w:sz w:val="20"/>
              </w:rPr>
            </w:pPr>
            <w:r w:rsidRPr="00D4797F">
              <w:rPr>
                <w:b/>
                <w:bCs/>
                <w:sz w:val="20"/>
              </w:rPr>
              <w:t>7</w:t>
            </w:r>
          </w:p>
        </w:tc>
        <w:tc>
          <w:tcPr>
            <w:tcW w:w="0" w:type="auto"/>
            <w:shd w:val="clear" w:color="auto" w:fill="A6A6A6"/>
          </w:tcPr>
          <w:p w14:paraId="77D78330" w14:textId="77777777" w:rsidR="0021789F" w:rsidRPr="00D4797F" w:rsidRDefault="0021789F" w:rsidP="006A66BF">
            <w:pPr>
              <w:pStyle w:val="TF-TEXTOQUADRO"/>
              <w:rPr>
                <w:b/>
                <w:bCs/>
                <w:sz w:val="20"/>
              </w:rPr>
            </w:pPr>
            <w:r w:rsidRPr="00D4797F">
              <w:rPr>
                <w:b/>
                <w:bCs/>
                <w:sz w:val="20"/>
              </w:rPr>
              <w:t>8</w:t>
            </w:r>
          </w:p>
        </w:tc>
        <w:tc>
          <w:tcPr>
            <w:tcW w:w="0" w:type="auto"/>
            <w:shd w:val="clear" w:color="auto" w:fill="A6A6A6"/>
          </w:tcPr>
          <w:p w14:paraId="21D0D096" w14:textId="77777777" w:rsidR="0021789F" w:rsidRPr="00D4797F" w:rsidRDefault="0021789F" w:rsidP="006A66BF">
            <w:pPr>
              <w:pStyle w:val="TF-TEXTOQUADRO"/>
              <w:rPr>
                <w:b/>
                <w:bCs/>
                <w:sz w:val="20"/>
              </w:rPr>
            </w:pPr>
            <w:r w:rsidRPr="00D4797F">
              <w:rPr>
                <w:b/>
                <w:bCs/>
                <w:sz w:val="20"/>
              </w:rPr>
              <w:t>9</w:t>
            </w:r>
          </w:p>
        </w:tc>
        <w:tc>
          <w:tcPr>
            <w:tcW w:w="0" w:type="auto"/>
            <w:shd w:val="clear" w:color="auto" w:fill="A6A6A6"/>
          </w:tcPr>
          <w:p w14:paraId="62DEBF9D" w14:textId="77777777" w:rsidR="0021789F" w:rsidRPr="00D4797F" w:rsidRDefault="0021789F" w:rsidP="006A66BF">
            <w:pPr>
              <w:pStyle w:val="TF-TEXTOQUADRO"/>
              <w:rPr>
                <w:b/>
                <w:bCs/>
                <w:sz w:val="20"/>
              </w:rPr>
            </w:pPr>
            <w:r w:rsidRPr="00D4797F">
              <w:rPr>
                <w:b/>
                <w:bCs/>
                <w:sz w:val="20"/>
              </w:rPr>
              <w:t>10</w:t>
            </w:r>
          </w:p>
        </w:tc>
        <w:tc>
          <w:tcPr>
            <w:tcW w:w="0" w:type="auto"/>
            <w:shd w:val="clear" w:color="auto" w:fill="A6A6A6"/>
          </w:tcPr>
          <w:p w14:paraId="1669E1EC" w14:textId="77777777" w:rsidR="0021789F" w:rsidRPr="00D4797F" w:rsidRDefault="0021789F" w:rsidP="006A66BF">
            <w:pPr>
              <w:pStyle w:val="TF-TEXTOQUADRO"/>
              <w:rPr>
                <w:b/>
                <w:bCs/>
                <w:sz w:val="20"/>
              </w:rPr>
            </w:pPr>
            <w:r w:rsidRPr="00D4797F">
              <w:rPr>
                <w:b/>
                <w:bCs/>
                <w:sz w:val="20"/>
              </w:rPr>
              <w:t>11</w:t>
            </w:r>
          </w:p>
        </w:tc>
        <w:tc>
          <w:tcPr>
            <w:tcW w:w="0" w:type="auto"/>
            <w:shd w:val="clear" w:color="auto" w:fill="A6A6A6"/>
          </w:tcPr>
          <w:p w14:paraId="770CE62F" w14:textId="77777777" w:rsidR="0021789F" w:rsidRPr="00D4797F" w:rsidRDefault="0021789F" w:rsidP="006A66BF">
            <w:pPr>
              <w:pStyle w:val="TF-TEXTOQUADRO"/>
              <w:rPr>
                <w:b/>
                <w:bCs/>
                <w:sz w:val="20"/>
              </w:rPr>
            </w:pPr>
            <w:r w:rsidRPr="00D4797F">
              <w:rPr>
                <w:b/>
                <w:bCs/>
                <w:sz w:val="20"/>
              </w:rPr>
              <w:t>12</w:t>
            </w:r>
          </w:p>
        </w:tc>
        <w:tc>
          <w:tcPr>
            <w:tcW w:w="0" w:type="auto"/>
            <w:shd w:val="clear" w:color="auto" w:fill="A6A6A6"/>
          </w:tcPr>
          <w:p w14:paraId="44E795E8" w14:textId="77777777" w:rsidR="0021789F" w:rsidRPr="00D4797F" w:rsidRDefault="0021789F" w:rsidP="006A66BF">
            <w:pPr>
              <w:pStyle w:val="TF-TEXTOQUADRO"/>
              <w:rPr>
                <w:b/>
                <w:bCs/>
                <w:sz w:val="20"/>
              </w:rPr>
            </w:pPr>
            <w:r w:rsidRPr="00D4797F">
              <w:rPr>
                <w:b/>
                <w:bCs/>
                <w:sz w:val="20"/>
              </w:rPr>
              <w:t>13</w:t>
            </w:r>
          </w:p>
        </w:tc>
      </w:tr>
      <w:tr w:rsidR="00AD7FAC" w:rsidRPr="003B1518" w14:paraId="7A845F98" w14:textId="77777777" w:rsidTr="006A66BF">
        <w:trPr>
          <w:jc w:val="center"/>
        </w:trPr>
        <w:tc>
          <w:tcPr>
            <w:tcW w:w="0" w:type="auto"/>
            <w:vAlign w:val="center"/>
          </w:tcPr>
          <w:p w14:paraId="48737348" w14:textId="3AA0F811" w:rsidR="00AD7FAC" w:rsidRPr="00D4797F" w:rsidRDefault="00AD7FAC" w:rsidP="00AD7FAC">
            <w:pPr>
              <w:pStyle w:val="TF-TEXTOQUADRO"/>
              <w:rPr>
                <w:sz w:val="20"/>
              </w:rPr>
            </w:pPr>
            <w:r w:rsidRPr="00AD7FAC">
              <w:rPr>
                <w:sz w:val="20"/>
              </w:rPr>
              <w:t xml:space="preserve">De 0 a 13, sendo 0 a melhor e 13 a pior, qual expressão melhor retrata a sua experiência com </w:t>
            </w:r>
            <w:proofErr w:type="gramStart"/>
            <w:r w:rsidRPr="00AD7FAC">
              <w:rPr>
                <w:sz w:val="20"/>
              </w:rPr>
              <w:t>a  inclusão</w:t>
            </w:r>
            <w:proofErr w:type="gramEnd"/>
            <w:r w:rsidRPr="00AD7FAC">
              <w:rPr>
                <w:sz w:val="20"/>
              </w:rPr>
              <w:t xml:space="preserve"> de produtos no sistema.</w:t>
            </w:r>
          </w:p>
        </w:tc>
        <w:tc>
          <w:tcPr>
            <w:tcW w:w="0" w:type="auto"/>
          </w:tcPr>
          <w:p w14:paraId="101A6CA6" w14:textId="5E27A429" w:rsidR="00AD7FAC" w:rsidRPr="00D4797F" w:rsidRDefault="0088785D" w:rsidP="00AD7FAC">
            <w:pPr>
              <w:pStyle w:val="TF-TEXTOQUADRO"/>
              <w:jc w:val="center"/>
              <w:rPr>
                <w:sz w:val="20"/>
              </w:rPr>
            </w:pPr>
            <w:r>
              <w:rPr>
                <w:sz w:val="20"/>
              </w:rPr>
              <w:t>2</w:t>
            </w:r>
          </w:p>
        </w:tc>
        <w:tc>
          <w:tcPr>
            <w:tcW w:w="0" w:type="auto"/>
          </w:tcPr>
          <w:p w14:paraId="60C6C776" w14:textId="04446445" w:rsidR="00AD7FAC" w:rsidRPr="00D4797F" w:rsidRDefault="00AD7FAC" w:rsidP="00AD7FAC">
            <w:pPr>
              <w:pStyle w:val="TF-TEXTOQUADRO"/>
              <w:jc w:val="center"/>
              <w:rPr>
                <w:sz w:val="20"/>
              </w:rPr>
            </w:pPr>
            <w:r w:rsidRPr="00DF4201">
              <w:rPr>
                <w:sz w:val="20"/>
              </w:rPr>
              <w:t>0</w:t>
            </w:r>
          </w:p>
        </w:tc>
        <w:tc>
          <w:tcPr>
            <w:tcW w:w="0" w:type="auto"/>
          </w:tcPr>
          <w:p w14:paraId="44DEEBAF" w14:textId="2687D8FC" w:rsidR="00AD7FAC" w:rsidRPr="00D4797F" w:rsidRDefault="00AD7FAC" w:rsidP="00AD7FAC">
            <w:pPr>
              <w:pStyle w:val="TF-TEXTOQUADRO"/>
              <w:jc w:val="center"/>
              <w:rPr>
                <w:sz w:val="20"/>
              </w:rPr>
            </w:pPr>
            <w:r w:rsidRPr="00DF4201">
              <w:rPr>
                <w:sz w:val="20"/>
              </w:rPr>
              <w:t>0</w:t>
            </w:r>
          </w:p>
        </w:tc>
        <w:tc>
          <w:tcPr>
            <w:tcW w:w="0" w:type="auto"/>
          </w:tcPr>
          <w:p w14:paraId="37046F0B" w14:textId="5BF12E6C" w:rsidR="00AD7FAC" w:rsidRPr="00D4797F" w:rsidRDefault="00AD7FAC" w:rsidP="00AD7FAC">
            <w:pPr>
              <w:pStyle w:val="TF-TEXTOQUADRO"/>
              <w:jc w:val="center"/>
              <w:rPr>
                <w:sz w:val="20"/>
              </w:rPr>
            </w:pPr>
            <w:r w:rsidRPr="00DF4201">
              <w:rPr>
                <w:sz w:val="20"/>
              </w:rPr>
              <w:t>0</w:t>
            </w:r>
          </w:p>
        </w:tc>
        <w:tc>
          <w:tcPr>
            <w:tcW w:w="0" w:type="auto"/>
          </w:tcPr>
          <w:p w14:paraId="4024C400" w14:textId="1FB0734D" w:rsidR="00AD7FAC" w:rsidRPr="00D4797F" w:rsidRDefault="00AD7FAC" w:rsidP="00AD7FAC">
            <w:pPr>
              <w:pStyle w:val="TF-TEXTOQUADRO"/>
              <w:jc w:val="center"/>
              <w:rPr>
                <w:sz w:val="20"/>
              </w:rPr>
            </w:pPr>
            <w:r w:rsidRPr="00DF4201">
              <w:rPr>
                <w:sz w:val="20"/>
              </w:rPr>
              <w:t>0</w:t>
            </w:r>
          </w:p>
        </w:tc>
        <w:tc>
          <w:tcPr>
            <w:tcW w:w="0" w:type="auto"/>
          </w:tcPr>
          <w:p w14:paraId="5D800705" w14:textId="1165120C" w:rsidR="00AD7FAC" w:rsidRPr="00D4797F" w:rsidRDefault="00AD7FAC" w:rsidP="00AD7FAC">
            <w:pPr>
              <w:pStyle w:val="TF-TEXTOQUADRO"/>
              <w:jc w:val="center"/>
              <w:rPr>
                <w:sz w:val="20"/>
              </w:rPr>
            </w:pPr>
            <w:r w:rsidRPr="00DF4201">
              <w:rPr>
                <w:sz w:val="20"/>
              </w:rPr>
              <w:t>0</w:t>
            </w:r>
          </w:p>
        </w:tc>
        <w:tc>
          <w:tcPr>
            <w:tcW w:w="0" w:type="auto"/>
          </w:tcPr>
          <w:p w14:paraId="139A2E8D" w14:textId="254C6308" w:rsidR="00AD7FAC" w:rsidRPr="00D4797F" w:rsidRDefault="00AD7FAC" w:rsidP="00AD7FAC">
            <w:pPr>
              <w:pStyle w:val="TF-TEXTOQUADRO"/>
              <w:jc w:val="center"/>
              <w:rPr>
                <w:sz w:val="20"/>
              </w:rPr>
            </w:pPr>
            <w:r w:rsidRPr="00DF4201">
              <w:rPr>
                <w:sz w:val="20"/>
              </w:rPr>
              <w:t>0</w:t>
            </w:r>
          </w:p>
        </w:tc>
        <w:tc>
          <w:tcPr>
            <w:tcW w:w="0" w:type="auto"/>
          </w:tcPr>
          <w:p w14:paraId="1CF881A2" w14:textId="01C41633" w:rsidR="00AD7FAC" w:rsidRPr="00D4797F" w:rsidRDefault="00AD7FAC" w:rsidP="00AD7FAC">
            <w:pPr>
              <w:pStyle w:val="TF-TEXTOQUADRO"/>
              <w:jc w:val="center"/>
              <w:rPr>
                <w:sz w:val="20"/>
              </w:rPr>
            </w:pPr>
            <w:r w:rsidRPr="00DF4201">
              <w:rPr>
                <w:sz w:val="20"/>
              </w:rPr>
              <w:t>0</w:t>
            </w:r>
          </w:p>
        </w:tc>
        <w:tc>
          <w:tcPr>
            <w:tcW w:w="0" w:type="auto"/>
          </w:tcPr>
          <w:p w14:paraId="0491F65A" w14:textId="24C81AF0" w:rsidR="00AD7FAC" w:rsidRPr="00D4797F" w:rsidRDefault="00AD7FAC" w:rsidP="00AD7FAC">
            <w:pPr>
              <w:pStyle w:val="TF-TEXTOQUADRO"/>
              <w:jc w:val="center"/>
              <w:rPr>
                <w:sz w:val="20"/>
              </w:rPr>
            </w:pPr>
            <w:r w:rsidRPr="00DF4201">
              <w:rPr>
                <w:sz w:val="20"/>
              </w:rPr>
              <w:t>0</w:t>
            </w:r>
          </w:p>
        </w:tc>
        <w:tc>
          <w:tcPr>
            <w:tcW w:w="0" w:type="auto"/>
          </w:tcPr>
          <w:p w14:paraId="6EA48DA5" w14:textId="31E9D68A" w:rsidR="00AD7FAC" w:rsidRPr="00D4797F" w:rsidRDefault="00AD7FAC" w:rsidP="00AD7FAC">
            <w:pPr>
              <w:pStyle w:val="TF-TEXTOQUADRO"/>
              <w:jc w:val="center"/>
              <w:rPr>
                <w:sz w:val="20"/>
              </w:rPr>
            </w:pPr>
            <w:r w:rsidRPr="00DF4201">
              <w:rPr>
                <w:sz w:val="20"/>
              </w:rPr>
              <w:t>0</w:t>
            </w:r>
          </w:p>
        </w:tc>
        <w:tc>
          <w:tcPr>
            <w:tcW w:w="0" w:type="auto"/>
          </w:tcPr>
          <w:p w14:paraId="39DAE090" w14:textId="14AB4B51" w:rsidR="00AD7FAC" w:rsidRPr="00D4797F" w:rsidRDefault="00AD7FAC" w:rsidP="00AD7FAC">
            <w:pPr>
              <w:pStyle w:val="TF-TEXTOQUADRO"/>
              <w:jc w:val="center"/>
              <w:rPr>
                <w:sz w:val="20"/>
              </w:rPr>
            </w:pPr>
            <w:r w:rsidRPr="00DF4201">
              <w:rPr>
                <w:sz w:val="20"/>
              </w:rPr>
              <w:t>0</w:t>
            </w:r>
          </w:p>
        </w:tc>
        <w:tc>
          <w:tcPr>
            <w:tcW w:w="0" w:type="auto"/>
          </w:tcPr>
          <w:p w14:paraId="1CE5C443" w14:textId="61D4BABD" w:rsidR="00AD7FAC" w:rsidRPr="00D4797F" w:rsidRDefault="00AD7FAC" w:rsidP="00AD7FAC">
            <w:pPr>
              <w:pStyle w:val="TF-TEXTOQUADRO"/>
              <w:jc w:val="center"/>
              <w:rPr>
                <w:sz w:val="20"/>
              </w:rPr>
            </w:pPr>
            <w:r w:rsidRPr="00DF4201">
              <w:rPr>
                <w:sz w:val="20"/>
              </w:rPr>
              <w:t>0</w:t>
            </w:r>
          </w:p>
        </w:tc>
        <w:tc>
          <w:tcPr>
            <w:tcW w:w="0" w:type="auto"/>
          </w:tcPr>
          <w:p w14:paraId="35A710E9" w14:textId="6A83FEFC" w:rsidR="00AD7FAC" w:rsidRPr="00D4797F" w:rsidRDefault="00AD7FAC" w:rsidP="00AD7FAC">
            <w:pPr>
              <w:pStyle w:val="TF-TEXTOQUADRO"/>
              <w:jc w:val="center"/>
              <w:rPr>
                <w:sz w:val="20"/>
              </w:rPr>
            </w:pPr>
            <w:r w:rsidRPr="00DF4201">
              <w:rPr>
                <w:sz w:val="20"/>
              </w:rPr>
              <w:t>0</w:t>
            </w:r>
          </w:p>
        </w:tc>
        <w:tc>
          <w:tcPr>
            <w:tcW w:w="0" w:type="auto"/>
          </w:tcPr>
          <w:p w14:paraId="65409AED" w14:textId="4C4BC48D" w:rsidR="00AD7FAC" w:rsidRPr="00D4797F" w:rsidRDefault="00AD7FAC" w:rsidP="00AD7FAC">
            <w:pPr>
              <w:pStyle w:val="TF-TEXTOQUADRO"/>
              <w:jc w:val="center"/>
              <w:rPr>
                <w:sz w:val="20"/>
              </w:rPr>
            </w:pPr>
            <w:r w:rsidRPr="00DF4201">
              <w:rPr>
                <w:sz w:val="20"/>
              </w:rPr>
              <w:t>0</w:t>
            </w:r>
          </w:p>
        </w:tc>
      </w:tr>
      <w:tr w:rsidR="00AD7FAC" w:rsidRPr="003B1518" w14:paraId="5C9D491F" w14:textId="77777777" w:rsidTr="006A66BF">
        <w:trPr>
          <w:jc w:val="center"/>
        </w:trPr>
        <w:tc>
          <w:tcPr>
            <w:tcW w:w="0" w:type="auto"/>
            <w:vAlign w:val="center"/>
          </w:tcPr>
          <w:p w14:paraId="435440D5" w14:textId="6A07BAA6" w:rsidR="00AD7FAC" w:rsidRPr="00D4797F" w:rsidRDefault="0088785D" w:rsidP="00AD7FAC">
            <w:pPr>
              <w:pStyle w:val="TF-TEXTOQUADRO"/>
              <w:rPr>
                <w:sz w:val="20"/>
              </w:rPr>
            </w:pPr>
            <w:r w:rsidRPr="0088785D">
              <w:rPr>
                <w:sz w:val="20"/>
              </w:rPr>
              <w:t xml:space="preserve">De 0 a 13, sendo 0 a melhor e 13 a pior, qual expressão melhor retrata a sua experiência com </w:t>
            </w:r>
            <w:proofErr w:type="gramStart"/>
            <w:r w:rsidRPr="0088785D">
              <w:rPr>
                <w:sz w:val="20"/>
              </w:rPr>
              <w:t>a  velocidade</w:t>
            </w:r>
            <w:proofErr w:type="gramEnd"/>
            <w:r w:rsidRPr="0088785D">
              <w:rPr>
                <w:sz w:val="20"/>
              </w:rPr>
              <w:t xml:space="preserve"> de venda.</w:t>
            </w:r>
          </w:p>
        </w:tc>
        <w:tc>
          <w:tcPr>
            <w:tcW w:w="0" w:type="auto"/>
          </w:tcPr>
          <w:p w14:paraId="1247F38A" w14:textId="4C55B2A6" w:rsidR="00AD7FAC" w:rsidRPr="00D4797F" w:rsidRDefault="0088785D" w:rsidP="00AD7FAC">
            <w:pPr>
              <w:pStyle w:val="TF-TEXTOQUADRO"/>
              <w:jc w:val="center"/>
              <w:rPr>
                <w:sz w:val="20"/>
              </w:rPr>
            </w:pPr>
            <w:r>
              <w:rPr>
                <w:sz w:val="20"/>
              </w:rPr>
              <w:t>1</w:t>
            </w:r>
          </w:p>
        </w:tc>
        <w:tc>
          <w:tcPr>
            <w:tcW w:w="0" w:type="auto"/>
          </w:tcPr>
          <w:p w14:paraId="6D56A589" w14:textId="10E24A77" w:rsidR="00AD7FAC" w:rsidRPr="00D4797F" w:rsidRDefault="0088785D" w:rsidP="00AD7FAC">
            <w:pPr>
              <w:pStyle w:val="TF-TEXTOQUADRO"/>
              <w:jc w:val="center"/>
              <w:rPr>
                <w:sz w:val="20"/>
              </w:rPr>
            </w:pPr>
            <w:r>
              <w:rPr>
                <w:sz w:val="20"/>
              </w:rPr>
              <w:t>1</w:t>
            </w:r>
          </w:p>
        </w:tc>
        <w:tc>
          <w:tcPr>
            <w:tcW w:w="0" w:type="auto"/>
          </w:tcPr>
          <w:p w14:paraId="30195FA6" w14:textId="32F02882" w:rsidR="00AD7FAC" w:rsidRPr="00D4797F" w:rsidRDefault="00AD7FAC" w:rsidP="00AD7FAC">
            <w:pPr>
              <w:pStyle w:val="TF-TEXTOQUADRO"/>
              <w:jc w:val="center"/>
              <w:rPr>
                <w:sz w:val="20"/>
              </w:rPr>
            </w:pPr>
            <w:r w:rsidRPr="00DF4201">
              <w:rPr>
                <w:sz w:val="20"/>
              </w:rPr>
              <w:t>0</w:t>
            </w:r>
          </w:p>
        </w:tc>
        <w:tc>
          <w:tcPr>
            <w:tcW w:w="0" w:type="auto"/>
          </w:tcPr>
          <w:p w14:paraId="587725EA" w14:textId="55CC277F" w:rsidR="00AD7FAC" w:rsidRPr="00D4797F" w:rsidRDefault="00AD7FAC" w:rsidP="00AD7FAC">
            <w:pPr>
              <w:pStyle w:val="TF-TEXTOQUADRO"/>
              <w:jc w:val="center"/>
              <w:rPr>
                <w:sz w:val="20"/>
              </w:rPr>
            </w:pPr>
            <w:r w:rsidRPr="00DF4201">
              <w:rPr>
                <w:sz w:val="20"/>
              </w:rPr>
              <w:t>0</w:t>
            </w:r>
          </w:p>
        </w:tc>
        <w:tc>
          <w:tcPr>
            <w:tcW w:w="0" w:type="auto"/>
          </w:tcPr>
          <w:p w14:paraId="6DF66E34" w14:textId="004037E2" w:rsidR="00AD7FAC" w:rsidRPr="00D4797F" w:rsidRDefault="00AD7FAC" w:rsidP="00AD7FAC">
            <w:pPr>
              <w:pStyle w:val="TF-TEXTOQUADRO"/>
              <w:jc w:val="center"/>
              <w:rPr>
                <w:sz w:val="20"/>
              </w:rPr>
            </w:pPr>
            <w:r w:rsidRPr="00DF4201">
              <w:rPr>
                <w:sz w:val="20"/>
              </w:rPr>
              <w:t>0</w:t>
            </w:r>
          </w:p>
        </w:tc>
        <w:tc>
          <w:tcPr>
            <w:tcW w:w="0" w:type="auto"/>
          </w:tcPr>
          <w:p w14:paraId="21EEA5D2" w14:textId="4E2083AF" w:rsidR="00AD7FAC" w:rsidRPr="00D4797F" w:rsidRDefault="00AD7FAC" w:rsidP="00AD7FAC">
            <w:pPr>
              <w:pStyle w:val="TF-TEXTOQUADRO"/>
              <w:jc w:val="center"/>
              <w:rPr>
                <w:sz w:val="20"/>
              </w:rPr>
            </w:pPr>
            <w:r w:rsidRPr="00DF4201">
              <w:rPr>
                <w:sz w:val="20"/>
              </w:rPr>
              <w:t>0</w:t>
            </w:r>
          </w:p>
        </w:tc>
        <w:tc>
          <w:tcPr>
            <w:tcW w:w="0" w:type="auto"/>
          </w:tcPr>
          <w:p w14:paraId="5B5C368A" w14:textId="0F649057" w:rsidR="00AD7FAC" w:rsidRPr="00D4797F" w:rsidRDefault="00AD7FAC" w:rsidP="00AD7FAC">
            <w:pPr>
              <w:pStyle w:val="TF-TEXTOQUADRO"/>
              <w:jc w:val="center"/>
              <w:rPr>
                <w:sz w:val="20"/>
              </w:rPr>
            </w:pPr>
            <w:r w:rsidRPr="00DF4201">
              <w:rPr>
                <w:sz w:val="20"/>
              </w:rPr>
              <w:t>0</w:t>
            </w:r>
          </w:p>
        </w:tc>
        <w:tc>
          <w:tcPr>
            <w:tcW w:w="0" w:type="auto"/>
          </w:tcPr>
          <w:p w14:paraId="7BA53062" w14:textId="055B7112" w:rsidR="00AD7FAC" w:rsidRPr="00D4797F" w:rsidRDefault="00AD7FAC" w:rsidP="00AD7FAC">
            <w:pPr>
              <w:pStyle w:val="TF-TEXTOQUADRO"/>
              <w:jc w:val="center"/>
              <w:rPr>
                <w:sz w:val="20"/>
              </w:rPr>
            </w:pPr>
            <w:r w:rsidRPr="00DF4201">
              <w:rPr>
                <w:sz w:val="20"/>
              </w:rPr>
              <w:t>0</w:t>
            </w:r>
          </w:p>
        </w:tc>
        <w:tc>
          <w:tcPr>
            <w:tcW w:w="0" w:type="auto"/>
          </w:tcPr>
          <w:p w14:paraId="0B3E2128" w14:textId="3CEA778B" w:rsidR="00AD7FAC" w:rsidRPr="00D4797F" w:rsidRDefault="00AD7FAC" w:rsidP="00AD7FAC">
            <w:pPr>
              <w:pStyle w:val="TF-TEXTOQUADRO"/>
              <w:jc w:val="center"/>
              <w:rPr>
                <w:sz w:val="20"/>
              </w:rPr>
            </w:pPr>
            <w:r w:rsidRPr="00DF4201">
              <w:rPr>
                <w:sz w:val="20"/>
              </w:rPr>
              <w:t>0</w:t>
            </w:r>
          </w:p>
        </w:tc>
        <w:tc>
          <w:tcPr>
            <w:tcW w:w="0" w:type="auto"/>
          </w:tcPr>
          <w:p w14:paraId="698AB141" w14:textId="6D7FD8F2" w:rsidR="00AD7FAC" w:rsidRPr="00D4797F" w:rsidRDefault="00AD7FAC" w:rsidP="00AD7FAC">
            <w:pPr>
              <w:pStyle w:val="TF-TEXTOQUADRO"/>
              <w:jc w:val="center"/>
              <w:rPr>
                <w:sz w:val="20"/>
              </w:rPr>
            </w:pPr>
            <w:r w:rsidRPr="00DF4201">
              <w:rPr>
                <w:sz w:val="20"/>
              </w:rPr>
              <w:t>0</w:t>
            </w:r>
          </w:p>
        </w:tc>
        <w:tc>
          <w:tcPr>
            <w:tcW w:w="0" w:type="auto"/>
          </w:tcPr>
          <w:p w14:paraId="08BEED86" w14:textId="4AC19A7A" w:rsidR="00AD7FAC" w:rsidRPr="00D4797F" w:rsidRDefault="00AD7FAC" w:rsidP="00AD7FAC">
            <w:pPr>
              <w:pStyle w:val="TF-TEXTOQUADRO"/>
              <w:jc w:val="center"/>
              <w:rPr>
                <w:sz w:val="20"/>
              </w:rPr>
            </w:pPr>
            <w:r w:rsidRPr="00DF4201">
              <w:rPr>
                <w:sz w:val="20"/>
              </w:rPr>
              <w:t>0</w:t>
            </w:r>
          </w:p>
        </w:tc>
        <w:tc>
          <w:tcPr>
            <w:tcW w:w="0" w:type="auto"/>
          </w:tcPr>
          <w:p w14:paraId="1FAAD82B" w14:textId="390E0A85" w:rsidR="00AD7FAC" w:rsidRPr="00D4797F" w:rsidRDefault="00AD7FAC" w:rsidP="00AD7FAC">
            <w:pPr>
              <w:pStyle w:val="TF-TEXTOQUADRO"/>
              <w:jc w:val="center"/>
              <w:rPr>
                <w:sz w:val="20"/>
              </w:rPr>
            </w:pPr>
            <w:r w:rsidRPr="00DF4201">
              <w:rPr>
                <w:sz w:val="20"/>
              </w:rPr>
              <w:t>0</w:t>
            </w:r>
          </w:p>
        </w:tc>
        <w:tc>
          <w:tcPr>
            <w:tcW w:w="0" w:type="auto"/>
          </w:tcPr>
          <w:p w14:paraId="78339CB8" w14:textId="187621CD" w:rsidR="00AD7FAC" w:rsidRPr="00D4797F" w:rsidRDefault="00AD7FAC" w:rsidP="00AD7FAC">
            <w:pPr>
              <w:pStyle w:val="TF-TEXTOQUADRO"/>
              <w:jc w:val="center"/>
              <w:rPr>
                <w:sz w:val="20"/>
              </w:rPr>
            </w:pPr>
            <w:r w:rsidRPr="00DF4201">
              <w:rPr>
                <w:sz w:val="20"/>
              </w:rPr>
              <w:t>0</w:t>
            </w:r>
          </w:p>
        </w:tc>
        <w:tc>
          <w:tcPr>
            <w:tcW w:w="0" w:type="auto"/>
          </w:tcPr>
          <w:p w14:paraId="6F103A66" w14:textId="15E87E55" w:rsidR="00AD7FAC" w:rsidRPr="00D4797F" w:rsidRDefault="00AD7FAC" w:rsidP="00AD7FAC">
            <w:pPr>
              <w:pStyle w:val="TF-TEXTOQUADRO"/>
              <w:jc w:val="center"/>
              <w:rPr>
                <w:sz w:val="20"/>
              </w:rPr>
            </w:pPr>
            <w:r w:rsidRPr="00DF4201">
              <w:rPr>
                <w:sz w:val="20"/>
              </w:rPr>
              <w:t>0</w:t>
            </w:r>
          </w:p>
        </w:tc>
      </w:tr>
      <w:tr w:rsidR="00AD7FAC" w:rsidRPr="003B1518" w14:paraId="5219565D" w14:textId="77777777" w:rsidTr="006A66BF">
        <w:trPr>
          <w:jc w:val="center"/>
        </w:trPr>
        <w:tc>
          <w:tcPr>
            <w:tcW w:w="0" w:type="auto"/>
            <w:vAlign w:val="center"/>
          </w:tcPr>
          <w:p w14:paraId="190B2406" w14:textId="6DF1E367" w:rsidR="00AD7FAC" w:rsidRPr="00B62BB4" w:rsidRDefault="0088785D" w:rsidP="00AD7FAC">
            <w:pPr>
              <w:pStyle w:val="TF-TEXTOQUADRO"/>
              <w:rPr>
                <w:sz w:val="20"/>
              </w:rPr>
            </w:pPr>
            <w:r w:rsidRPr="0088785D">
              <w:rPr>
                <w:sz w:val="20"/>
              </w:rPr>
              <w:t>De 0 a 13, sendo 0 a melhor e 13 a pior, qual expressão melhor retrata a sua experiência com a quantidade de relatórios disponíveis no sistema.</w:t>
            </w:r>
          </w:p>
        </w:tc>
        <w:tc>
          <w:tcPr>
            <w:tcW w:w="0" w:type="auto"/>
          </w:tcPr>
          <w:p w14:paraId="5B71B406" w14:textId="6EBAB2DB" w:rsidR="00AD7FAC" w:rsidRDefault="0088785D" w:rsidP="00AD7FAC">
            <w:pPr>
              <w:pStyle w:val="TF-TEXTOQUADRO"/>
              <w:jc w:val="center"/>
              <w:rPr>
                <w:sz w:val="20"/>
              </w:rPr>
            </w:pPr>
            <w:r>
              <w:rPr>
                <w:sz w:val="20"/>
              </w:rPr>
              <w:t>1</w:t>
            </w:r>
          </w:p>
        </w:tc>
        <w:tc>
          <w:tcPr>
            <w:tcW w:w="0" w:type="auto"/>
          </w:tcPr>
          <w:p w14:paraId="34142CB6" w14:textId="5C5EB361" w:rsidR="00AD7FAC" w:rsidRDefault="0088785D" w:rsidP="00AD7FAC">
            <w:pPr>
              <w:pStyle w:val="TF-TEXTOQUADRO"/>
              <w:jc w:val="center"/>
              <w:rPr>
                <w:sz w:val="20"/>
              </w:rPr>
            </w:pPr>
            <w:r>
              <w:rPr>
                <w:sz w:val="20"/>
              </w:rPr>
              <w:t>1</w:t>
            </w:r>
          </w:p>
        </w:tc>
        <w:tc>
          <w:tcPr>
            <w:tcW w:w="0" w:type="auto"/>
          </w:tcPr>
          <w:p w14:paraId="0504167E" w14:textId="65D44EBC" w:rsidR="00AD7FAC" w:rsidRDefault="00AD7FAC" w:rsidP="00AD7FAC">
            <w:pPr>
              <w:pStyle w:val="TF-TEXTOQUADRO"/>
              <w:jc w:val="center"/>
              <w:rPr>
                <w:sz w:val="20"/>
              </w:rPr>
            </w:pPr>
            <w:r w:rsidRPr="00DF4201">
              <w:rPr>
                <w:sz w:val="20"/>
              </w:rPr>
              <w:t>0</w:t>
            </w:r>
          </w:p>
        </w:tc>
        <w:tc>
          <w:tcPr>
            <w:tcW w:w="0" w:type="auto"/>
          </w:tcPr>
          <w:p w14:paraId="08DF811F" w14:textId="5FE98880" w:rsidR="00AD7FAC" w:rsidRDefault="00AD7FAC" w:rsidP="00AD7FAC">
            <w:pPr>
              <w:pStyle w:val="TF-TEXTOQUADRO"/>
              <w:jc w:val="center"/>
              <w:rPr>
                <w:sz w:val="20"/>
              </w:rPr>
            </w:pPr>
            <w:r w:rsidRPr="00DF4201">
              <w:rPr>
                <w:sz w:val="20"/>
              </w:rPr>
              <w:t>0</w:t>
            </w:r>
          </w:p>
        </w:tc>
        <w:tc>
          <w:tcPr>
            <w:tcW w:w="0" w:type="auto"/>
          </w:tcPr>
          <w:p w14:paraId="01692F39" w14:textId="08D358DB" w:rsidR="00AD7FAC" w:rsidRPr="00D4797F" w:rsidRDefault="00AD7FAC" w:rsidP="00AD7FAC">
            <w:pPr>
              <w:pStyle w:val="TF-TEXTOQUADRO"/>
              <w:jc w:val="center"/>
              <w:rPr>
                <w:sz w:val="20"/>
              </w:rPr>
            </w:pPr>
            <w:r w:rsidRPr="00DF4201">
              <w:rPr>
                <w:sz w:val="20"/>
              </w:rPr>
              <w:t>0</w:t>
            </w:r>
          </w:p>
        </w:tc>
        <w:tc>
          <w:tcPr>
            <w:tcW w:w="0" w:type="auto"/>
          </w:tcPr>
          <w:p w14:paraId="3B455095" w14:textId="5D27561B" w:rsidR="00AD7FAC" w:rsidRPr="00D4797F" w:rsidRDefault="00AD7FAC" w:rsidP="00AD7FAC">
            <w:pPr>
              <w:pStyle w:val="TF-TEXTOQUADRO"/>
              <w:jc w:val="center"/>
              <w:rPr>
                <w:sz w:val="20"/>
              </w:rPr>
            </w:pPr>
            <w:r w:rsidRPr="00DF4201">
              <w:rPr>
                <w:sz w:val="20"/>
              </w:rPr>
              <w:t>0</w:t>
            </w:r>
          </w:p>
        </w:tc>
        <w:tc>
          <w:tcPr>
            <w:tcW w:w="0" w:type="auto"/>
          </w:tcPr>
          <w:p w14:paraId="6D314AC8" w14:textId="08F93919" w:rsidR="00AD7FAC" w:rsidRPr="00D4797F" w:rsidRDefault="00AD7FAC" w:rsidP="00AD7FAC">
            <w:pPr>
              <w:pStyle w:val="TF-TEXTOQUADRO"/>
              <w:jc w:val="center"/>
              <w:rPr>
                <w:sz w:val="20"/>
              </w:rPr>
            </w:pPr>
            <w:r w:rsidRPr="00DF4201">
              <w:rPr>
                <w:sz w:val="20"/>
              </w:rPr>
              <w:t>0</w:t>
            </w:r>
          </w:p>
        </w:tc>
        <w:tc>
          <w:tcPr>
            <w:tcW w:w="0" w:type="auto"/>
          </w:tcPr>
          <w:p w14:paraId="170EBA1E" w14:textId="3F3BAF8A" w:rsidR="00AD7FAC" w:rsidRPr="00D4797F" w:rsidRDefault="00AD7FAC" w:rsidP="00AD7FAC">
            <w:pPr>
              <w:pStyle w:val="TF-TEXTOQUADRO"/>
              <w:jc w:val="center"/>
              <w:rPr>
                <w:sz w:val="20"/>
              </w:rPr>
            </w:pPr>
            <w:r w:rsidRPr="00DF4201">
              <w:rPr>
                <w:sz w:val="20"/>
              </w:rPr>
              <w:t>0</w:t>
            </w:r>
          </w:p>
        </w:tc>
        <w:tc>
          <w:tcPr>
            <w:tcW w:w="0" w:type="auto"/>
          </w:tcPr>
          <w:p w14:paraId="2B06D443" w14:textId="2CA95F17" w:rsidR="00AD7FAC" w:rsidRPr="00D4797F" w:rsidRDefault="00AD7FAC" w:rsidP="00AD7FAC">
            <w:pPr>
              <w:pStyle w:val="TF-TEXTOQUADRO"/>
              <w:jc w:val="center"/>
              <w:rPr>
                <w:sz w:val="20"/>
              </w:rPr>
            </w:pPr>
            <w:r w:rsidRPr="00DF4201">
              <w:rPr>
                <w:sz w:val="20"/>
              </w:rPr>
              <w:t>0</w:t>
            </w:r>
          </w:p>
        </w:tc>
        <w:tc>
          <w:tcPr>
            <w:tcW w:w="0" w:type="auto"/>
          </w:tcPr>
          <w:p w14:paraId="4009CD21" w14:textId="4EE4E849" w:rsidR="00AD7FAC" w:rsidRPr="00D4797F" w:rsidRDefault="00AD7FAC" w:rsidP="00AD7FAC">
            <w:pPr>
              <w:pStyle w:val="TF-TEXTOQUADRO"/>
              <w:jc w:val="center"/>
              <w:rPr>
                <w:sz w:val="20"/>
              </w:rPr>
            </w:pPr>
            <w:r w:rsidRPr="00DF4201">
              <w:rPr>
                <w:sz w:val="20"/>
              </w:rPr>
              <w:t>0</w:t>
            </w:r>
          </w:p>
        </w:tc>
        <w:tc>
          <w:tcPr>
            <w:tcW w:w="0" w:type="auto"/>
          </w:tcPr>
          <w:p w14:paraId="530F4D12" w14:textId="18F1B3CA" w:rsidR="00AD7FAC" w:rsidRPr="00D4797F" w:rsidRDefault="00AD7FAC" w:rsidP="00AD7FAC">
            <w:pPr>
              <w:pStyle w:val="TF-TEXTOQUADRO"/>
              <w:jc w:val="center"/>
              <w:rPr>
                <w:sz w:val="20"/>
              </w:rPr>
            </w:pPr>
            <w:r w:rsidRPr="00DF4201">
              <w:rPr>
                <w:sz w:val="20"/>
              </w:rPr>
              <w:t>0</w:t>
            </w:r>
          </w:p>
        </w:tc>
        <w:tc>
          <w:tcPr>
            <w:tcW w:w="0" w:type="auto"/>
          </w:tcPr>
          <w:p w14:paraId="0D0C7C77" w14:textId="6F619CC0" w:rsidR="00AD7FAC" w:rsidRPr="00D4797F" w:rsidRDefault="00AD7FAC" w:rsidP="00AD7FAC">
            <w:pPr>
              <w:pStyle w:val="TF-TEXTOQUADRO"/>
              <w:jc w:val="center"/>
              <w:rPr>
                <w:sz w:val="20"/>
              </w:rPr>
            </w:pPr>
            <w:r w:rsidRPr="00DF4201">
              <w:rPr>
                <w:sz w:val="20"/>
              </w:rPr>
              <w:t>0</w:t>
            </w:r>
          </w:p>
        </w:tc>
        <w:tc>
          <w:tcPr>
            <w:tcW w:w="0" w:type="auto"/>
          </w:tcPr>
          <w:p w14:paraId="330F9B4D" w14:textId="7626E1BF" w:rsidR="00AD7FAC" w:rsidRPr="00D4797F" w:rsidRDefault="00AD7FAC" w:rsidP="00AD7FAC">
            <w:pPr>
              <w:pStyle w:val="TF-TEXTOQUADRO"/>
              <w:jc w:val="center"/>
              <w:rPr>
                <w:sz w:val="20"/>
              </w:rPr>
            </w:pPr>
            <w:r w:rsidRPr="00DF4201">
              <w:rPr>
                <w:sz w:val="20"/>
              </w:rPr>
              <w:t>0</w:t>
            </w:r>
          </w:p>
        </w:tc>
        <w:tc>
          <w:tcPr>
            <w:tcW w:w="0" w:type="auto"/>
          </w:tcPr>
          <w:p w14:paraId="78C5AA0B" w14:textId="13E819FA" w:rsidR="00AD7FAC" w:rsidRPr="00D4797F" w:rsidRDefault="00AD7FAC" w:rsidP="00AD7FAC">
            <w:pPr>
              <w:pStyle w:val="TF-TEXTOQUADRO"/>
              <w:jc w:val="center"/>
              <w:rPr>
                <w:sz w:val="20"/>
              </w:rPr>
            </w:pPr>
            <w:r w:rsidRPr="00DF4201">
              <w:rPr>
                <w:sz w:val="20"/>
              </w:rPr>
              <w:t>0</w:t>
            </w:r>
          </w:p>
        </w:tc>
      </w:tr>
      <w:tr w:rsidR="00AD7FAC" w:rsidRPr="003B1518" w14:paraId="79EAE62E" w14:textId="77777777" w:rsidTr="006A66BF">
        <w:trPr>
          <w:jc w:val="center"/>
        </w:trPr>
        <w:tc>
          <w:tcPr>
            <w:tcW w:w="0" w:type="auto"/>
            <w:vAlign w:val="center"/>
          </w:tcPr>
          <w:p w14:paraId="31131D0E" w14:textId="7CD93DEF" w:rsidR="00AD7FAC" w:rsidRPr="00B62BB4" w:rsidRDefault="0088785D" w:rsidP="00AD7FAC">
            <w:pPr>
              <w:pStyle w:val="TF-TEXTOQUADRO"/>
              <w:rPr>
                <w:sz w:val="20"/>
              </w:rPr>
            </w:pPr>
            <w:r w:rsidRPr="0088785D">
              <w:rPr>
                <w:sz w:val="20"/>
              </w:rPr>
              <w:t>De 0 a 13, sendo 0 a melhor e 13 a pior, qual expressão melhor retrata a sua experiência com a redução de gastos com produtos desnecessários.</w:t>
            </w:r>
          </w:p>
        </w:tc>
        <w:tc>
          <w:tcPr>
            <w:tcW w:w="0" w:type="auto"/>
          </w:tcPr>
          <w:p w14:paraId="454E71CF" w14:textId="28E7A56C" w:rsidR="00AD7FAC" w:rsidRDefault="0088785D" w:rsidP="00AD7FAC">
            <w:pPr>
              <w:pStyle w:val="TF-TEXTOQUADRO"/>
              <w:jc w:val="center"/>
              <w:rPr>
                <w:sz w:val="20"/>
              </w:rPr>
            </w:pPr>
            <w:r>
              <w:rPr>
                <w:sz w:val="20"/>
              </w:rPr>
              <w:t>2</w:t>
            </w:r>
          </w:p>
        </w:tc>
        <w:tc>
          <w:tcPr>
            <w:tcW w:w="0" w:type="auto"/>
          </w:tcPr>
          <w:p w14:paraId="6D70F63A" w14:textId="01E5B09B" w:rsidR="00AD7FAC" w:rsidRDefault="0088785D" w:rsidP="00AD7FAC">
            <w:pPr>
              <w:pStyle w:val="TF-TEXTOQUADRO"/>
              <w:jc w:val="center"/>
              <w:rPr>
                <w:sz w:val="20"/>
              </w:rPr>
            </w:pPr>
            <w:r>
              <w:rPr>
                <w:sz w:val="20"/>
              </w:rPr>
              <w:t>0</w:t>
            </w:r>
          </w:p>
        </w:tc>
        <w:tc>
          <w:tcPr>
            <w:tcW w:w="0" w:type="auto"/>
          </w:tcPr>
          <w:p w14:paraId="21A2FBB8" w14:textId="7640B88F" w:rsidR="00AD7FAC" w:rsidRDefault="00AD7FAC" w:rsidP="00AD7FAC">
            <w:pPr>
              <w:pStyle w:val="TF-TEXTOQUADRO"/>
              <w:jc w:val="center"/>
              <w:rPr>
                <w:sz w:val="20"/>
              </w:rPr>
            </w:pPr>
            <w:r w:rsidRPr="00DF4201">
              <w:rPr>
                <w:sz w:val="20"/>
              </w:rPr>
              <w:t>0</w:t>
            </w:r>
          </w:p>
        </w:tc>
        <w:tc>
          <w:tcPr>
            <w:tcW w:w="0" w:type="auto"/>
          </w:tcPr>
          <w:p w14:paraId="049F8402" w14:textId="68851632" w:rsidR="00AD7FAC" w:rsidRDefault="00AD7FAC" w:rsidP="00AD7FAC">
            <w:pPr>
              <w:pStyle w:val="TF-TEXTOQUADRO"/>
              <w:jc w:val="center"/>
              <w:rPr>
                <w:sz w:val="20"/>
              </w:rPr>
            </w:pPr>
            <w:r w:rsidRPr="00DF4201">
              <w:rPr>
                <w:sz w:val="20"/>
              </w:rPr>
              <w:t>0</w:t>
            </w:r>
          </w:p>
        </w:tc>
        <w:tc>
          <w:tcPr>
            <w:tcW w:w="0" w:type="auto"/>
          </w:tcPr>
          <w:p w14:paraId="7698031C" w14:textId="5B79C5B7" w:rsidR="00AD7FAC" w:rsidRDefault="00AD7FAC" w:rsidP="00AD7FAC">
            <w:pPr>
              <w:pStyle w:val="TF-TEXTOQUADRO"/>
              <w:jc w:val="center"/>
              <w:rPr>
                <w:sz w:val="20"/>
              </w:rPr>
            </w:pPr>
            <w:r w:rsidRPr="00DF4201">
              <w:rPr>
                <w:sz w:val="20"/>
              </w:rPr>
              <w:t>0</w:t>
            </w:r>
          </w:p>
        </w:tc>
        <w:tc>
          <w:tcPr>
            <w:tcW w:w="0" w:type="auto"/>
          </w:tcPr>
          <w:p w14:paraId="40BC46D4" w14:textId="4CA711F5" w:rsidR="00AD7FAC" w:rsidRDefault="00AD7FAC" w:rsidP="00AD7FAC">
            <w:pPr>
              <w:pStyle w:val="TF-TEXTOQUADRO"/>
              <w:jc w:val="center"/>
              <w:rPr>
                <w:sz w:val="20"/>
              </w:rPr>
            </w:pPr>
            <w:r w:rsidRPr="00DF4201">
              <w:rPr>
                <w:sz w:val="20"/>
              </w:rPr>
              <w:t>0</w:t>
            </w:r>
          </w:p>
        </w:tc>
        <w:tc>
          <w:tcPr>
            <w:tcW w:w="0" w:type="auto"/>
          </w:tcPr>
          <w:p w14:paraId="11F5FE06" w14:textId="74799738" w:rsidR="00AD7FAC" w:rsidRDefault="00AD7FAC" w:rsidP="00AD7FAC">
            <w:pPr>
              <w:pStyle w:val="TF-TEXTOQUADRO"/>
              <w:jc w:val="center"/>
              <w:rPr>
                <w:sz w:val="20"/>
              </w:rPr>
            </w:pPr>
            <w:r w:rsidRPr="00DF4201">
              <w:rPr>
                <w:sz w:val="20"/>
              </w:rPr>
              <w:t>0</w:t>
            </w:r>
          </w:p>
        </w:tc>
        <w:tc>
          <w:tcPr>
            <w:tcW w:w="0" w:type="auto"/>
          </w:tcPr>
          <w:p w14:paraId="251ED8D7" w14:textId="368DDEBC" w:rsidR="00AD7FAC" w:rsidRDefault="00AD7FAC" w:rsidP="00AD7FAC">
            <w:pPr>
              <w:pStyle w:val="TF-TEXTOQUADRO"/>
              <w:jc w:val="center"/>
              <w:rPr>
                <w:sz w:val="20"/>
              </w:rPr>
            </w:pPr>
            <w:r w:rsidRPr="00DF4201">
              <w:rPr>
                <w:sz w:val="20"/>
              </w:rPr>
              <w:t>0</w:t>
            </w:r>
          </w:p>
        </w:tc>
        <w:tc>
          <w:tcPr>
            <w:tcW w:w="0" w:type="auto"/>
          </w:tcPr>
          <w:p w14:paraId="2B716D79" w14:textId="544A722B" w:rsidR="00AD7FAC" w:rsidRDefault="00AD7FAC" w:rsidP="00AD7FAC">
            <w:pPr>
              <w:pStyle w:val="TF-TEXTOQUADRO"/>
              <w:jc w:val="center"/>
              <w:rPr>
                <w:sz w:val="20"/>
              </w:rPr>
            </w:pPr>
            <w:r w:rsidRPr="00DF4201">
              <w:rPr>
                <w:sz w:val="20"/>
              </w:rPr>
              <w:t>0</w:t>
            </w:r>
          </w:p>
        </w:tc>
        <w:tc>
          <w:tcPr>
            <w:tcW w:w="0" w:type="auto"/>
          </w:tcPr>
          <w:p w14:paraId="39818BBB" w14:textId="02CE8FD5" w:rsidR="00AD7FAC" w:rsidRDefault="00AD7FAC" w:rsidP="00AD7FAC">
            <w:pPr>
              <w:pStyle w:val="TF-TEXTOQUADRO"/>
              <w:jc w:val="center"/>
              <w:rPr>
                <w:sz w:val="20"/>
              </w:rPr>
            </w:pPr>
            <w:r w:rsidRPr="00DF4201">
              <w:rPr>
                <w:sz w:val="20"/>
              </w:rPr>
              <w:t>0</w:t>
            </w:r>
          </w:p>
        </w:tc>
        <w:tc>
          <w:tcPr>
            <w:tcW w:w="0" w:type="auto"/>
          </w:tcPr>
          <w:p w14:paraId="39DA576E" w14:textId="6E279F3A" w:rsidR="00AD7FAC" w:rsidRDefault="00AD7FAC" w:rsidP="00AD7FAC">
            <w:pPr>
              <w:pStyle w:val="TF-TEXTOQUADRO"/>
              <w:jc w:val="center"/>
              <w:rPr>
                <w:sz w:val="20"/>
              </w:rPr>
            </w:pPr>
            <w:r w:rsidRPr="00DF4201">
              <w:rPr>
                <w:sz w:val="20"/>
              </w:rPr>
              <w:t>0</w:t>
            </w:r>
          </w:p>
        </w:tc>
        <w:tc>
          <w:tcPr>
            <w:tcW w:w="0" w:type="auto"/>
          </w:tcPr>
          <w:p w14:paraId="0858F047" w14:textId="10917BAD" w:rsidR="00AD7FAC" w:rsidRDefault="00AD7FAC" w:rsidP="00AD7FAC">
            <w:pPr>
              <w:pStyle w:val="TF-TEXTOQUADRO"/>
              <w:jc w:val="center"/>
              <w:rPr>
                <w:sz w:val="20"/>
              </w:rPr>
            </w:pPr>
            <w:r w:rsidRPr="00DF4201">
              <w:rPr>
                <w:sz w:val="20"/>
              </w:rPr>
              <w:t>0</w:t>
            </w:r>
          </w:p>
        </w:tc>
        <w:tc>
          <w:tcPr>
            <w:tcW w:w="0" w:type="auto"/>
          </w:tcPr>
          <w:p w14:paraId="57069B0C" w14:textId="7F6E73F1" w:rsidR="00AD7FAC" w:rsidRDefault="00AD7FAC" w:rsidP="00AD7FAC">
            <w:pPr>
              <w:pStyle w:val="TF-TEXTOQUADRO"/>
              <w:jc w:val="center"/>
              <w:rPr>
                <w:sz w:val="20"/>
              </w:rPr>
            </w:pPr>
            <w:r w:rsidRPr="00DF4201">
              <w:rPr>
                <w:sz w:val="20"/>
              </w:rPr>
              <w:t>0</w:t>
            </w:r>
          </w:p>
        </w:tc>
        <w:tc>
          <w:tcPr>
            <w:tcW w:w="0" w:type="auto"/>
          </w:tcPr>
          <w:p w14:paraId="33771199" w14:textId="1143D807" w:rsidR="00AD7FAC" w:rsidRDefault="00AD7FAC" w:rsidP="00AD7FAC">
            <w:pPr>
              <w:pStyle w:val="TF-TEXTOQUADRO"/>
              <w:jc w:val="center"/>
              <w:rPr>
                <w:sz w:val="20"/>
              </w:rPr>
            </w:pPr>
            <w:r w:rsidRPr="00DF4201">
              <w:rPr>
                <w:sz w:val="20"/>
              </w:rPr>
              <w:t>0</w:t>
            </w:r>
          </w:p>
        </w:tc>
      </w:tr>
      <w:tr w:rsidR="00AD7FAC" w:rsidRPr="003B1518" w14:paraId="0C52485E" w14:textId="77777777" w:rsidTr="006A66BF">
        <w:trPr>
          <w:jc w:val="center"/>
        </w:trPr>
        <w:tc>
          <w:tcPr>
            <w:tcW w:w="0" w:type="auto"/>
            <w:vAlign w:val="center"/>
          </w:tcPr>
          <w:p w14:paraId="438D7D7A" w14:textId="5EDF0492" w:rsidR="00AD7FAC" w:rsidRPr="00B62BB4" w:rsidRDefault="00692ACB" w:rsidP="00AD7FAC">
            <w:pPr>
              <w:pStyle w:val="TF-TEXTOQUADRO"/>
              <w:rPr>
                <w:sz w:val="20"/>
              </w:rPr>
            </w:pPr>
            <w:r w:rsidRPr="00692ACB">
              <w:rPr>
                <w:sz w:val="20"/>
              </w:rPr>
              <w:t>De 0 a 13, sendo 0 a melhor e 13 a pior, qual expressão melhor retrata a sua experiência com a clareza nas ações dos botões do sistema.</w:t>
            </w:r>
          </w:p>
        </w:tc>
        <w:tc>
          <w:tcPr>
            <w:tcW w:w="0" w:type="auto"/>
          </w:tcPr>
          <w:p w14:paraId="26139A72" w14:textId="4183F0B9" w:rsidR="00AD7FAC" w:rsidRDefault="00692ACB" w:rsidP="00AD7FAC">
            <w:pPr>
              <w:pStyle w:val="TF-TEXTOQUADRO"/>
              <w:jc w:val="center"/>
              <w:rPr>
                <w:sz w:val="20"/>
              </w:rPr>
            </w:pPr>
            <w:r>
              <w:rPr>
                <w:sz w:val="20"/>
              </w:rPr>
              <w:t>1</w:t>
            </w:r>
          </w:p>
        </w:tc>
        <w:tc>
          <w:tcPr>
            <w:tcW w:w="0" w:type="auto"/>
          </w:tcPr>
          <w:p w14:paraId="5918DB2F" w14:textId="68990731" w:rsidR="00AD7FAC" w:rsidRDefault="00692ACB" w:rsidP="00AD7FAC">
            <w:pPr>
              <w:pStyle w:val="TF-TEXTOQUADRO"/>
              <w:jc w:val="center"/>
              <w:rPr>
                <w:sz w:val="20"/>
              </w:rPr>
            </w:pPr>
            <w:r>
              <w:rPr>
                <w:sz w:val="20"/>
              </w:rPr>
              <w:t>1</w:t>
            </w:r>
          </w:p>
        </w:tc>
        <w:tc>
          <w:tcPr>
            <w:tcW w:w="0" w:type="auto"/>
          </w:tcPr>
          <w:p w14:paraId="299D76C3" w14:textId="7CE72899" w:rsidR="00AD7FAC" w:rsidRDefault="00AD7FAC" w:rsidP="00AD7FAC">
            <w:pPr>
              <w:pStyle w:val="TF-TEXTOQUADRO"/>
              <w:jc w:val="center"/>
              <w:rPr>
                <w:sz w:val="20"/>
              </w:rPr>
            </w:pPr>
            <w:r w:rsidRPr="00DF4201">
              <w:rPr>
                <w:sz w:val="20"/>
              </w:rPr>
              <w:t>0</w:t>
            </w:r>
          </w:p>
        </w:tc>
        <w:tc>
          <w:tcPr>
            <w:tcW w:w="0" w:type="auto"/>
          </w:tcPr>
          <w:p w14:paraId="18E1E4C5" w14:textId="34FD765A" w:rsidR="00AD7FAC" w:rsidRDefault="00AD7FAC" w:rsidP="00AD7FAC">
            <w:pPr>
              <w:pStyle w:val="TF-TEXTOQUADRO"/>
              <w:jc w:val="center"/>
              <w:rPr>
                <w:sz w:val="20"/>
              </w:rPr>
            </w:pPr>
            <w:r w:rsidRPr="00DF4201">
              <w:rPr>
                <w:sz w:val="20"/>
              </w:rPr>
              <w:t>0</w:t>
            </w:r>
          </w:p>
        </w:tc>
        <w:tc>
          <w:tcPr>
            <w:tcW w:w="0" w:type="auto"/>
          </w:tcPr>
          <w:p w14:paraId="2D120972" w14:textId="28282B15" w:rsidR="00AD7FAC" w:rsidRDefault="00AD7FAC" w:rsidP="00AD7FAC">
            <w:pPr>
              <w:pStyle w:val="TF-TEXTOQUADRO"/>
              <w:jc w:val="center"/>
              <w:rPr>
                <w:sz w:val="20"/>
              </w:rPr>
            </w:pPr>
            <w:r w:rsidRPr="00DF4201">
              <w:rPr>
                <w:sz w:val="20"/>
              </w:rPr>
              <w:t>0</w:t>
            </w:r>
          </w:p>
        </w:tc>
        <w:tc>
          <w:tcPr>
            <w:tcW w:w="0" w:type="auto"/>
          </w:tcPr>
          <w:p w14:paraId="280136E1" w14:textId="0C8461F0" w:rsidR="00AD7FAC" w:rsidRDefault="00AD7FAC" w:rsidP="00AD7FAC">
            <w:pPr>
              <w:pStyle w:val="TF-TEXTOQUADRO"/>
              <w:jc w:val="center"/>
              <w:rPr>
                <w:sz w:val="20"/>
              </w:rPr>
            </w:pPr>
            <w:r w:rsidRPr="00DF4201">
              <w:rPr>
                <w:sz w:val="20"/>
              </w:rPr>
              <w:t>0</w:t>
            </w:r>
          </w:p>
        </w:tc>
        <w:tc>
          <w:tcPr>
            <w:tcW w:w="0" w:type="auto"/>
          </w:tcPr>
          <w:p w14:paraId="51A30EC2" w14:textId="7EF9B7E1" w:rsidR="00AD7FAC" w:rsidRDefault="00AD7FAC" w:rsidP="00AD7FAC">
            <w:pPr>
              <w:pStyle w:val="TF-TEXTOQUADRO"/>
              <w:jc w:val="center"/>
              <w:rPr>
                <w:sz w:val="20"/>
              </w:rPr>
            </w:pPr>
            <w:r w:rsidRPr="00DF4201">
              <w:rPr>
                <w:sz w:val="20"/>
              </w:rPr>
              <w:t>0</w:t>
            </w:r>
          </w:p>
        </w:tc>
        <w:tc>
          <w:tcPr>
            <w:tcW w:w="0" w:type="auto"/>
          </w:tcPr>
          <w:p w14:paraId="777A0B14" w14:textId="42FB99D6" w:rsidR="00AD7FAC" w:rsidRDefault="00AD7FAC" w:rsidP="00AD7FAC">
            <w:pPr>
              <w:pStyle w:val="TF-TEXTOQUADRO"/>
              <w:jc w:val="center"/>
              <w:rPr>
                <w:sz w:val="20"/>
              </w:rPr>
            </w:pPr>
            <w:r w:rsidRPr="00DF4201">
              <w:rPr>
                <w:sz w:val="20"/>
              </w:rPr>
              <w:t>0</w:t>
            </w:r>
          </w:p>
        </w:tc>
        <w:tc>
          <w:tcPr>
            <w:tcW w:w="0" w:type="auto"/>
          </w:tcPr>
          <w:p w14:paraId="2007FFF8" w14:textId="02A0AD5E" w:rsidR="00AD7FAC" w:rsidRDefault="00AD7FAC" w:rsidP="00AD7FAC">
            <w:pPr>
              <w:pStyle w:val="TF-TEXTOQUADRO"/>
              <w:jc w:val="center"/>
              <w:rPr>
                <w:sz w:val="20"/>
              </w:rPr>
            </w:pPr>
            <w:r w:rsidRPr="00DF4201">
              <w:rPr>
                <w:sz w:val="20"/>
              </w:rPr>
              <w:t>0</w:t>
            </w:r>
          </w:p>
        </w:tc>
        <w:tc>
          <w:tcPr>
            <w:tcW w:w="0" w:type="auto"/>
          </w:tcPr>
          <w:p w14:paraId="6DF390C0" w14:textId="7E0B7691" w:rsidR="00AD7FAC" w:rsidRDefault="00AD7FAC" w:rsidP="00AD7FAC">
            <w:pPr>
              <w:pStyle w:val="TF-TEXTOQUADRO"/>
              <w:jc w:val="center"/>
              <w:rPr>
                <w:sz w:val="20"/>
              </w:rPr>
            </w:pPr>
            <w:r w:rsidRPr="00DF4201">
              <w:rPr>
                <w:sz w:val="20"/>
              </w:rPr>
              <w:t>0</w:t>
            </w:r>
          </w:p>
        </w:tc>
        <w:tc>
          <w:tcPr>
            <w:tcW w:w="0" w:type="auto"/>
          </w:tcPr>
          <w:p w14:paraId="340516C7" w14:textId="068394C3" w:rsidR="00AD7FAC" w:rsidRDefault="00AD7FAC" w:rsidP="00AD7FAC">
            <w:pPr>
              <w:pStyle w:val="TF-TEXTOQUADRO"/>
              <w:jc w:val="center"/>
              <w:rPr>
                <w:sz w:val="20"/>
              </w:rPr>
            </w:pPr>
            <w:r w:rsidRPr="00DF4201">
              <w:rPr>
                <w:sz w:val="20"/>
              </w:rPr>
              <w:t>0</w:t>
            </w:r>
          </w:p>
        </w:tc>
        <w:tc>
          <w:tcPr>
            <w:tcW w:w="0" w:type="auto"/>
          </w:tcPr>
          <w:p w14:paraId="4247A20A" w14:textId="61F59FD1" w:rsidR="00AD7FAC" w:rsidRDefault="00AD7FAC" w:rsidP="00AD7FAC">
            <w:pPr>
              <w:pStyle w:val="TF-TEXTOQUADRO"/>
              <w:jc w:val="center"/>
              <w:rPr>
                <w:sz w:val="20"/>
              </w:rPr>
            </w:pPr>
            <w:r w:rsidRPr="00DF4201">
              <w:rPr>
                <w:sz w:val="20"/>
              </w:rPr>
              <w:t>0</w:t>
            </w:r>
          </w:p>
        </w:tc>
        <w:tc>
          <w:tcPr>
            <w:tcW w:w="0" w:type="auto"/>
          </w:tcPr>
          <w:p w14:paraId="512039FD" w14:textId="28AFD750" w:rsidR="00AD7FAC" w:rsidRDefault="00AD7FAC" w:rsidP="00AD7FAC">
            <w:pPr>
              <w:pStyle w:val="TF-TEXTOQUADRO"/>
              <w:jc w:val="center"/>
              <w:rPr>
                <w:sz w:val="20"/>
              </w:rPr>
            </w:pPr>
            <w:r w:rsidRPr="00DF4201">
              <w:rPr>
                <w:sz w:val="20"/>
              </w:rPr>
              <w:t>0</w:t>
            </w:r>
          </w:p>
        </w:tc>
        <w:tc>
          <w:tcPr>
            <w:tcW w:w="0" w:type="auto"/>
          </w:tcPr>
          <w:p w14:paraId="5C5D8F60" w14:textId="44FB787D" w:rsidR="00AD7FAC" w:rsidRDefault="00AD7FAC" w:rsidP="00AD7FAC">
            <w:pPr>
              <w:pStyle w:val="TF-TEXTOQUADRO"/>
              <w:jc w:val="center"/>
              <w:rPr>
                <w:sz w:val="20"/>
              </w:rPr>
            </w:pPr>
            <w:r w:rsidRPr="00DF4201">
              <w:rPr>
                <w:sz w:val="20"/>
              </w:rPr>
              <w:t>0</w:t>
            </w:r>
          </w:p>
        </w:tc>
      </w:tr>
    </w:tbl>
    <w:p w14:paraId="17DD22D8" w14:textId="42BD56E8" w:rsidR="0075334B" w:rsidRPr="0021789F" w:rsidRDefault="0021789F" w:rsidP="0021789F">
      <w:pPr>
        <w:jc w:val="center"/>
        <w:rPr>
          <w:sz w:val="20"/>
          <w:szCs w:val="20"/>
        </w:rPr>
      </w:pPr>
      <w:r w:rsidRPr="0021789F">
        <w:rPr>
          <w:sz w:val="20"/>
          <w:szCs w:val="20"/>
        </w:rPr>
        <w:t>Fonte: elaborado pelos autores (2024).</w:t>
      </w:r>
    </w:p>
    <w:p w14:paraId="7FC1BA5A" w14:textId="77777777" w:rsidR="00041DBC" w:rsidRPr="00041DBC" w:rsidRDefault="00041DBC" w:rsidP="00041DBC"/>
    <w:p w14:paraId="5705AF36" w14:textId="17227FB9" w:rsidR="0058021A" w:rsidRDefault="003F7AC0" w:rsidP="003F7AC0">
      <w:pPr>
        <w:spacing w:line="360" w:lineRule="auto"/>
        <w:ind w:firstLine="709"/>
        <w:jc w:val="both"/>
      </w:pPr>
      <w:r w:rsidRPr="003F7AC0">
        <w:t>A quarta etapa consistiu em perguntas descritivas sobre os pontos positivos e negativos. Nos pontos positivos, os participantes destacaram que gostaram muito do sistema, pois ele auxilia em todos os aspectos relacionados às vendas, controle de estoque e segurança das informações salvas para consultas futuras. Além disso, o sistema facilita decisões estratégicas tanto nas vendas quanto na reposição de produtos, e simplifica as vendas com etiquetas informativas para os clientes finais. Os participantes também mencionaram que confiam mais no cálculo da comissão.</w:t>
      </w:r>
      <w:r w:rsidR="00891AB4">
        <w:t xml:space="preserve"> Já </w:t>
      </w:r>
      <w:r w:rsidR="00B61633">
        <w:t>os pontos negativos</w:t>
      </w:r>
      <w:r w:rsidR="00891AB4">
        <w:t xml:space="preserve"> foram citados que o cadastro de produtos se torna um pouco mais burocráticos, pois tendo em vista que é necessário cadastrar no sistema, fazer a impressão de etiquetas e depois colocar no produto.</w:t>
      </w:r>
    </w:p>
    <w:p w14:paraId="2E1029E6" w14:textId="1C457FCB" w:rsidR="00B61633" w:rsidRDefault="00B61633" w:rsidP="00B61633">
      <w:pPr>
        <w:pStyle w:val="TF-TEXTO"/>
      </w:pPr>
      <w:r>
        <w:t xml:space="preserve">A quinta e última etapa se refere à reutilização e recomendação do aplicativo. A </w:t>
      </w:r>
      <w:r>
        <w:fldChar w:fldCharType="begin"/>
      </w:r>
      <w:r>
        <w:instrText xml:space="preserve"> REF _Ref151497052 \h </w:instrText>
      </w:r>
      <w:r>
        <w:fldChar w:fldCharType="separate"/>
      </w:r>
      <w:r>
        <w:t xml:space="preserve">Tabela </w:t>
      </w:r>
      <w:r w:rsidR="005228D3">
        <w:rPr>
          <w:noProof/>
        </w:rPr>
        <w:t>8</w:t>
      </w:r>
      <w:r>
        <w:fldChar w:fldCharType="end"/>
      </w:r>
      <w:r>
        <w:t xml:space="preserve"> apresenta a avaliação, sendo possível observar que </w:t>
      </w:r>
      <w:r w:rsidRPr="00A00563">
        <w:rPr>
          <w:rStyle w:val="TF-COURIER10"/>
        </w:rPr>
        <w:t>100%</w:t>
      </w:r>
      <w:r>
        <w:t xml:space="preserve"> dos usuários reutilizariam o </w:t>
      </w:r>
      <w:r>
        <w:lastRenderedPageBreak/>
        <w:t>aplicativo e recomendariam para outras pessoas, confirmando que os participantes tiveram experiências positivas.</w:t>
      </w:r>
    </w:p>
    <w:p w14:paraId="5ABA09A0" w14:textId="77777777" w:rsidR="00B61633" w:rsidRPr="0058021A" w:rsidRDefault="00B61633" w:rsidP="003F7AC0">
      <w:pPr>
        <w:spacing w:line="360" w:lineRule="auto"/>
        <w:ind w:firstLine="709"/>
        <w:jc w:val="both"/>
      </w:pPr>
    </w:p>
    <w:p w14:paraId="1373F18D" w14:textId="016AEC6F" w:rsidR="003A45B9" w:rsidRDefault="003A45B9" w:rsidP="003A45B9">
      <w:pPr>
        <w:pStyle w:val="TF-LEGENDA"/>
      </w:pPr>
      <w:bookmarkStart w:id="210" w:name="_Ref151497052"/>
      <w:bookmarkStart w:id="211" w:name="_Toc168072377"/>
      <w:bookmarkStart w:id="212" w:name="_Toc169376941"/>
      <w:r>
        <w:t xml:space="preserve">Tabela </w:t>
      </w:r>
      <w:fldSimple w:instr=" SEQ Tabela \* ARABIC ">
        <w:r w:rsidR="00C63B78">
          <w:rPr>
            <w:noProof/>
          </w:rPr>
          <w:t>8</w:t>
        </w:r>
      </w:fldSimple>
      <w:bookmarkEnd w:id="210"/>
      <w:r>
        <w:t xml:space="preserve"> </w:t>
      </w:r>
      <w:r w:rsidRPr="008137E7">
        <w:t xml:space="preserve">– Reutilização e recomendação do </w:t>
      </w:r>
      <w:r>
        <w:t>aplicativo</w:t>
      </w:r>
      <w:bookmarkEnd w:id="211"/>
      <w:bookmarkEnd w:id="212"/>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2716"/>
        <w:gridCol w:w="1559"/>
        <w:gridCol w:w="1438"/>
      </w:tblGrid>
      <w:tr w:rsidR="003A45B9" w:rsidRPr="003B1518" w14:paraId="3C091477" w14:textId="77777777" w:rsidTr="006A66BF">
        <w:trPr>
          <w:trHeight w:val="136"/>
          <w:jc w:val="center"/>
        </w:trPr>
        <w:tc>
          <w:tcPr>
            <w:tcW w:w="2716" w:type="dxa"/>
            <w:shd w:val="clear" w:color="auto" w:fill="A6A6A6"/>
            <w:vAlign w:val="center"/>
          </w:tcPr>
          <w:p w14:paraId="62067687" w14:textId="77777777" w:rsidR="003A45B9" w:rsidRPr="00D4797F" w:rsidRDefault="003A45B9" w:rsidP="006A66BF">
            <w:pPr>
              <w:pStyle w:val="TF-TEXTOQUADRO"/>
              <w:rPr>
                <w:b/>
                <w:bCs/>
                <w:sz w:val="20"/>
              </w:rPr>
            </w:pPr>
            <w:r w:rsidRPr="00D4797F">
              <w:rPr>
                <w:b/>
                <w:bCs/>
                <w:sz w:val="20"/>
              </w:rPr>
              <w:t>Pergunta</w:t>
            </w:r>
          </w:p>
        </w:tc>
        <w:tc>
          <w:tcPr>
            <w:tcW w:w="1559" w:type="dxa"/>
            <w:shd w:val="clear" w:color="auto" w:fill="A6A6A6"/>
            <w:vAlign w:val="center"/>
          </w:tcPr>
          <w:p w14:paraId="2CFDFDC0" w14:textId="77777777" w:rsidR="003A45B9" w:rsidRPr="00D4797F" w:rsidRDefault="003A45B9" w:rsidP="006A66BF">
            <w:pPr>
              <w:pStyle w:val="TF-TEXTOQUADRO"/>
              <w:jc w:val="center"/>
              <w:rPr>
                <w:b/>
                <w:bCs/>
                <w:sz w:val="20"/>
              </w:rPr>
            </w:pPr>
            <w:r w:rsidRPr="00D4797F">
              <w:rPr>
                <w:b/>
                <w:bCs/>
                <w:sz w:val="20"/>
              </w:rPr>
              <w:t>Sim</w:t>
            </w:r>
          </w:p>
        </w:tc>
        <w:tc>
          <w:tcPr>
            <w:tcW w:w="1438" w:type="dxa"/>
            <w:shd w:val="clear" w:color="auto" w:fill="A6A6A6"/>
            <w:vAlign w:val="center"/>
          </w:tcPr>
          <w:p w14:paraId="26FC6706" w14:textId="77777777" w:rsidR="003A45B9" w:rsidRPr="00D4797F" w:rsidRDefault="003A45B9" w:rsidP="006A66BF">
            <w:pPr>
              <w:pStyle w:val="TF-TEXTOQUADRO"/>
              <w:jc w:val="center"/>
              <w:rPr>
                <w:b/>
                <w:bCs/>
                <w:sz w:val="20"/>
              </w:rPr>
            </w:pPr>
            <w:r w:rsidRPr="00D4797F">
              <w:rPr>
                <w:b/>
                <w:bCs/>
                <w:sz w:val="20"/>
              </w:rPr>
              <w:t>Não</w:t>
            </w:r>
          </w:p>
        </w:tc>
      </w:tr>
      <w:tr w:rsidR="003A45B9" w:rsidRPr="003B1518" w14:paraId="642236B6" w14:textId="77777777" w:rsidTr="006A66BF">
        <w:trPr>
          <w:jc w:val="center"/>
        </w:trPr>
        <w:tc>
          <w:tcPr>
            <w:tcW w:w="2716" w:type="dxa"/>
            <w:vAlign w:val="center"/>
          </w:tcPr>
          <w:p w14:paraId="4362F76A" w14:textId="77777777" w:rsidR="003A45B9" w:rsidRPr="00D4797F" w:rsidRDefault="003A45B9" w:rsidP="006A66BF">
            <w:pPr>
              <w:pStyle w:val="TF-TEXTOQUADRO"/>
              <w:rPr>
                <w:sz w:val="20"/>
              </w:rPr>
            </w:pPr>
            <w:r w:rsidRPr="00D4797F">
              <w:rPr>
                <w:sz w:val="20"/>
              </w:rPr>
              <w:t>Reutilização</w:t>
            </w:r>
          </w:p>
        </w:tc>
        <w:tc>
          <w:tcPr>
            <w:tcW w:w="1559" w:type="dxa"/>
            <w:vAlign w:val="center"/>
          </w:tcPr>
          <w:p w14:paraId="46BA83B6" w14:textId="77777777" w:rsidR="003A45B9" w:rsidRPr="00D4797F" w:rsidRDefault="003A45B9" w:rsidP="006A66BF">
            <w:pPr>
              <w:pStyle w:val="TF-TEXTOQUADRO"/>
              <w:jc w:val="center"/>
              <w:rPr>
                <w:sz w:val="20"/>
              </w:rPr>
            </w:pPr>
            <w:r w:rsidRPr="00D4797F">
              <w:rPr>
                <w:sz w:val="20"/>
              </w:rPr>
              <w:t>100%</w:t>
            </w:r>
          </w:p>
        </w:tc>
        <w:tc>
          <w:tcPr>
            <w:tcW w:w="1438" w:type="dxa"/>
            <w:vAlign w:val="center"/>
          </w:tcPr>
          <w:p w14:paraId="7C5BADA9" w14:textId="77777777" w:rsidR="003A45B9" w:rsidRPr="00D4797F" w:rsidRDefault="003A45B9" w:rsidP="006A66BF">
            <w:pPr>
              <w:pStyle w:val="TF-TEXTOQUADRO"/>
              <w:jc w:val="center"/>
              <w:rPr>
                <w:sz w:val="20"/>
              </w:rPr>
            </w:pPr>
            <w:r w:rsidRPr="00D4797F">
              <w:rPr>
                <w:sz w:val="20"/>
              </w:rPr>
              <w:t>0%</w:t>
            </w:r>
          </w:p>
        </w:tc>
      </w:tr>
      <w:tr w:rsidR="003A45B9" w:rsidRPr="003B1518" w14:paraId="5D3679D4" w14:textId="77777777" w:rsidTr="006A66BF">
        <w:trPr>
          <w:jc w:val="center"/>
        </w:trPr>
        <w:tc>
          <w:tcPr>
            <w:tcW w:w="2716" w:type="dxa"/>
            <w:vAlign w:val="center"/>
          </w:tcPr>
          <w:p w14:paraId="0F99C9F3" w14:textId="77777777" w:rsidR="003A45B9" w:rsidRPr="00D4797F" w:rsidRDefault="003A45B9" w:rsidP="006A66BF">
            <w:pPr>
              <w:pStyle w:val="TF-TEXTOQUADRO"/>
              <w:rPr>
                <w:sz w:val="20"/>
              </w:rPr>
            </w:pPr>
            <w:r w:rsidRPr="00D4797F">
              <w:rPr>
                <w:sz w:val="20"/>
              </w:rPr>
              <w:t>Recomendação</w:t>
            </w:r>
          </w:p>
        </w:tc>
        <w:tc>
          <w:tcPr>
            <w:tcW w:w="1559" w:type="dxa"/>
            <w:vAlign w:val="center"/>
          </w:tcPr>
          <w:p w14:paraId="19E51CFC" w14:textId="77777777" w:rsidR="003A45B9" w:rsidRPr="00D4797F" w:rsidRDefault="003A45B9" w:rsidP="006A66BF">
            <w:pPr>
              <w:pStyle w:val="TF-TEXTOQUADRO"/>
              <w:jc w:val="center"/>
              <w:rPr>
                <w:sz w:val="20"/>
              </w:rPr>
            </w:pPr>
            <w:r w:rsidRPr="00D4797F">
              <w:rPr>
                <w:sz w:val="20"/>
              </w:rPr>
              <w:t>100%</w:t>
            </w:r>
          </w:p>
        </w:tc>
        <w:tc>
          <w:tcPr>
            <w:tcW w:w="1438" w:type="dxa"/>
            <w:vAlign w:val="center"/>
          </w:tcPr>
          <w:p w14:paraId="0595C1BF" w14:textId="77777777" w:rsidR="003A45B9" w:rsidRPr="00D4797F" w:rsidRDefault="003A45B9" w:rsidP="006A66BF">
            <w:pPr>
              <w:pStyle w:val="TF-TEXTOQUADRO"/>
              <w:jc w:val="center"/>
              <w:rPr>
                <w:sz w:val="20"/>
              </w:rPr>
            </w:pPr>
            <w:r w:rsidRPr="00D4797F">
              <w:rPr>
                <w:sz w:val="20"/>
              </w:rPr>
              <w:t>0%</w:t>
            </w:r>
          </w:p>
        </w:tc>
      </w:tr>
    </w:tbl>
    <w:p w14:paraId="0DEC91C3" w14:textId="77777777" w:rsidR="003A45B9" w:rsidRPr="002E169D" w:rsidRDefault="003A45B9" w:rsidP="003A45B9">
      <w:pPr>
        <w:pStyle w:val="TF-FONTE"/>
        <w:rPr>
          <w:rStyle w:val="TF-COURIER10"/>
          <w:rFonts w:ascii="Times New Roman" w:hAnsi="Times New Roman"/>
        </w:rPr>
      </w:pPr>
      <w:r>
        <w:t>Fonte: elaborado pela autora (2024).</w:t>
      </w:r>
    </w:p>
    <w:p w14:paraId="6CD29F58" w14:textId="77777777" w:rsidR="005C7497" w:rsidRPr="005C7497" w:rsidRDefault="005C7497" w:rsidP="005C7497"/>
    <w:p w14:paraId="71B09A6D" w14:textId="04795442" w:rsidR="00966C1A" w:rsidRPr="00B87356" w:rsidRDefault="00966C1A" w:rsidP="007D6F32">
      <w:pPr>
        <w:pStyle w:val="TF-TEXTO"/>
        <w:ind w:firstLine="0"/>
      </w:pPr>
    </w:p>
    <w:p w14:paraId="216615A4" w14:textId="058BFFA6" w:rsidR="00E16683" w:rsidRDefault="00D52119" w:rsidP="00D52119">
      <w:pPr>
        <w:pStyle w:val="Ttulo3"/>
      </w:pPr>
      <w:bookmarkStart w:id="213" w:name="_Toc169372015"/>
      <w:r>
        <w:t>Comparação entre os trabalhos correlatos e o trabalho desenvolvido</w:t>
      </w:r>
      <w:bookmarkEnd w:id="213"/>
    </w:p>
    <w:p w14:paraId="6FC26D88" w14:textId="77777777" w:rsidR="00D52119" w:rsidRPr="00E16683" w:rsidRDefault="00D52119" w:rsidP="00E16683">
      <w:pPr>
        <w:pStyle w:val="TF-TEXTO"/>
        <w:ind w:firstLine="0"/>
      </w:pPr>
    </w:p>
    <w:bookmarkEnd w:id="169"/>
    <w:bookmarkEnd w:id="170"/>
    <w:p w14:paraId="0B607CA0" w14:textId="77777777" w:rsidR="00396E89" w:rsidRPr="00DF6CCF" w:rsidRDefault="00396E89" w:rsidP="00396E89">
      <w:pPr>
        <w:pStyle w:val="TF-TEXTO"/>
      </w:pPr>
      <w:r>
        <w:t xml:space="preserve">Nesta subseção é realizado a comparação entre os trabalhos correlatos e o trabalho desenvolvido. O </w:t>
      </w:r>
      <w:r>
        <w:fldChar w:fldCharType="begin"/>
      </w:r>
      <w:r>
        <w:instrText xml:space="preserve"> REF _Ref151497249 \h </w:instrText>
      </w:r>
      <w:r>
        <w:fldChar w:fldCharType="separate"/>
      </w:r>
      <w:r>
        <w:t xml:space="preserve">Quadro </w:t>
      </w:r>
      <w:r>
        <w:rPr>
          <w:noProof/>
        </w:rPr>
        <w:t>12</w:t>
      </w:r>
      <w:r>
        <w:fldChar w:fldCharType="end"/>
      </w:r>
      <w:r>
        <w:t xml:space="preserve"> traz as relações, separando os correlatos em colunas e as características em linhas.</w:t>
      </w:r>
    </w:p>
    <w:p w14:paraId="0F99C5E4" w14:textId="349DE691" w:rsidR="00396E89" w:rsidRDefault="00396E89" w:rsidP="00396E89">
      <w:pPr>
        <w:pStyle w:val="TF-LEGENDA"/>
      </w:pPr>
      <w:bookmarkStart w:id="214" w:name="_Ref151497249"/>
      <w:bookmarkStart w:id="215" w:name="_Toc169377016"/>
      <w:r>
        <w:rPr>
          <w:noProof/>
        </w:rPr>
        <w:lastRenderedPageBreak/>
        <mc:AlternateContent>
          <mc:Choice Requires="wps">
            <w:drawing>
              <wp:anchor distT="0" distB="0" distL="114300" distR="114300" simplePos="0" relativeHeight="251658240" behindDoc="0" locked="0" layoutInCell="1" allowOverlap="1" wp14:anchorId="53440FCA" wp14:editId="751E89D4">
                <wp:simplePos x="0" y="0"/>
                <wp:positionH relativeFrom="column">
                  <wp:posOffset>167640</wp:posOffset>
                </wp:positionH>
                <wp:positionV relativeFrom="paragraph">
                  <wp:posOffset>221835</wp:posOffset>
                </wp:positionV>
                <wp:extent cx="808051" cy="628153"/>
                <wp:effectExtent l="0" t="0" r="0" b="635"/>
                <wp:wrapNone/>
                <wp:docPr id="1517591801"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051" cy="628153"/>
                        </a:xfrm>
                        <a:prstGeom prst="rect">
                          <a:avLst/>
                        </a:prstGeom>
                        <a:noFill/>
                        <a:ln>
                          <a:noFill/>
                        </a:ln>
                      </wps:spPr>
                      <wps:txbx>
                        <w:txbxContent>
                          <w:p w14:paraId="38D13904" w14:textId="77777777" w:rsidR="00396E89" w:rsidRPr="00D4797F" w:rsidRDefault="00396E89" w:rsidP="00396E89">
                            <w:pPr>
                              <w:jc w:val="right"/>
                              <w:rPr>
                                <w:b/>
                                <w:bCs/>
                                <w:sz w:val="20"/>
                                <w:szCs w:val="20"/>
                              </w:rPr>
                            </w:pPr>
                            <w:r w:rsidRPr="00D4797F">
                              <w:rPr>
                                <w:b/>
                                <w:bCs/>
                                <w:sz w:val="20"/>
                                <w:szCs w:val="20"/>
                              </w:rPr>
                              <w:t xml:space="preserve">Trabalhos </w:t>
                            </w:r>
                          </w:p>
                          <w:p w14:paraId="4D851C4E" w14:textId="77777777" w:rsidR="00396E89" w:rsidRPr="00D4797F" w:rsidRDefault="00396E89" w:rsidP="00396E89">
                            <w:pPr>
                              <w:jc w:val="right"/>
                              <w:rPr>
                                <w:b/>
                                <w:bCs/>
                                <w:sz w:val="20"/>
                                <w:szCs w:val="20"/>
                              </w:rPr>
                            </w:pPr>
                            <w:r w:rsidRPr="00D4797F">
                              <w:rPr>
                                <w:b/>
                                <w:bCs/>
                                <w:sz w:val="20"/>
                                <w:szCs w:val="20"/>
                              </w:rPr>
                              <w:t>Correlatos</w:t>
                            </w:r>
                          </w:p>
                          <w:p w14:paraId="069BAB9D" w14:textId="77777777" w:rsidR="00396E89" w:rsidRDefault="00396E89" w:rsidP="00396E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440FCA" id="_x0000_t202" coordsize="21600,21600" o:spt="202" path="m,l,21600r21600,l21600,xe">
                <v:stroke joinstyle="miter"/>
                <v:path gradientshapeok="t" o:connecttype="rect"/>
              </v:shapetype>
              <v:shape id="Caixa de Texto 6" o:spid="_x0000_s1026" type="#_x0000_t202" style="position:absolute;left:0;text-align:left;margin-left:13.2pt;margin-top:17.45pt;width:63.65pt;height:4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" filled="f" stroked="f">
                <v:textbox>
                  <w:txbxContent>
                    <w:p w14:paraId="38D13904" w14:textId="77777777" w:rsidR="00396E89" w:rsidRPr="00D4797F" w:rsidRDefault="00396E89" w:rsidP="00396E89">
                      <w:pPr>
                        <w:jc w:val="right"/>
                        <w:rPr>
                          <w:b/>
                          <w:bCs/>
                          <w:sz w:val="20"/>
                          <w:szCs w:val="20"/>
                        </w:rPr>
                      </w:pPr>
                      <w:r w:rsidRPr="00D4797F">
                        <w:rPr>
                          <w:b/>
                          <w:bCs/>
                          <w:sz w:val="20"/>
                          <w:szCs w:val="20"/>
                        </w:rPr>
                        <w:t xml:space="preserve">Trabalhos </w:t>
                      </w:r>
                    </w:p>
                    <w:p w14:paraId="4D851C4E" w14:textId="77777777" w:rsidR="00396E89" w:rsidRPr="00D4797F" w:rsidRDefault="00396E89" w:rsidP="00396E89">
                      <w:pPr>
                        <w:jc w:val="right"/>
                        <w:rPr>
                          <w:b/>
                          <w:bCs/>
                          <w:sz w:val="20"/>
                          <w:szCs w:val="20"/>
                        </w:rPr>
                      </w:pPr>
                      <w:r w:rsidRPr="00D4797F">
                        <w:rPr>
                          <w:b/>
                          <w:bCs/>
                          <w:sz w:val="20"/>
                          <w:szCs w:val="20"/>
                        </w:rPr>
                        <w:t>Correlatos</w:t>
                      </w:r>
                    </w:p>
                    <w:p w14:paraId="069BAB9D" w14:textId="77777777" w:rsidR="00396E89" w:rsidRDefault="00396E89" w:rsidP="00396E89"/>
                  </w:txbxContent>
                </v:textbox>
              </v:shape>
            </w:pict>
          </mc:Fallback>
        </mc:AlternateContent>
      </w:r>
      <w:r>
        <w:t xml:space="preserve">Quadro </w:t>
      </w:r>
      <w:fldSimple w:instr=" SEQ Quadro \* ARABIC "/>
      <w:bookmarkEnd w:id="214"/>
      <w:r>
        <w:t xml:space="preserve"> </w:t>
      </w:r>
      <w:r w:rsidRPr="0007617C">
        <w:t>– Comparativo dos correlatos e o trabalho desenvolvido</w:t>
      </w:r>
      <w:bookmarkEnd w:id="215"/>
    </w:p>
    <w:tbl>
      <w:tblPr>
        <w:tblW w:w="488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6"/>
        <w:gridCol w:w="868"/>
        <w:gridCol w:w="848"/>
        <w:gridCol w:w="992"/>
        <w:gridCol w:w="852"/>
        <w:gridCol w:w="850"/>
        <w:gridCol w:w="852"/>
        <w:gridCol w:w="1275"/>
        <w:gridCol w:w="921"/>
      </w:tblGrid>
      <w:tr w:rsidR="00396E89" w14:paraId="7FF5DA0E" w14:textId="77777777" w:rsidTr="00EF63CF">
        <w:trPr>
          <w:trHeight w:val="1491"/>
        </w:trPr>
        <w:tc>
          <w:tcPr>
            <w:tcW w:w="788" w:type="pct"/>
            <w:tcBorders>
              <w:tl2br w:val="single" w:sz="8" w:space="0" w:color="auto"/>
            </w:tcBorders>
            <w:shd w:val="clear" w:color="auto" w:fill="AEAAAA"/>
            <w:vAlign w:val="bottom"/>
          </w:tcPr>
          <w:p w14:paraId="19498569" w14:textId="77777777" w:rsidR="00396E89" w:rsidRPr="00D4797F" w:rsidRDefault="00396E89" w:rsidP="00EF63CF">
            <w:pPr>
              <w:pStyle w:val="TF-TEXTO-QUADRO-Centralizado"/>
              <w:tabs>
                <w:tab w:val="left" w:pos="495"/>
              </w:tabs>
              <w:jc w:val="left"/>
              <w:rPr>
                <w:b/>
                <w:bCs/>
                <w:sz w:val="20"/>
              </w:rPr>
            </w:pPr>
            <w:r w:rsidRPr="00D4797F">
              <w:rPr>
                <w:b/>
                <w:bCs/>
                <w:sz w:val="20"/>
              </w:rPr>
              <w:t>Características</w:t>
            </w:r>
          </w:p>
        </w:tc>
        <w:tc>
          <w:tcPr>
            <w:tcW w:w="490" w:type="pct"/>
            <w:shd w:val="clear" w:color="auto" w:fill="AEAAAA"/>
            <w:vAlign w:val="center"/>
          </w:tcPr>
          <w:p w14:paraId="348FCEDC" w14:textId="77777777" w:rsidR="00396E89" w:rsidRPr="00D4797F" w:rsidRDefault="00396E89" w:rsidP="00EF63CF">
            <w:pPr>
              <w:pStyle w:val="TF-TEXTO-QUADRO-Centralizado"/>
              <w:rPr>
                <w:b/>
                <w:bCs/>
                <w:sz w:val="20"/>
              </w:rPr>
            </w:pPr>
            <w:r>
              <w:rPr>
                <w:b/>
                <w:bCs/>
                <w:sz w:val="20"/>
              </w:rPr>
              <w:t>Moro</w:t>
            </w:r>
            <w:r w:rsidRPr="00D4797F">
              <w:rPr>
                <w:b/>
                <w:bCs/>
                <w:sz w:val="20"/>
              </w:rPr>
              <w:t xml:space="preserve"> (20</w:t>
            </w:r>
            <w:r>
              <w:rPr>
                <w:b/>
                <w:bCs/>
                <w:sz w:val="20"/>
              </w:rPr>
              <w:t>18</w:t>
            </w:r>
            <w:r w:rsidRPr="00D4797F">
              <w:rPr>
                <w:b/>
                <w:bCs/>
                <w:sz w:val="20"/>
              </w:rPr>
              <w:t>)</w:t>
            </w:r>
          </w:p>
        </w:tc>
        <w:tc>
          <w:tcPr>
            <w:tcW w:w="479" w:type="pct"/>
            <w:shd w:val="clear" w:color="auto" w:fill="AEAAAA"/>
            <w:vAlign w:val="center"/>
          </w:tcPr>
          <w:p w14:paraId="0BFF8CDD" w14:textId="77777777" w:rsidR="00396E89" w:rsidRDefault="00396E89" w:rsidP="00EF63CF">
            <w:pPr>
              <w:pStyle w:val="TF-TEXTO-QUADRO-Centralizado"/>
              <w:rPr>
                <w:b/>
                <w:bCs/>
                <w:sz w:val="20"/>
              </w:rPr>
            </w:pPr>
            <w:proofErr w:type="spellStart"/>
            <w:r>
              <w:rPr>
                <w:b/>
                <w:bCs/>
                <w:sz w:val="20"/>
              </w:rPr>
              <w:t>Variza</w:t>
            </w:r>
            <w:proofErr w:type="spellEnd"/>
          </w:p>
          <w:p w14:paraId="65CBC3F0" w14:textId="77777777" w:rsidR="00396E89" w:rsidRPr="00D4797F" w:rsidRDefault="00396E89" w:rsidP="00EF63CF">
            <w:pPr>
              <w:pStyle w:val="TF-TEXTO-QUADRO-Centralizado"/>
              <w:rPr>
                <w:b/>
                <w:bCs/>
                <w:sz w:val="20"/>
              </w:rPr>
            </w:pPr>
            <w:r w:rsidRPr="00D4797F">
              <w:rPr>
                <w:b/>
                <w:bCs/>
                <w:sz w:val="20"/>
              </w:rPr>
              <w:t>(20</w:t>
            </w:r>
            <w:r>
              <w:rPr>
                <w:b/>
                <w:bCs/>
                <w:sz w:val="20"/>
              </w:rPr>
              <w:t>18</w:t>
            </w:r>
            <w:r w:rsidRPr="00D4797F">
              <w:rPr>
                <w:b/>
                <w:bCs/>
                <w:sz w:val="20"/>
              </w:rPr>
              <w:t>)</w:t>
            </w:r>
          </w:p>
        </w:tc>
        <w:tc>
          <w:tcPr>
            <w:tcW w:w="560" w:type="pct"/>
            <w:shd w:val="clear" w:color="auto" w:fill="AEAAAA"/>
            <w:vAlign w:val="center"/>
          </w:tcPr>
          <w:p w14:paraId="5528BD3B" w14:textId="77777777" w:rsidR="00396E89" w:rsidRPr="00D4797F" w:rsidRDefault="00396E89" w:rsidP="00EF63CF">
            <w:pPr>
              <w:pStyle w:val="TF-TEXTO-QUADRO-Centralizado"/>
              <w:rPr>
                <w:b/>
                <w:bCs/>
                <w:sz w:val="20"/>
              </w:rPr>
            </w:pPr>
            <w:r>
              <w:rPr>
                <w:b/>
                <w:bCs/>
                <w:sz w:val="20"/>
              </w:rPr>
              <w:t xml:space="preserve">Rosa e </w:t>
            </w:r>
            <w:proofErr w:type="spellStart"/>
            <w:r>
              <w:rPr>
                <w:b/>
                <w:bCs/>
                <w:sz w:val="20"/>
              </w:rPr>
              <w:t>Wahju</w:t>
            </w:r>
            <w:proofErr w:type="spellEnd"/>
            <w:r w:rsidRPr="00D4797F">
              <w:rPr>
                <w:b/>
                <w:bCs/>
                <w:sz w:val="20"/>
              </w:rPr>
              <w:t xml:space="preserve"> (202</w:t>
            </w:r>
            <w:r>
              <w:rPr>
                <w:b/>
                <w:bCs/>
                <w:sz w:val="20"/>
              </w:rPr>
              <w:t>0</w:t>
            </w:r>
            <w:r w:rsidRPr="00D4797F">
              <w:rPr>
                <w:b/>
                <w:bCs/>
                <w:sz w:val="20"/>
              </w:rPr>
              <w:t>)</w:t>
            </w:r>
          </w:p>
        </w:tc>
        <w:tc>
          <w:tcPr>
            <w:tcW w:w="481" w:type="pct"/>
            <w:shd w:val="clear" w:color="auto" w:fill="AEAAAA"/>
            <w:vAlign w:val="center"/>
          </w:tcPr>
          <w:p w14:paraId="16F0619E" w14:textId="77777777" w:rsidR="00396E89" w:rsidRPr="00D4797F" w:rsidRDefault="00396E89" w:rsidP="00EF63CF">
            <w:pPr>
              <w:pStyle w:val="TF-TEXTO-QUADRO-Centralizado"/>
              <w:rPr>
                <w:b/>
                <w:bCs/>
                <w:sz w:val="20"/>
              </w:rPr>
            </w:pPr>
            <w:proofErr w:type="spellStart"/>
            <w:r>
              <w:rPr>
                <w:b/>
                <w:bCs/>
                <w:sz w:val="20"/>
              </w:rPr>
              <w:t>Bling</w:t>
            </w:r>
            <w:proofErr w:type="spellEnd"/>
            <w:r w:rsidRPr="00D4797F">
              <w:rPr>
                <w:b/>
                <w:bCs/>
                <w:sz w:val="20"/>
              </w:rPr>
              <w:t xml:space="preserve"> (2023)</w:t>
            </w:r>
          </w:p>
        </w:tc>
        <w:tc>
          <w:tcPr>
            <w:tcW w:w="480" w:type="pct"/>
            <w:shd w:val="clear" w:color="auto" w:fill="AEAAAA"/>
            <w:vAlign w:val="center"/>
          </w:tcPr>
          <w:p w14:paraId="1EDDB46E" w14:textId="77777777" w:rsidR="00396E89" w:rsidRDefault="00396E89" w:rsidP="00EF63CF">
            <w:pPr>
              <w:pStyle w:val="TF-TEXTO-QUADRO-Centralizado"/>
              <w:rPr>
                <w:b/>
                <w:bCs/>
                <w:sz w:val="20"/>
              </w:rPr>
            </w:pPr>
            <w:r>
              <w:rPr>
                <w:b/>
                <w:bCs/>
                <w:sz w:val="20"/>
              </w:rPr>
              <w:t>Conta Azul</w:t>
            </w:r>
          </w:p>
          <w:p w14:paraId="3A5FA51F" w14:textId="77777777" w:rsidR="00396E89" w:rsidRPr="00D4797F" w:rsidRDefault="00396E89" w:rsidP="00EF63CF">
            <w:pPr>
              <w:pStyle w:val="TF-TEXTO-QUADRO-Centralizado"/>
              <w:rPr>
                <w:b/>
                <w:bCs/>
                <w:sz w:val="20"/>
              </w:rPr>
            </w:pPr>
            <w:r w:rsidRPr="00D4797F">
              <w:rPr>
                <w:b/>
                <w:bCs/>
                <w:sz w:val="20"/>
              </w:rPr>
              <w:t>(202</w:t>
            </w:r>
            <w:r>
              <w:rPr>
                <w:b/>
                <w:bCs/>
                <w:sz w:val="20"/>
              </w:rPr>
              <w:t>3</w:t>
            </w:r>
            <w:r w:rsidRPr="00D4797F">
              <w:rPr>
                <w:b/>
                <w:bCs/>
                <w:sz w:val="20"/>
              </w:rPr>
              <w:t>)</w:t>
            </w:r>
          </w:p>
        </w:tc>
        <w:tc>
          <w:tcPr>
            <w:tcW w:w="481" w:type="pct"/>
            <w:shd w:val="clear" w:color="auto" w:fill="AEAAAA"/>
            <w:vAlign w:val="center"/>
          </w:tcPr>
          <w:p w14:paraId="024E62D8" w14:textId="77777777" w:rsidR="00396E89" w:rsidRPr="00D4797F" w:rsidRDefault="00396E89" w:rsidP="00EF63CF">
            <w:pPr>
              <w:pStyle w:val="TF-TEXTO-QUADRO-Centralizado"/>
              <w:rPr>
                <w:b/>
                <w:bCs/>
                <w:sz w:val="20"/>
              </w:rPr>
            </w:pPr>
            <w:r>
              <w:rPr>
                <w:b/>
                <w:bCs/>
                <w:sz w:val="20"/>
              </w:rPr>
              <w:t>Hiper</w:t>
            </w:r>
            <w:r w:rsidRPr="00D4797F">
              <w:rPr>
                <w:b/>
                <w:bCs/>
                <w:sz w:val="20"/>
              </w:rPr>
              <w:t xml:space="preserve"> (202</w:t>
            </w:r>
            <w:r>
              <w:rPr>
                <w:b/>
                <w:bCs/>
                <w:sz w:val="20"/>
              </w:rPr>
              <w:t>3</w:t>
            </w:r>
            <w:r w:rsidRPr="00D4797F">
              <w:rPr>
                <w:b/>
                <w:bCs/>
                <w:sz w:val="20"/>
              </w:rPr>
              <w:t>)</w:t>
            </w:r>
          </w:p>
        </w:tc>
        <w:tc>
          <w:tcPr>
            <w:tcW w:w="720" w:type="pct"/>
            <w:tcBorders>
              <w:bottom w:val="single" w:sz="4" w:space="0" w:color="auto"/>
            </w:tcBorders>
            <w:shd w:val="clear" w:color="auto" w:fill="AEAAAA"/>
            <w:vAlign w:val="center"/>
          </w:tcPr>
          <w:p w14:paraId="14329E03" w14:textId="77777777" w:rsidR="00396E89" w:rsidRDefault="00396E89" w:rsidP="00EF63CF">
            <w:pPr>
              <w:pStyle w:val="TF-TEXTO-QUADRO-Centralizado"/>
              <w:rPr>
                <w:b/>
                <w:bCs/>
                <w:sz w:val="20"/>
              </w:rPr>
            </w:pPr>
            <w:proofErr w:type="spellStart"/>
            <w:r>
              <w:rPr>
                <w:b/>
                <w:bCs/>
                <w:sz w:val="20"/>
              </w:rPr>
              <w:t>Quickbooks</w:t>
            </w:r>
            <w:proofErr w:type="spellEnd"/>
          </w:p>
          <w:p w14:paraId="74E48CA4" w14:textId="77777777" w:rsidR="00396E89" w:rsidRPr="00D4797F" w:rsidRDefault="00396E89" w:rsidP="00EF63CF">
            <w:pPr>
              <w:pStyle w:val="TF-TEXTO-QUADRO-Centralizado"/>
              <w:rPr>
                <w:b/>
                <w:bCs/>
                <w:sz w:val="20"/>
              </w:rPr>
            </w:pPr>
            <w:r>
              <w:rPr>
                <w:b/>
                <w:bCs/>
                <w:sz w:val="20"/>
              </w:rPr>
              <w:t>(2023</w:t>
            </w:r>
          </w:p>
        </w:tc>
        <w:tc>
          <w:tcPr>
            <w:tcW w:w="520" w:type="pct"/>
            <w:shd w:val="clear" w:color="auto" w:fill="AEAAAA"/>
            <w:vAlign w:val="center"/>
          </w:tcPr>
          <w:p w14:paraId="7EF45F38" w14:textId="77777777" w:rsidR="00396E89" w:rsidRPr="00D4797F" w:rsidRDefault="00396E89" w:rsidP="00EF63CF">
            <w:pPr>
              <w:pStyle w:val="TF-TEXTO-QUADRO-Centralizado"/>
              <w:rPr>
                <w:b/>
                <w:bCs/>
                <w:sz w:val="20"/>
              </w:rPr>
            </w:pPr>
            <w:r w:rsidRPr="00D4797F">
              <w:rPr>
                <w:b/>
                <w:bCs/>
                <w:sz w:val="20"/>
              </w:rPr>
              <w:t xml:space="preserve">Sistema de gestão </w:t>
            </w:r>
            <w:r>
              <w:rPr>
                <w:b/>
                <w:bCs/>
                <w:sz w:val="20"/>
              </w:rPr>
              <w:t>financeira e estoque</w:t>
            </w:r>
          </w:p>
        </w:tc>
      </w:tr>
      <w:tr w:rsidR="00396E89" w14:paraId="46ED8768" w14:textId="77777777" w:rsidTr="00EF63CF">
        <w:tc>
          <w:tcPr>
            <w:tcW w:w="788" w:type="pct"/>
            <w:shd w:val="clear" w:color="auto" w:fill="auto"/>
            <w:vAlign w:val="center"/>
          </w:tcPr>
          <w:p w14:paraId="15BB4EE3" w14:textId="77777777" w:rsidR="00396E89" w:rsidRPr="00D4797F" w:rsidRDefault="00396E89" w:rsidP="00EF63CF">
            <w:pPr>
              <w:pStyle w:val="TF-TEXTO-QUADRO-Centralizado"/>
              <w:jc w:val="left"/>
              <w:rPr>
                <w:sz w:val="20"/>
              </w:rPr>
            </w:pPr>
            <w:r w:rsidRPr="00D4797F">
              <w:rPr>
                <w:sz w:val="20"/>
              </w:rPr>
              <w:t>Gerenciamento com interface ao usuário</w:t>
            </w:r>
          </w:p>
        </w:tc>
        <w:tc>
          <w:tcPr>
            <w:tcW w:w="490" w:type="pct"/>
            <w:shd w:val="clear" w:color="auto" w:fill="auto"/>
            <w:vAlign w:val="center"/>
          </w:tcPr>
          <w:p w14:paraId="4DCE216C" w14:textId="77777777" w:rsidR="00396E89" w:rsidRPr="00D4797F" w:rsidRDefault="00396E89" w:rsidP="00EF63CF">
            <w:pPr>
              <w:keepNext w:val="0"/>
              <w:keepLines w:val="0"/>
              <w:jc w:val="center"/>
              <w:rPr>
                <w:color w:val="00B050"/>
                <w:sz w:val="20"/>
                <w:szCs w:val="20"/>
              </w:rPr>
            </w:pPr>
            <w:r w:rsidRPr="00D4797F">
              <w:rPr>
                <w:rFonts w:ascii="Segoe UI Symbol" w:hAnsi="Segoe UI Symbol" w:cs="Segoe UI Symbol"/>
                <w:color w:val="00B050"/>
                <w:sz w:val="20"/>
                <w:szCs w:val="20"/>
              </w:rPr>
              <w:t>✓</w:t>
            </w:r>
          </w:p>
        </w:tc>
        <w:tc>
          <w:tcPr>
            <w:tcW w:w="479" w:type="pct"/>
            <w:vAlign w:val="center"/>
          </w:tcPr>
          <w:p w14:paraId="77E50698" w14:textId="77777777" w:rsidR="00396E89" w:rsidRPr="00D4797F" w:rsidRDefault="00396E89" w:rsidP="00EF63CF">
            <w:pPr>
              <w:pStyle w:val="TF-TEXTO-QUADRO-Centralizado"/>
              <w:rPr>
                <w:color w:val="00B050"/>
                <w:sz w:val="20"/>
              </w:rPr>
            </w:pPr>
            <w:r w:rsidRPr="00D4797F">
              <w:rPr>
                <w:rFonts w:ascii="Segoe UI Symbol" w:hAnsi="Segoe UI Symbol" w:cs="Segoe UI Symbol"/>
                <w:color w:val="00B050"/>
                <w:sz w:val="20"/>
              </w:rPr>
              <w:t>✓</w:t>
            </w:r>
          </w:p>
        </w:tc>
        <w:tc>
          <w:tcPr>
            <w:tcW w:w="560" w:type="pct"/>
            <w:vAlign w:val="center"/>
          </w:tcPr>
          <w:p w14:paraId="283AF7AC" w14:textId="77777777" w:rsidR="00396E89" w:rsidRPr="00D4797F" w:rsidRDefault="00396E89" w:rsidP="00EF63CF">
            <w:pPr>
              <w:pStyle w:val="TF-TEXTO-QUADRO-Centralizado"/>
              <w:rPr>
                <w:color w:val="00B050"/>
                <w:sz w:val="20"/>
              </w:rPr>
            </w:pPr>
            <w:r w:rsidRPr="00D4797F">
              <w:rPr>
                <w:rFonts w:ascii="Segoe UI Symbol" w:hAnsi="Segoe UI Symbol" w:cs="Segoe UI Symbol"/>
                <w:color w:val="00B050"/>
                <w:sz w:val="20"/>
              </w:rPr>
              <w:t>✓</w:t>
            </w:r>
          </w:p>
        </w:tc>
        <w:tc>
          <w:tcPr>
            <w:tcW w:w="481" w:type="pct"/>
            <w:vAlign w:val="center"/>
          </w:tcPr>
          <w:p w14:paraId="793C3E19" w14:textId="77777777" w:rsidR="00396E89" w:rsidRPr="00D4797F" w:rsidRDefault="00396E89" w:rsidP="00EF63CF">
            <w:pPr>
              <w:pStyle w:val="TF-TEXTO-QUADRO-Centralizado"/>
              <w:rPr>
                <w:color w:val="00B050"/>
                <w:sz w:val="20"/>
              </w:rPr>
            </w:pPr>
            <w:r w:rsidRPr="00D4797F">
              <w:rPr>
                <w:rFonts w:ascii="Segoe UI Symbol" w:hAnsi="Segoe UI Symbol" w:cs="Segoe UI Symbol"/>
                <w:color w:val="00B050"/>
                <w:sz w:val="20"/>
              </w:rPr>
              <w:t>✓</w:t>
            </w:r>
          </w:p>
        </w:tc>
        <w:tc>
          <w:tcPr>
            <w:tcW w:w="480" w:type="pct"/>
            <w:vAlign w:val="center"/>
          </w:tcPr>
          <w:p w14:paraId="17274344" w14:textId="77777777" w:rsidR="00396E89" w:rsidRPr="00D4797F" w:rsidRDefault="00396E89" w:rsidP="00EF63CF">
            <w:pPr>
              <w:pStyle w:val="TF-TEXTO-QUADRO-Centralizado"/>
              <w:rPr>
                <w:color w:val="00B050"/>
                <w:sz w:val="20"/>
              </w:rPr>
            </w:pPr>
            <w:r w:rsidRPr="00D4797F">
              <w:rPr>
                <w:rFonts w:ascii="Segoe UI Symbol" w:hAnsi="Segoe UI Symbol" w:cs="Segoe UI Symbol"/>
                <w:color w:val="00B050"/>
                <w:sz w:val="20"/>
              </w:rPr>
              <w:t>✓</w:t>
            </w:r>
          </w:p>
        </w:tc>
        <w:tc>
          <w:tcPr>
            <w:tcW w:w="481" w:type="pct"/>
            <w:vAlign w:val="center"/>
          </w:tcPr>
          <w:p w14:paraId="584C36AF" w14:textId="77777777" w:rsidR="00396E89" w:rsidRPr="00D4797F" w:rsidRDefault="00396E89" w:rsidP="00EF63CF">
            <w:pPr>
              <w:pStyle w:val="TF-TEXTO-QUADRO-Centralizado"/>
              <w:rPr>
                <w:rFonts w:ascii="Segoe UI Symbol" w:hAnsi="Segoe UI Symbol" w:cs="Segoe UI Symbol"/>
                <w:color w:val="00B050"/>
                <w:sz w:val="20"/>
              </w:rPr>
            </w:pPr>
            <w:r w:rsidRPr="00D4797F">
              <w:rPr>
                <w:rFonts w:ascii="Segoe UI Symbol" w:hAnsi="Segoe UI Symbol" w:cs="Segoe UI Symbol"/>
                <w:color w:val="00B050"/>
                <w:sz w:val="20"/>
              </w:rPr>
              <w:t>✓</w:t>
            </w:r>
          </w:p>
        </w:tc>
        <w:tc>
          <w:tcPr>
            <w:tcW w:w="720" w:type="pct"/>
            <w:tcBorders>
              <w:top w:val="single" w:sz="4" w:space="0" w:color="auto"/>
            </w:tcBorders>
            <w:vAlign w:val="center"/>
          </w:tcPr>
          <w:p w14:paraId="7EDAAD24" w14:textId="77777777" w:rsidR="00396E89" w:rsidRPr="00D4797F" w:rsidRDefault="00396E89" w:rsidP="00EF63CF">
            <w:pPr>
              <w:pStyle w:val="TF-TEXTO-QUADRO-Centralizado"/>
              <w:rPr>
                <w:rFonts w:ascii="Segoe UI Symbol" w:hAnsi="Segoe UI Symbol" w:cs="Segoe UI Symbol"/>
                <w:color w:val="00B050"/>
                <w:sz w:val="20"/>
              </w:rPr>
            </w:pPr>
            <w:r w:rsidRPr="00D4797F">
              <w:rPr>
                <w:rFonts w:ascii="Segoe UI Symbol" w:hAnsi="Segoe UI Symbol" w:cs="Segoe UI Symbol"/>
                <w:color w:val="00B050"/>
                <w:sz w:val="20"/>
              </w:rPr>
              <w:t>✓</w:t>
            </w:r>
          </w:p>
        </w:tc>
        <w:tc>
          <w:tcPr>
            <w:tcW w:w="520" w:type="pct"/>
            <w:vAlign w:val="center"/>
          </w:tcPr>
          <w:p w14:paraId="2631288E" w14:textId="77777777" w:rsidR="00396E89" w:rsidRPr="00D4797F" w:rsidRDefault="00396E89" w:rsidP="00EF63CF">
            <w:pPr>
              <w:pStyle w:val="TF-TEXTO-QUADRO-Centralizado"/>
              <w:rPr>
                <w:color w:val="00B050"/>
                <w:sz w:val="20"/>
              </w:rPr>
            </w:pPr>
            <w:r w:rsidRPr="00D4797F">
              <w:rPr>
                <w:rFonts w:ascii="Segoe UI Symbol" w:hAnsi="Segoe UI Symbol" w:cs="Segoe UI Symbol"/>
                <w:color w:val="00B050"/>
                <w:sz w:val="20"/>
              </w:rPr>
              <w:t>✓</w:t>
            </w:r>
          </w:p>
        </w:tc>
      </w:tr>
      <w:tr w:rsidR="00396E89" w14:paraId="7546154F" w14:textId="77777777" w:rsidTr="00EF63CF">
        <w:tc>
          <w:tcPr>
            <w:tcW w:w="788" w:type="pct"/>
            <w:shd w:val="clear" w:color="auto" w:fill="auto"/>
            <w:vAlign w:val="center"/>
          </w:tcPr>
          <w:p w14:paraId="217086FC" w14:textId="77777777" w:rsidR="00396E89" w:rsidRPr="00D4797F" w:rsidRDefault="00396E89" w:rsidP="00EF63CF">
            <w:pPr>
              <w:pStyle w:val="TF-TEXTO-QUADRO-Centralizado"/>
              <w:jc w:val="left"/>
              <w:rPr>
                <w:sz w:val="20"/>
              </w:rPr>
            </w:pPr>
            <w:r>
              <w:rPr>
                <w:sz w:val="20"/>
              </w:rPr>
              <w:t>Manter produto</w:t>
            </w:r>
          </w:p>
        </w:tc>
        <w:tc>
          <w:tcPr>
            <w:tcW w:w="490" w:type="pct"/>
            <w:shd w:val="clear" w:color="auto" w:fill="auto"/>
            <w:vAlign w:val="center"/>
          </w:tcPr>
          <w:p w14:paraId="74F74218" w14:textId="77777777" w:rsidR="00396E89" w:rsidRPr="00D4797F" w:rsidRDefault="00396E89" w:rsidP="00EF63CF">
            <w:pPr>
              <w:pStyle w:val="TF-TEXTO-QUADRO-Centralizado"/>
              <w:rPr>
                <w:color w:val="FF0000"/>
                <w:sz w:val="20"/>
              </w:rPr>
            </w:pPr>
            <w:r w:rsidRPr="00D4797F">
              <w:rPr>
                <w:rFonts w:ascii="Segoe UI Symbol" w:hAnsi="Segoe UI Symbol" w:cs="Segoe UI Symbol"/>
                <w:color w:val="00B050"/>
                <w:sz w:val="20"/>
              </w:rPr>
              <w:t>✓</w:t>
            </w:r>
          </w:p>
        </w:tc>
        <w:tc>
          <w:tcPr>
            <w:tcW w:w="479" w:type="pct"/>
            <w:vAlign w:val="center"/>
          </w:tcPr>
          <w:p w14:paraId="4CAF76AC" w14:textId="77777777" w:rsidR="00396E89" w:rsidRPr="00D4797F" w:rsidRDefault="00396E89" w:rsidP="00EF63CF">
            <w:pPr>
              <w:pStyle w:val="TF-TEXTO-QUADRO-Centralizado"/>
              <w:rPr>
                <w:color w:val="00B050"/>
                <w:sz w:val="20"/>
              </w:rPr>
            </w:pPr>
            <w:r w:rsidRPr="00FC1E62">
              <w:rPr>
                <w:rFonts w:ascii="Segoe UI Symbol" w:hAnsi="Segoe UI Symbol" w:cs="Segoe UI Symbol"/>
                <w:color w:val="00B050"/>
                <w:sz w:val="20"/>
              </w:rPr>
              <w:t>✓</w:t>
            </w:r>
          </w:p>
        </w:tc>
        <w:tc>
          <w:tcPr>
            <w:tcW w:w="560" w:type="pct"/>
            <w:vAlign w:val="center"/>
          </w:tcPr>
          <w:p w14:paraId="02688A51" w14:textId="77777777" w:rsidR="00396E89" w:rsidRPr="00D4797F" w:rsidRDefault="00396E89" w:rsidP="00EF63CF">
            <w:pPr>
              <w:pStyle w:val="TF-TEXTO-QUADRO-Centralizado"/>
              <w:rPr>
                <w:color w:val="00B050"/>
                <w:sz w:val="20"/>
              </w:rPr>
            </w:pPr>
            <w:r>
              <w:rPr>
                <w:rFonts w:ascii="Segoe UI Symbol" w:hAnsi="Segoe UI Symbol" w:cs="Segoe UI Symbol"/>
                <w:color w:val="00B050"/>
                <w:sz w:val="20"/>
              </w:rPr>
              <w:t>✓</w:t>
            </w:r>
          </w:p>
        </w:tc>
        <w:tc>
          <w:tcPr>
            <w:tcW w:w="481" w:type="pct"/>
            <w:vAlign w:val="center"/>
          </w:tcPr>
          <w:p w14:paraId="7F8EF321" w14:textId="77777777" w:rsidR="00396E89" w:rsidRPr="00D4797F" w:rsidRDefault="00396E89" w:rsidP="00EF63CF">
            <w:pPr>
              <w:pStyle w:val="TF-TEXTO-QUADRO-Centralizado"/>
              <w:rPr>
                <w:color w:val="00B050"/>
                <w:sz w:val="20"/>
              </w:rPr>
            </w:pPr>
            <w:r>
              <w:rPr>
                <w:rFonts w:ascii="Segoe UI Symbol" w:hAnsi="Segoe UI Symbol" w:cs="Segoe UI Symbol"/>
                <w:color w:val="00B050"/>
                <w:sz w:val="20"/>
              </w:rPr>
              <w:t>✓</w:t>
            </w:r>
          </w:p>
        </w:tc>
        <w:tc>
          <w:tcPr>
            <w:tcW w:w="480" w:type="pct"/>
            <w:vAlign w:val="center"/>
          </w:tcPr>
          <w:p w14:paraId="2A12318D" w14:textId="77777777" w:rsidR="00396E89" w:rsidRPr="00D4797F" w:rsidRDefault="00396E89" w:rsidP="00EF63CF">
            <w:pPr>
              <w:pStyle w:val="TF-TEXTO-QUADRO-Centralizado"/>
              <w:rPr>
                <w:color w:val="00B050"/>
                <w:sz w:val="20"/>
              </w:rPr>
            </w:pPr>
            <w:r w:rsidRPr="00D4797F">
              <w:rPr>
                <w:rFonts w:ascii="Segoe UI Symbol" w:hAnsi="Segoe UI Symbol" w:cs="Segoe UI Symbol"/>
                <w:color w:val="00B050"/>
                <w:sz w:val="20"/>
              </w:rPr>
              <w:t>✓</w:t>
            </w:r>
          </w:p>
        </w:tc>
        <w:tc>
          <w:tcPr>
            <w:tcW w:w="481" w:type="pct"/>
            <w:vAlign w:val="center"/>
          </w:tcPr>
          <w:p w14:paraId="1703C2AB" w14:textId="77777777" w:rsidR="00396E89" w:rsidRPr="00FC1E62" w:rsidRDefault="00396E89" w:rsidP="00EF63CF">
            <w:pPr>
              <w:pStyle w:val="TF-TEXTO-QUADRO-Centralizado"/>
              <w:rPr>
                <w:rFonts w:ascii="Segoe UI Symbol" w:hAnsi="Segoe UI Symbol" w:cs="Segoe UI Symbol"/>
                <w:color w:val="00B050"/>
                <w:sz w:val="20"/>
              </w:rPr>
            </w:pPr>
            <w:r w:rsidRPr="00D4797F">
              <w:rPr>
                <w:rFonts w:ascii="Segoe UI Symbol" w:hAnsi="Segoe UI Symbol" w:cs="Segoe UI Symbol"/>
                <w:color w:val="00B050"/>
                <w:sz w:val="20"/>
              </w:rPr>
              <w:t>✓</w:t>
            </w:r>
          </w:p>
        </w:tc>
        <w:tc>
          <w:tcPr>
            <w:tcW w:w="720" w:type="pct"/>
            <w:vAlign w:val="center"/>
          </w:tcPr>
          <w:p w14:paraId="064FE8CD" w14:textId="77777777" w:rsidR="00396E89" w:rsidRPr="00FC1E62" w:rsidRDefault="00396E89" w:rsidP="00EF63CF">
            <w:pPr>
              <w:pStyle w:val="TF-TEXTO-QUADRO-Centralizado"/>
              <w:rPr>
                <w:rFonts w:ascii="Segoe UI Symbol" w:hAnsi="Segoe UI Symbol" w:cs="Segoe UI Symbol"/>
                <w:color w:val="00B050"/>
                <w:sz w:val="20"/>
              </w:rPr>
            </w:pPr>
            <w:r w:rsidRPr="00D4797F">
              <w:rPr>
                <w:rFonts w:ascii="Segoe UI Symbol" w:hAnsi="Segoe UI Symbol" w:cs="Segoe UI Symbol"/>
                <w:color w:val="00B050"/>
                <w:sz w:val="20"/>
              </w:rPr>
              <w:t>✓</w:t>
            </w:r>
          </w:p>
        </w:tc>
        <w:tc>
          <w:tcPr>
            <w:tcW w:w="520" w:type="pct"/>
            <w:vAlign w:val="center"/>
          </w:tcPr>
          <w:p w14:paraId="42A2A94F" w14:textId="77777777" w:rsidR="00396E89" w:rsidRPr="00D4797F" w:rsidRDefault="00396E89" w:rsidP="00EF63CF">
            <w:pPr>
              <w:pStyle w:val="TF-TEXTO-QUADRO-Centralizado"/>
              <w:rPr>
                <w:color w:val="00B050"/>
                <w:sz w:val="20"/>
              </w:rPr>
            </w:pPr>
            <w:r w:rsidRPr="00FC1E62">
              <w:rPr>
                <w:rFonts w:ascii="Segoe UI Symbol" w:hAnsi="Segoe UI Symbol" w:cs="Segoe UI Symbol"/>
                <w:color w:val="00B050"/>
                <w:sz w:val="20"/>
              </w:rPr>
              <w:t>✓</w:t>
            </w:r>
          </w:p>
        </w:tc>
      </w:tr>
      <w:tr w:rsidR="00396E89" w14:paraId="0F86F939" w14:textId="77777777" w:rsidTr="00EF63CF">
        <w:tc>
          <w:tcPr>
            <w:tcW w:w="788" w:type="pct"/>
            <w:shd w:val="clear" w:color="auto" w:fill="auto"/>
            <w:vAlign w:val="center"/>
          </w:tcPr>
          <w:p w14:paraId="1CAC8132" w14:textId="77777777" w:rsidR="00396E89" w:rsidRPr="00D4797F" w:rsidRDefault="00396E89" w:rsidP="00EF63CF">
            <w:pPr>
              <w:pStyle w:val="TF-TEXTO-QUADRO-Centralizado"/>
              <w:jc w:val="left"/>
              <w:rPr>
                <w:sz w:val="20"/>
              </w:rPr>
            </w:pPr>
            <w:r w:rsidRPr="00D4797F">
              <w:rPr>
                <w:sz w:val="20"/>
              </w:rPr>
              <w:t>Manter usuário</w:t>
            </w:r>
          </w:p>
        </w:tc>
        <w:tc>
          <w:tcPr>
            <w:tcW w:w="490" w:type="pct"/>
            <w:shd w:val="clear" w:color="auto" w:fill="auto"/>
            <w:vAlign w:val="center"/>
          </w:tcPr>
          <w:p w14:paraId="20E51AA1" w14:textId="77777777" w:rsidR="00396E89" w:rsidRPr="00D4797F" w:rsidRDefault="00396E89" w:rsidP="00EF63CF">
            <w:pPr>
              <w:pStyle w:val="TF-TEXTO-QUADRO-Centralizado"/>
              <w:rPr>
                <w:color w:val="00B050"/>
                <w:sz w:val="20"/>
              </w:rPr>
            </w:pPr>
            <w:r w:rsidRPr="00D4797F">
              <w:rPr>
                <w:color w:val="FF0000"/>
                <w:sz w:val="20"/>
              </w:rPr>
              <w:t>X</w:t>
            </w:r>
          </w:p>
        </w:tc>
        <w:tc>
          <w:tcPr>
            <w:tcW w:w="479" w:type="pct"/>
            <w:vAlign w:val="center"/>
          </w:tcPr>
          <w:p w14:paraId="103B6690" w14:textId="77777777" w:rsidR="00396E89" w:rsidRPr="00D4797F" w:rsidRDefault="00396E89" w:rsidP="00EF63CF">
            <w:pPr>
              <w:pStyle w:val="TF-TEXTO-QUADRO-Centralizado"/>
              <w:rPr>
                <w:color w:val="00B050"/>
                <w:sz w:val="20"/>
              </w:rPr>
            </w:pPr>
            <w:r w:rsidRPr="00D4797F">
              <w:rPr>
                <w:color w:val="FF0000"/>
                <w:sz w:val="20"/>
              </w:rPr>
              <w:t>X</w:t>
            </w:r>
          </w:p>
        </w:tc>
        <w:tc>
          <w:tcPr>
            <w:tcW w:w="560" w:type="pct"/>
            <w:vAlign w:val="center"/>
          </w:tcPr>
          <w:p w14:paraId="51DA4E25" w14:textId="77777777" w:rsidR="00396E89" w:rsidRPr="00D4797F" w:rsidRDefault="00396E89" w:rsidP="00EF63CF">
            <w:pPr>
              <w:pStyle w:val="TF-TEXTO-QUADRO-Centralizado"/>
              <w:rPr>
                <w:color w:val="00B050"/>
                <w:sz w:val="20"/>
              </w:rPr>
            </w:pPr>
            <w:r>
              <w:rPr>
                <w:rFonts w:ascii="Segoe UI Symbol" w:hAnsi="Segoe UI Symbol" w:cs="Segoe UI Symbol"/>
                <w:color w:val="00B050"/>
                <w:sz w:val="20"/>
              </w:rPr>
              <w:t>✓</w:t>
            </w:r>
          </w:p>
        </w:tc>
        <w:tc>
          <w:tcPr>
            <w:tcW w:w="481" w:type="pct"/>
            <w:vAlign w:val="center"/>
          </w:tcPr>
          <w:p w14:paraId="3EF4C53F" w14:textId="77777777" w:rsidR="00396E89" w:rsidRPr="00D4797F" w:rsidRDefault="00396E89" w:rsidP="00EF63CF">
            <w:pPr>
              <w:pStyle w:val="TF-TEXTO-QUADRO-Centralizado"/>
              <w:rPr>
                <w:color w:val="00B050"/>
                <w:sz w:val="20"/>
              </w:rPr>
            </w:pPr>
            <w:r>
              <w:rPr>
                <w:rFonts w:ascii="Segoe UI Symbol" w:hAnsi="Segoe UI Symbol" w:cs="Segoe UI Symbol"/>
                <w:color w:val="00B050"/>
                <w:sz w:val="20"/>
              </w:rPr>
              <w:t>✓</w:t>
            </w:r>
          </w:p>
        </w:tc>
        <w:tc>
          <w:tcPr>
            <w:tcW w:w="480" w:type="pct"/>
            <w:vAlign w:val="center"/>
          </w:tcPr>
          <w:p w14:paraId="4F3FD9A1" w14:textId="77777777" w:rsidR="00396E89" w:rsidRPr="00D4797F" w:rsidRDefault="00396E89" w:rsidP="00EF63CF">
            <w:pPr>
              <w:pStyle w:val="TF-TEXTO-QUADRO-Centralizado"/>
              <w:rPr>
                <w:color w:val="00B050"/>
                <w:sz w:val="20"/>
              </w:rPr>
            </w:pPr>
            <w:r w:rsidRPr="00D4797F">
              <w:rPr>
                <w:rFonts w:ascii="Segoe UI Symbol" w:hAnsi="Segoe UI Symbol" w:cs="Segoe UI Symbol"/>
                <w:color w:val="00B050"/>
                <w:sz w:val="20"/>
              </w:rPr>
              <w:t>✓</w:t>
            </w:r>
          </w:p>
        </w:tc>
        <w:tc>
          <w:tcPr>
            <w:tcW w:w="481" w:type="pct"/>
            <w:vAlign w:val="center"/>
          </w:tcPr>
          <w:p w14:paraId="5F8CC3DD" w14:textId="77777777" w:rsidR="00396E89" w:rsidRPr="00D4797F" w:rsidRDefault="00396E89" w:rsidP="00EF63CF">
            <w:pPr>
              <w:pStyle w:val="TF-TEXTO-QUADRO-Centralizado"/>
              <w:rPr>
                <w:rFonts w:ascii="Segoe UI Symbol" w:hAnsi="Segoe UI Symbol" w:cs="Segoe UI Symbol"/>
                <w:color w:val="00B050"/>
                <w:sz w:val="20"/>
              </w:rPr>
            </w:pPr>
            <w:r w:rsidRPr="00D4797F">
              <w:rPr>
                <w:rFonts w:ascii="Segoe UI Symbol" w:hAnsi="Segoe UI Symbol" w:cs="Segoe UI Symbol"/>
                <w:color w:val="00B050"/>
                <w:sz w:val="20"/>
              </w:rPr>
              <w:t>✓</w:t>
            </w:r>
          </w:p>
        </w:tc>
        <w:tc>
          <w:tcPr>
            <w:tcW w:w="720" w:type="pct"/>
            <w:vAlign w:val="center"/>
          </w:tcPr>
          <w:p w14:paraId="3642CEFA" w14:textId="77777777" w:rsidR="00396E89" w:rsidRPr="00D4797F" w:rsidRDefault="00396E89" w:rsidP="00EF63CF">
            <w:pPr>
              <w:pStyle w:val="TF-TEXTO-QUADRO-Centralizado"/>
              <w:rPr>
                <w:rFonts w:ascii="Segoe UI Symbol" w:hAnsi="Segoe UI Symbol" w:cs="Segoe UI Symbol"/>
                <w:color w:val="00B050"/>
                <w:sz w:val="20"/>
              </w:rPr>
            </w:pPr>
            <w:r w:rsidRPr="00D4797F">
              <w:rPr>
                <w:rFonts w:ascii="Segoe UI Symbol" w:hAnsi="Segoe UI Symbol" w:cs="Segoe UI Symbol"/>
                <w:color w:val="00B050"/>
                <w:sz w:val="20"/>
              </w:rPr>
              <w:t>✓</w:t>
            </w:r>
          </w:p>
        </w:tc>
        <w:tc>
          <w:tcPr>
            <w:tcW w:w="520" w:type="pct"/>
            <w:vAlign w:val="center"/>
          </w:tcPr>
          <w:p w14:paraId="3C0B108E" w14:textId="77777777" w:rsidR="00396E89" w:rsidRPr="00D4797F" w:rsidRDefault="00396E89" w:rsidP="00EF63CF">
            <w:pPr>
              <w:pStyle w:val="TF-TEXTO-QUADRO-Centralizado"/>
              <w:rPr>
                <w:color w:val="00B050"/>
                <w:sz w:val="20"/>
              </w:rPr>
            </w:pPr>
            <w:r w:rsidRPr="00D4797F">
              <w:rPr>
                <w:rFonts w:ascii="Segoe UI Symbol" w:hAnsi="Segoe UI Symbol" w:cs="Segoe UI Symbol"/>
                <w:color w:val="00B050"/>
                <w:sz w:val="20"/>
              </w:rPr>
              <w:t>✓</w:t>
            </w:r>
          </w:p>
        </w:tc>
      </w:tr>
      <w:tr w:rsidR="00396E89" w14:paraId="7B5F56E6" w14:textId="77777777" w:rsidTr="00EF63CF">
        <w:tc>
          <w:tcPr>
            <w:tcW w:w="788" w:type="pct"/>
            <w:shd w:val="clear" w:color="auto" w:fill="auto"/>
            <w:vAlign w:val="center"/>
          </w:tcPr>
          <w:p w14:paraId="4813A6D2" w14:textId="77777777" w:rsidR="00396E89" w:rsidRPr="00D4797F" w:rsidRDefault="00396E89" w:rsidP="00EF63CF">
            <w:pPr>
              <w:pStyle w:val="TF-TEXTO-QUADRO-Centralizado"/>
              <w:jc w:val="left"/>
              <w:rPr>
                <w:sz w:val="20"/>
              </w:rPr>
            </w:pPr>
            <w:r>
              <w:rPr>
                <w:sz w:val="20"/>
              </w:rPr>
              <w:t>Métricas</w:t>
            </w:r>
          </w:p>
        </w:tc>
        <w:tc>
          <w:tcPr>
            <w:tcW w:w="490" w:type="pct"/>
            <w:shd w:val="clear" w:color="auto" w:fill="auto"/>
            <w:vAlign w:val="center"/>
          </w:tcPr>
          <w:p w14:paraId="34F39916" w14:textId="77777777" w:rsidR="00396E89" w:rsidRPr="00D4797F" w:rsidRDefault="00396E89" w:rsidP="00EF63CF">
            <w:pPr>
              <w:pStyle w:val="TF-TEXTO-QUADRO-Centralizado"/>
              <w:rPr>
                <w:color w:val="00B050"/>
                <w:sz w:val="20"/>
              </w:rPr>
            </w:pPr>
            <w:r w:rsidRPr="00D4797F">
              <w:rPr>
                <w:rFonts w:ascii="Segoe UI Symbol" w:hAnsi="Segoe UI Symbol" w:cs="Segoe UI Symbol"/>
                <w:color w:val="00B050"/>
                <w:sz w:val="20"/>
              </w:rPr>
              <w:t>✓</w:t>
            </w:r>
          </w:p>
        </w:tc>
        <w:tc>
          <w:tcPr>
            <w:tcW w:w="479" w:type="pct"/>
            <w:vAlign w:val="center"/>
          </w:tcPr>
          <w:p w14:paraId="0044AFD2" w14:textId="77777777" w:rsidR="00396E89" w:rsidRPr="00D4797F" w:rsidRDefault="00396E89" w:rsidP="00EF63CF">
            <w:pPr>
              <w:pStyle w:val="TF-TEXTO-QUADRO-Centralizado"/>
              <w:rPr>
                <w:color w:val="00B050"/>
                <w:sz w:val="20"/>
              </w:rPr>
            </w:pPr>
            <w:r w:rsidRPr="00FC1E62">
              <w:rPr>
                <w:rFonts w:ascii="Segoe UI Symbol" w:hAnsi="Segoe UI Symbol" w:cs="Segoe UI Symbol"/>
                <w:color w:val="00B050"/>
                <w:sz w:val="20"/>
              </w:rPr>
              <w:t>✓</w:t>
            </w:r>
          </w:p>
        </w:tc>
        <w:tc>
          <w:tcPr>
            <w:tcW w:w="560" w:type="pct"/>
            <w:vAlign w:val="center"/>
          </w:tcPr>
          <w:p w14:paraId="6619C20F" w14:textId="77777777" w:rsidR="00396E89" w:rsidRPr="00D4797F" w:rsidRDefault="00396E89" w:rsidP="00EF63CF">
            <w:pPr>
              <w:pStyle w:val="TF-TEXTO-QUADRO-Centralizado"/>
              <w:rPr>
                <w:color w:val="00B050"/>
                <w:sz w:val="20"/>
              </w:rPr>
            </w:pPr>
            <w:r w:rsidRPr="00D4797F">
              <w:rPr>
                <w:color w:val="FF0000"/>
                <w:sz w:val="20"/>
              </w:rPr>
              <w:t>X</w:t>
            </w:r>
          </w:p>
        </w:tc>
        <w:tc>
          <w:tcPr>
            <w:tcW w:w="481" w:type="pct"/>
            <w:vAlign w:val="center"/>
          </w:tcPr>
          <w:p w14:paraId="0536B131" w14:textId="77777777" w:rsidR="00396E89" w:rsidRPr="00D4797F" w:rsidRDefault="00396E89" w:rsidP="00EF63CF">
            <w:pPr>
              <w:pStyle w:val="TF-TEXTO-QUADRO-Centralizado"/>
              <w:rPr>
                <w:color w:val="00B050"/>
                <w:sz w:val="20"/>
              </w:rPr>
            </w:pPr>
            <w:r>
              <w:rPr>
                <w:rFonts w:ascii="Segoe UI Symbol" w:hAnsi="Segoe UI Symbol" w:cs="Segoe UI Symbol"/>
                <w:color w:val="00B050"/>
                <w:sz w:val="20"/>
              </w:rPr>
              <w:t>✓</w:t>
            </w:r>
          </w:p>
        </w:tc>
        <w:tc>
          <w:tcPr>
            <w:tcW w:w="480" w:type="pct"/>
            <w:vAlign w:val="center"/>
          </w:tcPr>
          <w:p w14:paraId="1E384A58" w14:textId="77777777" w:rsidR="00396E89" w:rsidRPr="00D4797F" w:rsidRDefault="00396E89" w:rsidP="00EF63CF">
            <w:pPr>
              <w:pStyle w:val="TF-TEXTO-QUADRO-Centralizado"/>
              <w:rPr>
                <w:color w:val="00B050"/>
                <w:sz w:val="20"/>
              </w:rPr>
            </w:pPr>
            <w:r w:rsidRPr="00D4797F">
              <w:rPr>
                <w:rFonts w:ascii="Segoe UI Symbol" w:hAnsi="Segoe UI Symbol" w:cs="Segoe UI Symbol"/>
                <w:color w:val="00B050"/>
                <w:sz w:val="20"/>
              </w:rPr>
              <w:t>✓</w:t>
            </w:r>
          </w:p>
        </w:tc>
        <w:tc>
          <w:tcPr>
            <w:tcW w:w="481" w:type="pct"/>
            <w:vAlign w:val="center"/>
          </w:tcPr>
          <w:p w14:paraId="7088C584" w14:textId="77777777" w:rsidR="00396E89" w:rsidRPr="00D4797F" w:rsidRDefault="00396E89" w:rsidP="00EF63CF">
            <w:pPr>
              <w:pStyle w:val="TF-TEXTO-QUADRO-Centralizado"/>
              <w:rPr>
                <w:rFonts w:ascii="Segoe UI Symbol" w:hAnsi="Segoe UI Symbol" w:cs="Segoe UI Symbol"/>
                <w:color w:val="00B050"/>
                <w:sz w:val="20"/>
              </w:rPr>
            </w:pPr>
            <w:r w:rsidRPr="00D4797F">
              <w:rPr>
                <w:rFonts w:ascii="Segoe UI Symbol" w:hAnsi="Segoe UI Symbol" w:cs="Segoe UI Symbol"/>
                <w:color w:val="00B050"/>
                <w:sz w:val="20"/>
              </w:rPr>
              <w:t>✓</w:t>
            </w:r>
          </w:p>
        </w:tc>
        <w:tc>
          <w:tcPr>
            <w:tcW w:w="720" w:type="pct"/>
            <w:vAlign w:val="center"/>
          </w:tcPr>
          <w:p w14:paraId="4A0E57F5" w14:textId="77777777" w:rsidR="00396E89" w:rsidRPr="00D4797F" w:rsidRDefault="00396E89" w:rsidP="00EF63CF">
            <w:pPr>
              <w:pStyle w:val="TF-TEXTO-QUADRO-Centralizado"/>
              <w:rPr>
                <w:rFonts w:ascii="Segoe UI Symbol" w:hAnsi="Segoe UI Symbol" w:cs="Segoe UI Symbol"/>
                <w:color w:val="00B050"/>
                <w:sz w:val="20"/>
              </w:rPr>
            </w:pPr>
            <w:r w:rsidRPr="00D4797F">
              <w:rPr>
                <w:rFonts w:ascii="Segoe UI Symbol" w:hAnsi="Segoe UI Symbol" w:cs="Segoe UI Symbol"/>
                <w:color w:val="00B050"/>
                <w:sz w:val="20"/>
              </w:rPr>
              <w:t>✓</w:t>
            </w:r>
          </w:p>
        </w:tc>
        <w:tc>
          <w:tcPr>
            <w:tcW w:w="520" w:type="pct"/>
            <w:vAlign w:val="center"/>
          </w:tcPr>
          <w:p w14:paraId="23512759" w14:textId="77777777" w:rsidR="00396E89" w:rsidRPr="00D4797F" w:rsidRDefault="00396E89" w:rsidP="00EF63CF">
            <w:pPr>
              <w:pStyle w:val="TF-TEXTO-QUADRO-Centralizado"/>
              <w:rPr>
                <w:color w:val="00B050"/>
                <w:sz w:val="20"/>
              </w:rPr>
            </w:pPr>
            <w:r w:rsidRPr="00D4797F">
              <w:rPr>
                <w:rFonts w:ascii="Segoe UI Symbol" w:hAnsi="Segoe UI Symbol" w:cs="Segoe UI Symbol"/>
                <w:color w:val="00B050"/>
                <w:sz w:val="20"/>
              </w:rPr>
              <w:t>✓</w:t>
            </w:r>
          </w:p>
        </w:tc>
      </w:tr>
      <w:tr w:rsidR="00396E89" w14:paraId="6E588854" w14:textId="77777777" w:rsidTr="00EF63CF">
        <w:tc>
          <w:tcPr>
            <w:tcW w:w="788" w:type="pct"/>
            <w:shd w:val="clear" w:color="auto" w:fill="auto"/>
            <w:vAlign w:val="center"/>
          </w:tcPr>
          <w:p w14:paraId="1395A008" w14:textId="77777777" w:rsidR="00396E89" w:rsidRPr="00D4797F" w:rsidRDefault="00396E89" w:rsidP="00EF63CF">
            <w:pPr>
              <w:pStyle w:val="TF-TEXTO-QUADRO-Centralizado"/>
              <w:jc w:val="left"/>
              <w:rPr>
                <w:sz w:val="20"/>
              </w:rPr>
            </w:pPr>
            <w:r>
              <w:rPr>
                <w:sz w:val="20"/>
              </w:rPr>
              <w:t>Impressão de etiquetas</w:t>
            </w:r>
          </w:p>
        </w:tc>
        <w:tc>
          <w:tcPr>
            <w:tcW w:w="490" w:type="pct"/>
            <w:shd w:val="clear" w:color="auto" w:fill="auto"/>
            <w:vAlign w:val="center"/>
          </w:tcPr>
          <w:p w14:paraId="6E290ABA" w14:textId="77777777" w:rsidR="00396E89" w:rsidRPr="00D4797F" w:rsidRDefault="00396E89" w:rsidP="00EF63CF">
            <w:pPr>
              <w:pStyle w:val="TF-TEXTO-QUADRO-Centralizado"/>
              <w:rPr>
                <w:color w:val="00B050"/>
                <w:sz w:val="20"/>
              </w:rPr>
            </w:pPr>
            <w:r w:rsidRPr="00D4797F">
              <w:rPr>
                <w:color w:val="FF0000"/>
                <w:sz w:val="20"/>
              </w:rPr>
              <w:t>X</w:t>
            </w:r>
          </w:p>
        </w:tc>
        <w:tc>
          <w:tcPr>
            <w:tcW w:w="479" w:type="pct"/>
            <w:vAlign w:val="center"/>
          </w:tcPr>
          <w:p w14:paraId="378D67C6" w14:textId="77777777" w:rsidR="00396E89" w:rsidRPr="00D4797F" w:rsidRDefault="00396E89" w:rsidP="00EF63CF">
            <w:pPr>
              <w:pStyle w:val="TF-TEXTO-QUADRO-Centralizado"/>
              <w:rPr>
                <w:color w:val="00B050"/>
                <w:sz w:val="20"/>
              </w:rPr>
            </w:pPr>
            <w:r w:rsidRPr="00D4797F">
              <w:rPr>
                <w:color w:val="FF0000"/>
                <w:sz w:val="20"/>
              </w:rPr>
              <w:t>X</w:t>
            </w:r>
          </w:p>
        </w:tc>
        <w:tc>
          <w:tcPr>
            <w:tcW w:w="560" w:type="pct"/>
            <w:vAlign w:val="center"/>
          </w:tcPr>
          <w:p w14:paraId="46D2E77A" w14:textId="77777777" w:rsidR="00396E89" w:rsidRPr="00D4797F" w:rsidRDefault="00396E89" w:rsidP="00EF63CF">
            <w:pPr>
              <w:pStyle w:val="TF-TEXTO-QUADRO-Centralizado"/>
              <w:rPr>
                <w:color w:val="00B050"/>
                <w:sz w:val="20"/>
              </w:rPr>
            </w:pPr>
            <w:r w:rsidRPr="00D4797F">
              <w:rPr>
                <w:color w:val="FF0000"/>
                <w:sz w:val="20"/>
              </w:rPr>
              <w:t>X</w:t>
            </w:r>
          </w:p>
        </w:tc>
        <w:tc>
          <w:tcPr>
            <w:tcW w:w="481" w:type="pct"/>
            <w:vAlign w:val="center"/>
          </w:tcPr>
          <w:p w14:paraId="24071747" w14:textId="77777777" w:rsidR="00396E89" w:rsidRPr="00D4797F" w:rsidRDefault="00396E89" w:rsidP="00EF63CF">
            <w:pPr>
              <w:pStyle w:val="TF-TEXTO-QUADRO-Centralizado"/>
              <w:rPr>
                <w:color w:val="00B050"/>
                <w:sz w:val="20"/>
              </w:rPr>
            </w:pPr>
            <w:r>
              <w:rPr>
                <w:rFonts w:ascii="Segoe UI Symbol" w:hAnsi="Segoe UI Symbol" w:cs="Segoe UI Symbol"/>
                <w:color w:val="00B050"/>
                <w:sz w:val="20"/>
              </w:rPr>
              <w:t>✓</w:t>
            </w:r>
          </w:p>
        </w:tc>
        <w:tc>
          <w:tcPr>
            <w:tcW w:w="480" w:type="pct"/>
            <w:vAlign w:val="center"/>
          </w:tcPr>
          <w:p w14:paraId="3F14BE1C" w14:textId="77777777" w:rsidR="00396E89" w:rsidRPr="00D4797F" w:rsidRDefault="00396E89" w:rsidP="00EF63CF">
            <w:pPr>
              <w:pStyle w:val="TF-TEXTO-QUADRO-Centralizado"/>
              <w:rPr>
                <w:color w:val="00B050"/>
                <w:sz w:val="20"/>
              </w:rPr>
            </w:pPr>
            <w:r>
              <w:rPr>
                <w:color w:val="FF0000"/>
                <w:sz w:val="20"/>
              </w:rPr>
              <w:t>X</w:t>
            </w:r>
          </w:p>
        </w:tc>
        <w:tc>
          <w:tcPr>
            <w:tcW w:w="481" w:type="pct"/>
            <w:vAlign w:val="center"/>
          </w:tcPr>
          <w:p w14:paraId="19CDFE4F" w14:textId="77777777" w:rsidR="00396E89" w:rsidRPr="00D4797F" w:rsidRDefault="00396E89" w:rsidP="00EF63CF">
            <w:pPr>
              <w:pStyle w:val="TF-TEXTO-QUADRO-Centralizado"/>
              <w:rPr>
                <w:rFonts w:ascii="Segoe UI Symbol" w:hAnsi="Segoe UI Symbol" w:cs="Segoe UI Symbol"/>
                <w:color w:val="00B050"/>
                <w:sz w:val="20"/>
              </w:rPr>
            </w:pPr>
            <w:r w:rsidRPr="00D4797F">
              <w:rPr>
                <w:rFonts w:ascii="Segoe UI Symbol" w:hAnsi="Segoe UI Symbol" w:cs="Segoe UI Symbol"/>
                <w:color w:val="00B050"/>
                <w:sz w:val="20"/>
              </w:rPr>
              <w:t>✓</w:t>
            </w:r>
          </w:p>
        </w:tc>
        <w:tc>
          <w:tcPr>
            <w:tcW w:w="720" w:type="pct"/>
            <w:vAlign w:val="center"/>
          </w:tcPr>
          <w:p w14:paraId="0EA1D0C7" w14:textId="77777777" w:rsidR="00396E89" w:rsidRPr="00D4797F" w:rsidRDefault="00396E89" w:rsidP="00EF63CF">
            <w:pPr>
              <w:pStyle w:val="TF-TEXTO-QUADRO-Centralizado"/>
              <w:rPr>
                <w:rFonts w:ascii="Segoe UI Symbol" w:hAnsi="Segoe UI Symbol" w:cs="Segoe UI Symbol"/>
                <w:color w:val="00B050"/>
                <w:sz w:val="20"/>
              </w:rPr>
            </w:pPr>
            <w:r>
              <w:rPr>
                <w:rFonts w:ascii="Segoe UI Symbol" w:hAnsi="Segoe UI Symbol" w:cs="Segoe UI Symbol"/>
                <w:color w:val="00B050"/>
                <w:sz w:val="20"/>
              </w:rPr>
              <w:t>✓</w:t>
            </w:r>
          </w:p>
        </w:tc>
        <w:tc>
          <w:tcPr>
            <w:tcW w:w="520" w:type="pct"/>
            <w:vAlign w:val="center"/>
          </w:tcPr>
          <w:p w14:paraId="70D31EFB" w14:textId="77777777" w:rsidR="00396E89" w:rsidRPr="00D4797F" w:rsidRDefault="00396E89" w:rsidP="00EF63CF">
            <w:pPr>
              <w:pStyle w:val="TF-TEXTO-QUADRO-Centralizado"/>
              <w:rPr>
                <w:color w:val="00B050"/>
                <w:sz w:val="20"/>
              </w:rPr>
            </w:pPr>
            <w:r w:rsidRPr="00D4797F">
              <w:rPr>
                <w:rFonts w:ascii="Segoe UI Symbol" w:hAnsi="Segoe UI Symbol" w:cs="Segoe UI Symbol"/>
                <w:color w:val="00B050"/>
                <w:sz w:val="20"/>
              </w:rPr>
              <w:t>✓</w:t>
            </w:r>
          </w:p>
        </w:tc>
      </w:tr>
      <w:tr w:rsidR="00396E89" w14:paraId="42E5CC1F" w14:textId="77777777" w:rsidTr="00EF63CF">
        <w:tc>
          <w:tcPr>
            <w:tcW w:w="788" w:type="pct"/>
            <w:shd w:val="clear" w:color="auto" w:fill="auto"/>
            <w:vAlign w:val="center"/>
          </w:tcPr>
          <w:p w14:paraId="5572F62D" w14:textId="77777777" w:rsidR="00396E89" w:rsidRPr="00D4797F" w:rsidRDefault="00396E89" w:rsidP="00EF63CF">
            <w:pPr>
              <w:pStyle w:val="TF-TEXTO-QUADRO-Centralizado"/>
              <w:jc w:val="left"/>
              <w:rPr>
                <w:sz w:val="20"/>
              </w:rPr>
            </w:pPr>
            <w:r>
              <w:rPr>
                <w:sz w:val="20"/>
              </w:rPr>
              <w:t>Sangria de caixa</w:t>
            </w:r>
          </w:p>
        </w:tc>
        <w:tc>
          <w:tcPr>
            <w:tcW w:w="490" w:type="pct"/>
            <w:shd w:val="clear" w:color="auto" w:fill="auto"/>
            <w:vAlign w:val="center"/>
          </w:tcPr>
          <w:p w14:paraId="365AF956" w14:textId="77777777" w:rsidR="00396E89" w:rsidRPr="00D4797F" w:rsidRDefault="00396E89" w:rsidP="00EF63CF">
            <w:pPr>
              <w:pStyle w:val="TF-TEXTO-QUADRO-Centralizado"/>
              <w:rPr>
                <w:color w:val="00B050"/>
                <w:sz w:val="20"/>
              </w:rPr>
            </w:pPr>
            <w:r w:rsidRPr="00D4797F">
              <w:rPr>
                <w:color w:val="FF0000"/>
                <w:sz w:val="20"/>
              </w:rPr>
              <w:t>X</w:t>
            </w:r>
          </w:p>
        </w:tc>
        <w:tc>
          <w:tcPr>
            <w:tcW w:w="479" w:type="pct"/>
            <w:vAlign w:val="center"/>
          </w:tcPr>
          <w:p w14:paraId="5B1C1BAD" w14:textId="77777777" w:rsidR="00396E89" w:rsidRPr="00D4797F" w:rsidRDefault="00396E89" w:rsidP="00EF63CF">
            <w:pPr>
              <w:pStyle w:val="TF-TEXTO-QUADRO-Centralizado"/>
              <w:rPr>
                <w:color w:val="00B050"/>
                <w:sz w:val="20"/>
              </w:rPr>
            </w:pPr>
            <w:r w:rsidRPr="00D4797F">
              <w:rPr>
                <w:color w:val="FF0000"/>
                <w:sz w:val="20"/>
              </w:rPr>
              <w:t>X</w:t>
            </w:r>
          </w:p>
        </w:tc>
        <w:tc>
          <w:tcPr>
            <w:tcW w:w="560" w:type="pct"/>
            <w:vAlign w:val="center"/>
          </w:tcPr>
          <w:p w14:paraId="605EA7F8" w14:textId="77777777" w:rsidR="00396E89" w:rsidRPr="00D4797F" w:rsidRDefault="00396E89" w:rsidP="00EF63CF">
            <w:pPr>
              <w:pStyle w:val="TF-TEXTO-QUADRO-Centralizado"/>
              <w:rPr>
                <w:color w:val="00B050"/>
                <w:sz w:val="20"/>
              </w:rPr>
            </w:pPr>
            <w:r w:rsidRPr="00D4797F">
              <w:rPr>
                <w:color w:val="FF0000"/>
                <w:sz w:val="20"/>
              </w:rPr>
              <w:t>X</w:t>
            </w:r>
          </w:p>
        </w:tc>
        <w:tc>
          <w:tcPr>
            <w:tcW w:w="481" w:type="pct"/>
            <w:vAlign w:val="center"/>
          </w:tcPr>
          <w:p w14:paraId="2A5EB30E" w14:textId="77777777" w:rsidR="00396E89" w:rsidRPr="00D4797F" w:rsidRDefault="00396E89" w:rsidP="00EF63CF">
            <w:pPr>
              <w:pStyle w:val="TF-TEXTO-QUADRO-Centralizado"/>
              <w:rPr>
                <w:color w:val="00B050"/>
                <w:sz w:val="20"/>
              </w:rPr>
            </w:pPr>
            <w:r>
              <w:rPr>
                <w:rFonts w:ascii="Segoe UI Symbol" w:hAnsi="Segoe UI Symbol" w:cs="Segoe UI Symbol"/>
                <w:color w:val="00B050"/>
                <w:sz w:val="20"/>
              </w:rPr>
              <w:t>✓</w:t>
            </w:r>
          </w:p>
        </w:tc>
        <w:tc>
          <w:tcPr>
            <w:tcW w:w="480" w:type="pct"/>
            <w:vAlign w:val="center"/>
          </w:tcPr>
          <w:p w14:paraId="0E07F163" w14:textId="77777777" w:rsidR="00396E89" w:rsidRPr="00D4797F" w:rsidRDefault="00396E89" w:rsidP="00EF63CF">
            <w:pPr>
              <w:pStyle w:val="TF-TEXTO-QUADRO-Centralizado"/>
              <w:rPr>
                <w:color w:val="00B050"/>
                <w:sz w:val="20"/>
              </w:rPr>
            </w:pPr>
            <w:r w:rsidRPr="00D4797F">
              <w:rPr>
                <w:color w:val="FF0000"/>
                <w:sz w:val="20"/>
              </w:rPr>
              <w:t>X</w:t>
            </w:r>
          </w:p>
        </w:tc>
        <w:tc>
          <w:tcPr>
            <w:tcW w:w="481" w:type="pct"/>
            <w:vAlign w:val="center"/>
          </w:tcPr>
          <w:p w14:paraId="61C41983" w14:textId="77777777" w:rsidR="00396E89" w:rsidRPr="00D4797F" w:rsidRDefault="00396E89" w:rsidP="00EF63CF">
            <w:pPr>
              <w:pStyle w:val="TF-TEXTO-QUADRO-Centralizado"/>
              <w:rPr>
                <w:rFonts w:ascii="Segoe UI Symbol" w:hAnsi="Segoe UI Symbol" w:cs="Segoe UI Symbol"/>
                <w:color w:val="00B050"/>
                <w:sz w:val="20"/>
              </w:rPr>
            </w:pPr>
            <w:r w:rsidRPr="00D4797F">
              <w:rPr>
                <w:rFonts w:ascii="Segoe UI Symbol" w:hAnsi="Segoe UI Symbol" w:cs="Segoe UI Symbol"/>
                <w:color w:val="00B050"/>
                <w:sz w:val="20"/>
              </w:rPr>
              <w:t>✓</w:t>
            </w:r>
          </w:p>
        </w:tc>
        <w:tc>
          <w:tcPr>
            <w:tcW w:w="720" w:type="pct"/>
            <w:vAlign w:val="center"/>
          </w:tcPr>
          <w:p w14:paraId="3B13996C" w14:textId="77777777" w:rsidR="00396E89" w:rsidRPr="00D4797F" w:rsidRDefault="00396E89" w:rsidP="00EF63CF">
            <w:pPr>
              <w:pStyle w:val="TF-TEXTO-QUADRO-Centralizado"/>
              <w:rPr>
                <w:color w:val="FF0000"/>
                <w:sz w:val="20"/>
              </w:rPr>
            </w:pPr>
            <w:r w:rsidRPr="00D4797F">
              <w:rPr>
                <w:rFonts w:ascii="Segoe UI Symbol" w:hAnsi="Segoe UI Symbol" w:cs="Segoe UI Symbol"/>
                <w:color w:val="00B050"/>
                <w:sz w:val="20"/>
              </w:rPr>
              <w:t>✓</w:t>
            </w:r>
          </w:p>
        </w:tc>
        <w:tc>
          <w:tcPr>
            <w:tcW w:w="520" w:type="pct"/>
            <w:vAlign w:val="center"/>
          </w:tcPr>
          <w:p w14:paraId="79F18E1C" w14:textId="77777777" w:rsidR="00396E89" w:rsidRPr="00D4797F" w:rsidRDefault="00396E89" w:rsidP="00EF63CF">
            <w:pPr>
              <w:pStyle w:val="TF-TEXTO-QUADRO-Centralizado"/>
              <w:rPr>
                <w:color w:val="00B050"/>
                <w:sz w:val="20"/>
              </w:rPr>
            </w:pPr>
            <w:r w:rsidRPr="00D4797F">
              <w:rPr>
                <w:color w:val="FF0000"/>
                <w:sz w:val="20"/>
              </w:rPr>
              <w:t>X</w:t>
            </w:r>
          </w:p>
        </w:tc>
      </w:tr>
      <w:tr w:rsidR="00396E89" w14:paraId="4EFE88BC" w14:textId="77777777" w:rsidTr="00EF63CF">
        <w:tc>
          <w:tcPr>
            <w:tcW w:w="788" w:type="pct"/>
            <w:shd w:val="clear" w:color="auto" w:fill="auto"/>
            <w:vAlign w:val="center"/>
          </w:tcPr>
          <w:p w14:paraId="04D49629" w14:textId="77777777" w:rsidR="00396E89" w:rsidRPr="00D4797F" w:rsidRDefault="00396E89" w:rsidP="00EF63CF">
            <w:pPr>
              <w:pStyle w:val="TF-TEXTO-QUADRO-Centralizado"/>
              <w:jc w:val="left"/>
              <w:rPr>
                <w:sz w:val="20"/>
              </w:rPr>
            </w:pPr>
            <w:r w:rsidRPr="00D4797F">
              <w:rPr>
                <w:sz w:val="20"/>
              </w:rPr>
              <w:t>Possuir filtros</w:t>
            </w:r>
          </w:p>
        </w:tc>
        <w:tc>
          <w:tcPr>
            <w:tcW w:w="490" w:type="pct"/>
            <w:shd w:val="clear" w:color="auto" w:fill="auto"/>
            <w:vAlign w:val="center"/>
          </w:tcPr>
          <w:p w14:paraId="6A914EA6" w14:textId="77777777" w:rsidR="00396E89" w:rsidRPr="00D4797F" w:rsidRDefault="00396E89" w:rsidP="00EF63CF">
            <w:pPr>
              <w:pStyle w:val="TF-TEXTO-QUADRO-Centralizado"/>
              <w:rPr>
                <w:color w:val="00B050"/>
                <w:sz w:val="20"/>
              </w:rPr>
            </w:pPr>
            <w:r w:rsidRPr="00D4797F">
              <w:rPr>
                <w:rFonts w:ascii="Segoe UI Symbol" w:hAnsi="Segoe UI Symbol" w:cs="Segoe UI Symbol"/>
                <w:color w:val="00B050"/>
                <w:sz w:val="20"/>
              </w:rPr>
              <w:t>✓</w:t>
            </w:r>
          </w:p>
        </w:tc>
        <w:tc>
          <w:tcPr>
            <w:tcW w:w="479" w:type="pct"/>
            <w:vAlign w:val="center"/>
          </w:tcPr>
          <w:p w14:paraId="63833981" w14:textId="77777777" w:rsidR="00396E89" w:rsidRPr="00D4797F" w:rsidRDefault="00396E89" w:rsidP="00EF63CF">
            <w:pPr>
              <w:pStyle w:val="TF-TEXTO-QUADRO-Centralizado"/>
              <w:rPr>
                <w:color w:val="00B050"/>
                <w:sz w:val="20"/>
              </w:rPr>
            </w:pPr>
            <w:r w:rsidRPr="00FC1E62">
              <w:rPr>
                <w:rFonts w:ascii="Segoe UI Symbol" w:hAnsi="Segoe UI Symbol" w:cs="Segoe UI Symbol"/>
                <w:color w:val="00B050"/>
                <w:sz w:val="20"/>
              </w:rPr>
              <w:t>✓</w:t>
            </w:r>
          </w:p>
        </w:tc>
        <w:tc>
          <w:tcPr>
            <w:tcW w:w="560" w:type="pct"/>
            <w:vAlign w:val="center"/>
          </w:tcPr>
          <w:p w14:paraId="3C41E5BA" w14:textId="77777777" w:rsidR="00396E89" w:rsidRPr="00D4797F" w:rsidRDefault="00396E89" w:rsidP="00EF63CF">
            <w:pPr>
              <w:pStyle w:val="TF-TEXTO-QUADRO-Centralizado"/>
              <w:rPr>
                <w:color w:val="00B050"/>
                <w:sz w:val="20"/>
              </w:rPr>
            </w:pPr>
            <w:r w:rsidRPr="00D4797F">
              <w:rPr>
                <w:color w:val="FF0000"/>
                <w:sz w:val="20"/>
              </w:rPr>
              <w:t>X</w:t>
            </w:r>
          </w:p>
        </w:tc>
        <w:tc>
          <w:tcPr>
            <w:tcW w:w="481" w:type="pct"/>
            <w:vAlign w:val="center"/>
          </w:tcPr>
          <w:p w14:paraId="4716DE92" w14:textId="77777777" w:rsidR="00396E89" w:rsidRPr="00D4797F" w:rsidRDefault="00396E89" w:rsidP="00EF63CF">
            <w:pPr>
              <w:pStyle w:val="TF-TEXTO-QUADRO-Centralizado"/>
              <w:rPr>
                <w:color w:val="00B050"/>
                <w:sz w:val="20"/>
              </w:rPr>
            </w:pPr>
            <w:r>
              <w:rPr>
                <w:rFonts w:ascii="Segoe UI Symbol" w:hAnsi="Segoe UI Symbol" w:cs="Segoe UI Symbol"/>
                <w:color w:val="00B050"/>
                <w:sz w:val="20"/>
              </w:rPr>
              <w:t>✓</w:t>
            </w:r>
          </w:p>
        </w:tc>
        <w:tc>
          <w:tcPr>
            <w:tcW w:w="480" w:type="pct"/>
            <w:vAlign w:val="center"/>
          </w:tcPr>
          <w:p w14:paraId="53656440" w14:textId="77777777" w:rsidR="00396E89" w:rsidRPr="00D4797F" w:rsidRDefault="00396E89" w:rsidP="00EF63CF">
            <w:pPr>
              <w:pStyle w:val="TF-TEXTO-QUADRO-Centralizado"/>
              <w:rPr>
                <w:color w:val="00B050"/>
                <w:sz w:val="20"/>
              </w:rPr>
            </w:pPr>
            <w:r w:rsidRPr="00D4797F">
              <w:rPr>
                <w:rFonts w:ascii="Segoe UI Symbol" w:hAnsi="Segoe UI Symbol" w:cs="Segoe UI Symbol"/>
                <w:color w:val="00B050"/>
                <w:sz w:val="20"/>
              </w:rPr>
              <w:t>✓</w:t>
            </w:r>
          </w:p>
        </w:tc>
        <w:tc>
          <w:tcPr>
            <w:tcW w:w="481" w:type="pct"/>
            <w:vAlign w:val="center"/>
          </w:tcPr>
          <w:p w14:paraId="73C3C396" w14:textId="77777777" w:rsidR="00396E89" w:rsidRPr="00D4797F" w:rsidRDefault="00396E89" w:rsidP="00EF63CF">
            <w:pPr>
              <w:pStyle w:val="TF-TEXTO-QUADRO-Centralizado"/>
              <w:rPr>
                <w:rFonts w:ascii="Segoe UI Symbol" w:hAnsi="Segoe UI Symbol" w:cs="Segoe UI Symbol"/>
                <w:color w:val="00B050"/>
                <w:sz w:val="20"/>
              </w:rPr>
            </w:pPr>
            <w:r w:rsidRPr="00D4797F">
              <w:rPr>
                <w:rFonts w:ascii="Segoe UI Symbol" w:hAnsi="Segoe UI Symbol" w:cs="Segoe UI Symbol"/>
                <w:color w:val="00B050"/>
                <w:sz w:val="20"/>
              </w:rPr>
              <w:t>✓</w:t>
            </w:r>
          </w:p>
        </w:tc>
        <w:tc>
          <w:tcPr>
            <w:tcW w:w="720" w:type="pct"/>
            <w:vAlign w:val="center"/>
          </w:tcPr>
          <w:p w14:paraId="3833579D" w14:textId="77777777" w:rsidR="00396E89" w:rsidRPr="00D4797F" w:rsidRDefault="00396E89" w:rsidP="00EF63CF">
            <w:pPr>
              <w:pStyle w:val="TF-TEXTO-QUADRO-Centralizado"/>
              <w:rPr>
                <w:rFonts w:ascii="Segoe UI Symbol" w:hAnsi="Segoe UI Symbol" w:cs="Segoe UI Symbol"/>
                <w:color w:val="00B050"/>
                <w:sz w:val="20"/>
              </w:rPr>
            </w:pPr>
            <w:r w:rsidRPr="00D4797F">
              <w:rPr>
                <w:rFonts w:ascii="Segoe UI Symbol" w:hAnsi="Segoe UI Symbol" w:cs="Segoe UI Symbol"/>
                <w:color w:val="00B050"/>
                <w:sz w:val="20"/>
              </w:rPr>
              <w:t>✓</w:t>
            </w:r>
          </w:p>
        </w:tc>
        <w:tc>
          <w:tcPr>
            <w:tcW w:w="520" w:type="pct"/>
            <w:vAlign w:val="center"/>
          </w:tcPr>
          <w:p w14:paraId="24B50145" w14:textId="77777777" w:rsidR="00396E89" w:rsidRPr="00D4797F" w:rsidRDefault="00396E89" w:rsidP="00EF63CF">
            <w:pPr>
              <w:pStyle w:val="TF-TEXTO-QUADRO-Centralizado"/>
              <w:rPr>
                <w:color w:val="00B050"/>
                <w:sz w:val="20"/>
              </w:rPr>
            </w:pPr>
            <w:r w:rsidRPr="00D4797F">
              <w:rPr>
                <w:rFonts w:ascii="Segoe UI Symbol" w:hAnsi="Segoe UI Symbol" w:cs="Segoe UI Symbol"/>
                <w:color w:val="00B050"/>
                <w:sz w:val="20"/>
              </w:rPr>
              <w:t>✓</w:t>
            </w:r>
          </w:p>
        </w:tc>
      </w:tr>
      <w:tr w:rsidR="00396E89" w14:paraId="67BC79B9" w14:textId="77777777" w:rsidTr="00EF63CF">
        <w:tc>
          <w:tcPr>
            <w:tcW w:w="788" w:type="pct"/>
            <w:shd w:val="clear" w:color="auto" w:fill="auto"/>
            <w:vAlign w:val="center"/>
          </w:tcPr>
          <w:p w14:paraId="15D077E1" w14:textId="77777777" w:rsidR="00396E89" w:rsidRPr="00D4797F" w:rsidRDefault="00396E89" w:rsidP="00EF63CF">
            <w:pPr>
              <w:pStyle w:val="TF-TEXTO-QUADRO-Centralizado"/>
              <w:jc w:val="left"/>
              <w:rPr>
                <w:sz w:val="20"/>
              </w:rPr>
            </w:pPr>
            <w:r w:rsidRPr="00D4797F">
              <w:rPr>
                <w:sz w:val="20"/>
              </w:rPr>
              <w:t>Gerar relatórios</w:t>
            </w:r>
          </w:p>
        </w:tc>
        <w:tc>
          <w:tcPr>
            <w:tcW w:w="490" w:type="pct"/>
            <w:shd w:val="clear" w:color="auto" w:fill="auto"/>
            <w:vAlign w:val="center"/>
          </w:tcPr>
          <w:p w14:paraId="7993B592" w14:textId="77777777" w:rsidR="00396E89" w:rsidRPr="00D4797F" w:rsidRDefault="00396E89" w:rsidP="00EF63CF">
            <w:pPr>
              <w:pStyle w:val="TF-TEXTO-QUADRO-Centralizado"/>
              <w:rPr>
                <w:color w:val="00B050"/>
                <w:sz w:val="20"/>
              </w:rPr>
            </w:pPr>
            <w:r w:rsidRPr="00D4797F">
              <w:rPr>
                <w:rFonts w:ascii="Segoe UI Symbol" w:hAnsi="Segoe UI Symbol" w:cs="Segoe UI Symbol"/>
                <w:color w:val="00B050"/>
                <w:sz w:val="20"/>
              </w:rPr>
              <w:t>✓</w:t>
            </w:r>
          </w:p>
        </w:tc>
        <w:tc>
          <w:tcPr>
            <w:tcW w:w="479" w:type="pct"/>
            <w:vAlign w:val="center"/>
          </w:tcPr>
          <w:p w14:paraId="32A9A324" w14:textId="77777777" w:rsidR="00396E89" w:rsidRPr="00D4797F" w:rsidRDefault="00396E89" w:rsidP="00EF63CF">
            <w:pPr>
              <w:pStyle w:val="TF-TEXTO-QUADRO-Centralizado"/>
              <w:rPr>
                <w:color w:val="00B050"/>
                <w:sz w:val="20"/>
              </w:rPr>
            </w:pPr>
            <w:r w:rsidRPr="00D4797F">
              <w:rPr>
                <w:color w:val="FF0000"/>
                <w:sz w:val="20"/>
              </w:rPr>
              <w:t>X</w:t>
            </w:r>
          </w:p>
        </w:tc>
        <w:tc>
          <w:tcPr>
            <w:tcW w:w="560" w:type="pct"/>
            <w:vAlign w:val="center"/>
          </w:tcPr>
          <w:p w14:paraId="30E474B8" w14:textId="77777777" w:rsidR="00396E89" w:rsidRPr="00D4797F" w:rsidRDefault="00396E89" w:rsidP="00EF63CF">
            <w:pPr>
              <w:pStyle w:val="TF-TEXTO-QUADRO-Centralizado"/>
              <w:rPr>
                <w:color w:val="00B050"/>
                <w:sz w:val="20"/>
              </w:rPr>
            </w:pPr>
            <w:r>
              <w:rPr>
                <w:rFonts w:ascii="Segoe UI Symbol" w:hAnsi="Segoe UI Symbol" w:cs="Segoe UI Symbol"/>
                <w:color w:val="00B050"/>
                <w:sz w:val="20"/>
              </w:rPr>
              <w:t>✓</w:t>
            </w:r>
          </w:p>
        </w:tc>
        <w:tc>
          <w:tcPr>
            <w:tcW w:w="481" w:type="pct"/>
            <w:vAlign w:val="center"/>
          </w:tcPr>
          <w:p w14:paraId="475E8C1D" w14:textId="77777777" w:rsidR="00396E89" w:rsidRPr="00D4797F" w:rsidRDefault="00396E89" w:rsidP="00EF63CF">
            <w:pPr>
              <w:pStyle w:val="TF-TEXTO-QUADRO-Centralizado"/>
              <w:rPr>
                <w:color w:val="00B050"/>
                <w:sz w:val="20"/>
              </w:rPr>
            </w:pPr>
            <w:r>
              <w:rPr>
                <w:rFonts w:ascii="Segoe UI Symbol" w:hAnsi="Segoe UI Symbol" w:cs="Segoe UI Symbol"/>
                <w:color w:val="00B050"/>
                <w:sz w:val="20"/>
              </w:rPr>
              <w:t>✓</w:t>
            </w:r>
          </w:p>
        </w:tc>
        <w:tc>
          <w:tcPr>
            <w:tcW w:w="480" w:type="pct"/>
            <w:vAlign w:val="center"/>
          </w:tcPr>
          <w:p w14:paraId="11320323" w14:textId="77777777" w:rsidR="00396E89" w:rsidRPr="00D4797F" w:rsidRDefault="00396E89" w:rsidP="00EF63CF">
            <w:pPr>
              <w:pStyle w:val="TF-TEXTO-QUADRO-Centralizado"/>
              <w:rPr>
                <w:color w:val="00B050"/>
                <w:sz w:val="20"/>
              </w:rPr>
            </w:pPr>
            <w:r w:rsidRPr="00D4797F">
              <w:rPr>
                <w:rFonts w:ascii="Segoe UI Symbol" w:hAnsi="Segoe UI Symbol" w:cs="Segoe UI Symbol"/>
                <w:color w:val="00B050"/>
                <w:sz w:val="20"/>
              </w:rPr>
              <w:t>✓</w:t>
            </w:r>
          </w:p>
        </w:tc>
        <w:tc>
          <w:tcPr>
            <w:tcW w:w="481" w:type="pct"/>
            <w:vAlign w:val="center"/>
          </w:tcPr>
          <w:p w14:paraId="46AF1DF2" w14:textId="77777777" w:rsidR="00396E89" w:rsidRPr="00D4797F" w:rsidRDefault="00396E89" w:rsidP="00EF63CF">
            <w:pPr>
              <w:pStyle w:val="TF-TEXTO-QUADRO-Centralizado"/>
              <w:rPr>
                <w:rFonts w:ascii="Segoe UI Symbol" w:hAnsi="Segoe UI Symbol" w:cs="Segoe UI Symbol"/>
                <w:color w:val="00B050"/>
                <w:sz w:val="20"/>
              </w:rPr>
            </w:pPr>
            <w:r w:rsidRPr="00D4797F">
              <w:rPr>
                <w:rFonts w:ascii="Segoe UI Symbol" w:hAnsi="Segoe UI Symbol" w:cs="Segoe UI Symbol"/>
                <w:color w:val="00B050"/>
                <w:sz w:val="20"/>
              </w:rPr>
              <w:t>✓</w:t>
            </w:r>
          </w:p>
        </w:tc>
        <w:tc>
          <w:tcPr>
            <w:tcW w:w="720" w:type="pct"/>
            <w:vAlign w:val="center"/>
          </w:tcPr>
          <w:p w14:paraId="471CAAA6" w14:textId="77777777" w:rsidR="00396E89" w:rsidRPr="00D4797F" w:rsidRDefault="00396E89" w:rsidP="00EF63CF">
            <w:pPr>
              <w:pStyle w:val="TF-TEXTO-QUADRO-Centralizado"/>
              <w:rPr>
                <w:rFonts w:ascii="Segoe UI Symbol" w:hAnsi="Segoe UI Symbol" w:cs="Segoe UI Symbol"/>
                <w:color w:val="00B050"/>
                <w:sz w:val="20"/>
              </w:rPr>
            </w:pPr>
            <w:r w:rsidRPr="00D4797F">
              <w:rPr>
                <w:rFonts w:ascii="Segoe UI Symbol" w:hAnsi="Segoe UI Symbol" w:cs="Segoe UI Symbol"/>
                <w:color w:val="00B050"/>
                <w:sz w:val="20"/>
              </w:rPr>
              <w:t>✓</w:t>
            </w:r>
          </w:p>
        </w:tc>
        <w:tc>
          <w:tcPr>
            <w:tcW w:w="520" w:type="pct"/>
            <w:vAlign w:val="center"/>
          </w:tcPr>
          <w:p w14:paraId="31CB8510" w14:textId="77777777" w:rsidR="00396E89" w:rsidRPr="00D4797F" w:rsidRDefault="00396E89" w:rsidP="00EF63CF">
            <w:pPr>
              <w:pStyle w:val="TF-TEXTO-QUADRO-Centralizado"/>
              <w:rPr>
                <w:color w:val="00B050"/>
                <w:sz w:val="20"/>
              </w:rPr>
            </w:pPr>
            <w:r w:rsidRPr="00D4797F">
              <w:rPr>
                <w:rFonts w:ascii="Segoe UI Symbol" w:hAnsi="Segoe UI Symbol" w:cs="Segoe UI Symbol"/>
                <w:color w:val="00B050"/>
                <w:sz w:val="20"/>
              </w:rPr>
              <w:t>✓</w:t>
            </w:r>
          </w:p>
        </w:tc>
      </w:tr>
      <w:tr w:rsidR="00396E89" w14:paraId="4F10C074" w14:textId="77777777" w:rsidTr="00EF63CF">
        <w:tc>
          <w:tcPr>
            <w:tcW w:w="788" w:type="pct"/>
            <w:shd w:val="clear" w:color="auto" w:fill="auto"/>
            <w:vAlign w:val="center"/>
          </w:tcPr>
          <w:p w14:paraId="44968FEA" w14:textId="77777777" w:rsidR="00396E89" w:rsidRPr="00D4797F" w:rsidRDefault="00396E89" w:rsidP="00EF63CF">
            <w:pPr>
              <w:pStyle w:val="TF-TEXTO-QUADRO-Centralizado"/>
              <w:jc w:val="left"/>
              <w:rPr>
                <w:sz w:val="20"/>
              </w:rPr>
            </w:pPr>
            <w:r w:rsidRPr="00D4797F">
              <w:rPr>
                <w:sz w:val="20"/>
              </w:rPr>
              <w:t>Utilizar código de barras</w:t>
            </w:r>
          </w:p>
        </w:tc>
        <w:tc>
          <w:tcPr>
            <w:tcW w:w="490" w:type="pct"/>
            <w:shd w:val="clear" w:color="auto" w:fill="auto"/>
            <w:vAlign w:val="center"/>
          </w:tcPr>
          <w:p w14:paraId="5F1BD873" w14:textId="77777777" w:rsidR="00396E89" w:rsidRPr="00D4797F" w:rsidRDefault="00396E89" w:rsidP="00EF63CF">
            <w:pPr>
              <w:pStyle w:val="TF-TEXTO-QUADRO-Centralizado"/>
              <w:rPr>
                <w:color w:val="00B050"/>
                <w:sz w:val="20"/>
              </w:rPr>
            </w:pPr>
            <w:r w:rsidRPr="00D4797F">
              <w:rPr>
                <w:color w:val="FF0000"/>
                <w:sz w:val="20"/>
              </w:rPr>
              <w:t>X</w:t>
            </w:r>
          </w:p>
        </w:tc>
        <w:tc>
          <w:tcPr>
            <w:tcW w:w="479" w:type="pct"/>
            <w:vAlign w:val="center"/>
          </w:tcPr>
          <w:p w14:paraId="4A4BA8D1" w14:textId="77777777" w:rsidR="00396E89" w:rsidRPr="00D4797F" w:rsidRDefault="00396E89" w:rsidP="00EF63CF">
            <w:pPr>
              <w:pStyle w:val="TF-TEXTO-QUADRO-Centralizado"/>
              <w:rPr>
                <w:color w:val="00B050"/>
                <w:sz w:val="20"/>
              </w:rPr>
            </w:pPr>
            <w:r w:rsidRPr="00FC1E62">
              <w:rPr>
                <w:rFonts w:ascii="Segoe UI Symbol" w:hAnsi="Segoe UI Symbol" w:cs="Segoe UI Symbol"/>
                <w:color w:val="00B050"/>
                <w:sz w:val="20"/>
              </w:rPr>
              <w:t>✓</w:t>
            </w:r>
          </w:p>
        </w:tc>
        <w:tc>
          <w:tcPr>
            <w:tcW w:w="560" w:type="pct"/>
            <w:vAlign w:val="center"/>
          </w:tcPr>
          <w:p w14:paraId="53982920" w14:textId="77777777" w:rsidR="00396E89" w:rsidRPr="00D4797F" w:rsidRDefault="00396E89" w:rsidP="00EF63CF">
            <w:pPr>
              <w:pStyle w:val="TF-TEXTO-QUADRO-Centralizado"/>
              <w:rPr>
                <w:color w:val="00B050"/>
                <w:sz w:val="20"/>
              </w:rPr>
            </w:pPr>
            <w:r w:rsidRPr="00D4797F">
              <w:rPr>
                <w:color w:val="FF0000"/>
                <w:sz w:val="20"/>
              </w:rPr>
              <w:t>X</w:t>
            </w:r>
          </w:p>
        </w:tc>
        <w:tc>
          <w:tcPr>
            <w:tcW w:w="481" w:type="pct"/>
            <w:vAlign w:val="center"/>
          </w:tcPr>
          <w:p w14:paraId="0F6E8A3E" w14:textId="77777777" w:rsidR="00396E89" w:rsidRPr="00D4797F" w:rsidRDefault="00396E89" w:rsidP="00EF63CF">
            <w:pPr>
              <w:pStyle w:val="TF-TEXTO-QUADRO-Centralizado"/>
              <w:rPr>
                <w:color w:val="00B050"/>
                <w:sz w:val="20"/>
              </w:rPr>
            </w:pPr>
            <w:r>
              <w:rPr>
                <w:rFonts w:ascii="Segoe UI Symbol" w:hAnsi="Segoe UI Symbol" w:cs="Segoe UI Symbol"/>
                <w:color w:val="00B050"/>
                <w:sz w:val="20"/>
              </w:rPr>
              <w:t>✓</w:t>
            </w:r>
          </w:p>
        </w:tc>
        <w:tc>
          <w:tcPr>
            <w:tcW w:w="480" w:type="pct"/>
            <w:vAlign w:val="center"/>
          </w:tcPr>
          <w:p w14:paraId="1EBA294B" w14:textId="77777777" w:rsidR="00396E89" w:rsidRPr="00D4797F" w:rsidRDefault="00396E89" w:rsidP="00EF63CF">
            <w:pPr>
              <w:pStyle w:val="TF-TEXTO-QUADRO-Centralizado"/>
              <w:rPr>
                <w:color w:val="00B050"/>
                <w:sz w:val="20"/>
              </w:rPr>
            </w:pPr>
            <w:r>
              <w:rPr>
                <w:rFonts w:ascii="Segoe UI Symbol" w:hAnsi="Segoe UI Symbol" w:cs="Segoe UI Symbol"/>
                <w:color w:val="00B050"/>
                <w:sz w:val="20"/>
              </w:rPr>
              <w:t>✓</w:t>
            </w:r>
          </w:p>
        </w:tc>
        <w:tc>
          <w:tcPr>
            <w:tcW w:w="481" w:type="pct"/>
            <w:vAlign w:val="center"/>
          </w:tcPr>
          <w:p w14:paraId="66CEE1A2" w14:textId="77777777" w:rsidR="00396E89" w:rsidRPr="00D4797F" w:rsidRDefault="00396E89" w:rsidP="00EF63CF">
            <w:pPr>
              <w:pStyle w:val="TF-TEXTO-QUADRO-Centralizado"/>
              <w:rPr>
                <w:color w:val="FF0000"/>
                <w:sz w:val="20"/>
              </w:rPr>
            </w:pPr>
            <w:r w:rsidRPr="00D4797F">
              <w:rPr>
                <w:rFonts w:ascii="Segoe UI Symbol" w:hAnsi="Segoe UI Symbol" w:cs="Segoe UI Symbol"/>
                <w:color w:val="00B050"/>
                <w:sz w:val="20"/>
              </w:rPr>
              <w:t>✓</w:t>
            </w:r>
          </w:p>
        </w:tc>
        <w:tc>
          <w:tcPr>
            <w:tcW w:w="720" w:type="pct"/>
            <w:vAlign w:val="center"/>
          </w:tcPr>
          <w:p w14:paraId="29B2F751" w14:textId="77777777" w:rsidR="00396E89" w:rsidRPr="00D4797F" w:rsidRDefault="00396E89" w:rsidP="00EF63CF">
            <w:pPr>
              <w:pStyle w:val="TF-TEXTO-QUADRO-Centralizado"/>
              <w:rPr>
                <w:rFonts w:ascii="Segoe UI Symbol" w:hAnsi="Segoe UI Symbol" w:cs="Segoe UI Symbol"/>
                <w:color w:val="00B050"/>
                <w:sz w:val="20"/>
              </w:rPr>
            </w:pPr>
            <w:r>
              <w:rPr>
                <w:rFonts w:ascii="Segoe UI Symbol" w:hAnsi="Segoe UI Symbol" w:cs="Segoe UI Symbol"/>
                <w:color w:val="00B050"/>
                <w:sz w:val="20"/>
              </w:rPr>
              <w:t>✓</w:t>
            </w:r>
          </w:p>
        </w:tc>
        <w:tc>
          <w:tcPr>
            <w:tcW w:w="520" w:type="pct"/>
            <w:vAlign w:val="center"/>
          </w:tcPr>
          <w:p w14:paraId="51C6B4BE" w14:textId="77777777" w:rsidR="00396E89" w:rsidRPr="00D4797F" w:rsidRDefault="00396E89" w:rsidP="00EF63CF">
            <w:pPr>
              <w:pStyle w:val="TF-TEXTO-QUADRO-Centralizado"/>
              <w:rPr>
                <w:color w:val="00B050"/>
                <w:sz w:val="20"/>
              </w:rPr>
            </w:pPr>
            <w:r w:rsidRPr="00D4797F">
              <w:rPr>
                <w:rFonts w:ascii="Segoe UI Symbol" w:hAnsi="Segoe UI Symbol" w:cs="Segoe UI Symbol"/>
                <w:color w:val="00B050"/>
                <w:sz w:val="20"/>
              </w:rPr>
              <w:t>✓</w:t>
            </w:r>
          </w:p>
        </w:tc>
      </w:tr>
      <w:tr w:rsidR="00396E89" w:rsidRPr="00B85AD3" w14:paraId="5342E378" w14:textId="77777777" w:rsidTr="00EF63CF">
        <w:tc>
          <w:tcPr>
            <w:tcW w:w="788" w:type="pct"/>
            <w:shd w:val="clear" w:color="auto" w:fill="auto"/>
            <w:vAlign w:val="center"/>
          </w:tcPr>
          <w:p w14:paraId="50B3FD67" w14:textId="77777777" w:rsidR="00396E89" w:rsidRPr="00D4797F" w:rsidRDefault="00396E89" w:rsidP="00EF63CF">
            <w:pPr>
              <w:pStyle w:val="TF-TEXTO-QUADRO-Centralizado"/>
              <w:jc w:val="left"/>
              <w:rPr>
                <w:sz w:val="20"/>
              </w:rPr>
            </w:pPr>
            <w:r w:rsidRPr="00D4797F">
              <w:rPr>
                <w:sz w:val="20"/>
              </w:rPr>
              <w:t>Utilizar método de avaliação</w:t>
            </w:r>
          </w:p>
        </w:tc>
        <w:tc>
          <w:tcPr>
            <w:tcW w:w="490" w:type="pct"/>
            <w:shd w:val="clear" w:color="auto" w:fill="auto"/>
            <w:vAlign w:val="center"/>
          </w:tcPr>
          <w:p w14:paraId="240D3B66" w14:textId="77777777" w:rsidR="00396E89" w:rsidRPr="00D4797F" w:rsidRDefault="00396E89" w:rsidP="00EF63CF">
            <w:pPr>
              <w:pStyle w:val="TF-TEXTO-QUADRO-Centralizado"/>
              <w:rPr>
                <w:sz w:val="20"/>
              </w:rPr>
            </w:pPr>
            <w:r w:rsidRPr="00D4797F">
              <w:rPr>
                <w:sz w:val="20"/>
              </w:rPr>
              <w:t>Não informado</w:t>
            </w:r>
          </w:p>
        </w:tc>
        <w:tc>
          <w:tcPr>
            <w:tcW w:w="479" w:type="pct"/>
            <w:vAlign w:val="center"/>
          </w:tcPr>
          <w:p w14:paraId="2AAC8FDF" w14:textId="77777777" w:rsidR="00396E89" w:rsidRPr="00D4797F" w:rsidRDefault="00396E89" w:rsidP="00EF63CF">
            <w:pPr>
              <w:pStyle w:val="TF-TEXTO-QUADRO-Centralizado"/>
              <w:rPr>
                <w:sz w:val="20"/>
              </w:rPr>
            </w:pPr>
            <w:r w:rsidRPr="00D4797F">
              <w:rPr>
                <w:sz w:val="20"/>
              </w:rPr>
              <w:t>Não informado</w:t>
            </w:r>
          </w:p>
        </w:tc>
        <w:tc>
          <w:tcPr>
            <w:tcW w:w="560" w:type="pct"/>
            <w:vAlign w:val="center"/>
          </w:tcPr>
          <w:p w14:paraId="3918335B" w14:textId="77777777" w:rsidR="00396E89" w:rsidRPr="002A1B1B" w:rsidRDefault="00396E89" w:rsidP="00EF63CF">
            <w:pPr>
              <w:pStyle w:val="TF-TEXTO-QUADRO-Centralizado"/>
              <w:rPr>
                <w:sz w:val="20"/>
                <w:lang w:val="en-US"/>
              </w:rPr>
            </w:pPr>
            <w:r w:rsidRPr="00C341CB">
              <w:rPr>
                <w:sz w:val="20"/>
                <w:lang w:val="en-US"/>
              </w:rPr>
              <w:t>User</w:t>
            </w:r>
            <w:r w:rsidRPr="002A1B1B">
              <w:rPr>
                <w:sz w:val="20"/>
                <w:lang w:val="en-US"/>
              </w:rPr>
              <w:t xml:space="preserve"> </w:t>
            </w:r>
            <w:r w:rsidRPr="00C341CB">
              <w:rPr>
                <w:sz w:val="20"/>
                <w:lang w:val="en-US"/>
              </w:rPr>
              <w:t>Acceptance</w:t>
            </w:r>
            <w:r w:rsidRPr="002A1B1B">
              <w:rPr>
                <w:sz w:val="20"/>
                <w:lang w:val="en-US"/>
              </w:rPr>
              <w:t xml:space="preserve"> </w:t>
            </w:r>
            <w:r w:rsidRPr="00C341CB">
              <w:rPr>
                <w:sz w:val="20"/>
                <w:lang w:val="en-US"/>
              </w:rPr>
              <w:t>Testing</w:t>
            </w:r>
            <w:r>
              <w:rPr>
                <w:sz w:val="20"/>
                <w:lang w:val="en-US"/>
              </w:rPr>
              <w:br/>
              <w:t>Learnability</w:t>
            </w:r>
          </w:p>
        </w:tc>
        <w:tc>
          <w:tcPr>
            <w:tcW w:w="481" w:type="pct"/>
            <w:vAlign w:val="center"/>
          </w:tcPr>
          <w:p w14:paraId="7076FFA0" w14:textId="77777777" w:rsidR="00396E89" w:rsidRPr="00D4797F" w:rsidRDefault="00396E89" w:rsidP="00EF63CF">
            <w:pPr>
              <w:pStyle w:val="TF-TEXTO-QUADRO-Centralizado"/>
              <w:rPr>
                <w:sz w:val="20"/>
                <w:lang w:val="en-US"/>
              </w:rPr>
            </w:pPr>
            <w:proofErr w:type="spellStart"/>
            <w:r w:rsidRPr="00D4797F">
              <w:rPr>
                <w:sz w:val="20"/>
                <w:lang w:val="en-US"/>
              </w:rPr>
              <w:t>Não</w:t>
            </w:r>
            <w:proofErr w:type="spellEnd"/>
            <w:r w:rsidRPr="00D4797F">
              <w:rPr>
                <w:sz w:val="20"/>
                <w:lang w:val="en-US"/>
              </w:rPr>
              <w:t xml:space="preserve"> </w:t>
            </w:r>
            <w:proofErr w:type="spellStart"/>
            <w:r w:rsidRPr="00D4797F">
              <w:rPr>
                <w:sz w:val="20"/>
                <w:lang w:val="en-US"/>
              </w:rPr>
              <w:t>informado</w:t>
            </w:r>
            <w:proofErr w:type="spellEnd"/>
          </w:p>
        </w:tc>
        <w:tc>
          <w:tcPr>
            <w:tcW w:w="480" w:type="pct"/>
            <w:vAlign w:val="center"/>
          </w:tcPr>
          <w:p w14:paraId="2039879A" w14:textId="77777777" w:rsidR="00396E89" w:rsidRPr="00D4797F" w:rsidRDefault="00396E89" w:rsidP="00EF63CF">
            <w:pPr>
              <w:pStyle w:val="TF-TEXTO-QUADRO-Centralizado"/>
              <w:rPr>
                <w:sz w:val="20"/>
                <w:lang w:val="en-US"/>
              </w:rPr>
            </w:pPr>
            <w:proofErr w:type="spellStart"/>
            <w:r w:rsidRPr="00D4797F">
              <w:rPr>
                <w:sz w:val="20"/>
                <w:lang w:val="en-US"/>
              </w:rPr>
              <w:t>Não</w:t>
            </w:r>
            <w:proofErr w:type="spellEnd"/>
            <w:r w:rsidRPr="00D4797F">
              <w:rPr>
                <w:sz w:val="20"/>
                <w:lang w:val="en-US"/>
              </w:rPr>
              <w:t xml:space="preserve"> </w:t>
            </w:r>
            <w:proofErr w:type="spellStart"/>
            <w:r w:rsidRPr="00D4797F">
              <w:rPr>
                <w:sz w:val="20"/>
                <w:lang w:val="en-US"/>
              </w:rPr>
              <w:t>informado</w:t>
            </w:r>
            <w:proofErr w:type="spellEnd"/>
          </w:p>
        </w:tc>
        <w:tc>
          <w:tcPr>
            <w:tcW w:w="481" w:type="pct"/>
            <w:vAlign w:val="center"/>
          </w:tcPr>
          <w:p w14:paraId="5A13D6C4" w14:textId="77777777" w:rsidR="00396E89" w:rsidRPr="00D4797F" w:rsidRDefault="00396E89" w:rsidP="00EF63CF">
            <w:pPr>
              <w:pStyle w:val="TF-TEXTO-QUADRO-Centralizado"/>
              <w:rPr>
                <w:sz w:val="20"/>
                <w:lang w:val="en-US"/>
              </w:rPr>
            </w:pPr>
            <w:proofErr w:type="spellStart"/>
            <w:r w:rsidRPr="00D4797F">
              <w:rPr>
                <w:sz w:val="20"/>
                <w:lang w:val="en-US"/>
              </w:rPr>
              <w:t>Não</w:t>
            </w:r>
            <w:proofErr w:type="spellEnd"/>
            <w:r w:rsidRPr="00D4797F">
              <w:rPr>
                <w:sz w:val="20"/>
                <w:lang w:val="en-US"/>
              </w:rPr>
              <w:t xml:space="preserve"> </w:t>
            </w:r>
            <w:proofErr w:type="spellStart"/>
            <w:r w:rsidRPr="00D4797F">
              <w:rPr>
                <w:sz w:val="20"/>
                <w:lang w:val="en-US"/>
              </w:rPr>
              <w:t>informado</w:t>
            </w:r>
            <w:proofErr w:type="spellEnd"/>
          </w:p>
        </w:tc>
        <w:tc>
          <w:tcPr>
            <w:tcW w:w="720" w:type="pct"/>
            <w:vAlign w:val="center"/>
          </w:tcPr>
          <w:p w14:paraId="46230368" w14:textId="77777777" w:rsidR="00396E89" w:rsidRPr="00D4797F" w:rsidRDefault="00396E89" w:rsidP="00EF63CF">
            <w:pPr>
              <w:pStyle w:val="TF-TEXTO-QUADRO-Centralizado"/>
              <w:rPr>
                <w:sz w:val="20"/>
                <w:lang w:val="en-US"/>
              </w:rPr>
            </w:pPr>
            <w:proofErr w:type="spellStart"/>
            <w:r w:rsidRPr="00D4797F">
              <w:rPr>
                <w:sz w:val="20"/>
                <w:lang w:val="en-US"/>
              </w:rPr>
              <w:t>Não</w:t>
            </w:r>
            <w:proofErr w:type="spellEnd"/>
            <w:r w:rsidRPr="00D4797F">
              <w:rPr>
                <w:sz w:val="20"/>
                <w:lang w:val="en-US"/>
              </w:rPr>
              <w:t xml:space="preserve"> </w:t>
            </w:r>
            <w:proofErr w:type="spellStart"/>
            <w:r w:rsidRPr="00D4797F">
              <w:rPr>
                <w:sz w:val="20"/>
                <w:lang w:val="en-US"/>
              </w:rPr>
              <w:t>informado</w:t>
            </w:r>
            <w:proofErr w:type="spellEnd"/>
          </w:p>
        </w:tc>
        <w:tc>
          <w:tcPr>
            <w:tcW w:w="520" w:type="pct"/>
            <w:vAlign w:val="center"/>
          </w:tcPr>
          <w:p w14:paraId="48467D54" w14:textId="77777777" w:rsidR="00396E89" w:rsidRPr="00D4797F" w:rsidRDefault="00396E89" w:rsidP="00EF63CF">
            <w:pPr>
              <w:pStyle w:val="TF-TEXTO-QUADRO-Centralizado"/>
              <w:rPr>
                <w:sz w:val="20"/>
                <w:lang w:val="en-US"/>
              </w:rPr>
            </w:pPr>
            <w:proofErr w:type="spellStart"/>
            <w:r w:rsidRPr="00D4797F">
              <w:rPr>
                <w:sz w:val="20"/>
                <w:lang w:val="en-US"/>
              </w:rPr>
              <w:t>RURUCAg</w:t>
            </w:r>
            <w:proofErr w:type="spellEnd"/>
          </w:p>
        </w:tc>
      </w:tr>
      <w:tr w:rsidR="00396E89" w14:paraId="2CC22BE2" w14:textId="77777777" w:rsidTr="00EF63CF">
        <w:tc>
          <w:tcPr>
            <w:tcW w:w="788" w:type="pct"/>
            <w:shd w:val="clear" w:color="auto" w:fill="auto"/>
            <w:vAlign w:val="center"/>
          </w:tcPr>
          <w:p w14:paraId="481D5845" w14:textId="77777777" w:rsidR="00396E89" w:rsidRPr="00D4797F" w:rsidRDefault="00396E89" w:rsidP="00EF63CF">
            <w:pPr>
              <w:pStyle w:val="TF-TEXTO-QUADRO-Centralizado"/>
              <w:jc w:val="left"/>
              <w:rPr>
                <w:sz w:val="20"/>
              </w:rPr>
            </w:pPr>
            <w:r w:rsidRPr="00D4797F">
              <w:rPr>
                <w:sz w:val="20"/>
              </w:rPr>
              <w:t>Plataforma</w:t>
            </w:r>
          </w:p>
        </w:tc>
        <w:tc>
          <w:tcPr>
            <w:tcW w:w="490" w:type="pct"/>
            <w:shd w:val="clear" w:color="auto" w:fill="auto"/>
            <w:vAlign w:val="center"/>
          </w:tcPr>
          <w:p w14:paraId="28D03B90" w14:textId="77777777" w:rsidR="00396E89" w:rsidRPr="00D4797F" w:rsidRDefault="00396E89" w:rsidP="00EF63CF">
            <w:pPr>
              <w:pStyle w:val="TF-TEXTO-QUADRO-Centralizado"/>
              <w:rPr>
                <w:sz w:val="20"/>
              </w:rPr>
            </w:pPr>
            <w:r w:rsidRPr="00D4797F">
              <w:rPr>
                <w:sz w:val="20"/>
              </w:rPr>
              <w:t>Não informado</w:t>
            </w:r>
          </w:p>
        </w:tc>
        <w:tc>
          <w:tcPr>
            <w:tcW w:w="479" w:type="pct"/>
            <w:vAlign w:val="center"/>
          </w:tcPr>
          <w:p w14:paraId="5789DDC0" w14:textId="77777777" w:rsidR="00396E89" w:rsidRPr="00D4797F" w:rsidRDefault="00396E89" w:rsidP="00EF63CF">
            <w:pPr>
              <w:pStyle w:val="TF-TEXTO-QUADRO-Centralizado"/>
              <w:rPr>
                <w:sz w:val="20"/>
              </w:rPr>
            </w:pPr>
            <w:r w:rsidRPr="00D4797F">
              <w:rPr>
                <w:sz w:val="20"/>
              </w:rPr>
              <w:t>Não informado</w:t>
            </w:r>
          </w:p>
        </w:tc>
        <w:tc>
          <w:tcPr>
            <w:tcW w:w="560" w:type="pct"/>
            <w:vAlign w:val="center"/>
          </w:tcPr>
          <w:p w14:paraId="5F0CF1CE" w14:textId="77777777" w:rsidR="00396E89" w:rsidRPr="00D4797F" w:rsidRDefault="00396E89" w:rsidP="00EF63CF">
            <w:pPr>
              <w:pStyle w:val="TF-TEXTO-QUADRO-Centralizado"/>
              <w:rPr>
                <w:sz w:val="20"/>
              </w:rPr>
            </w:pPr>
            <w:r w:rsidRPr="00D4797F">
              <w:rPr>
                <w:sz w:val="20"/>
              </w:rPr>
              <w:t>Web</w:t>
            </w:r>
          </w:p>
        </w:tc>
        <w:tc>
          <w:tcPr>
            <w:tcW w:w="481" w:type="pct"/>
            <w:vAlign w:val="center"/>
          </w:tcPr>
          <w:p w14:paraId="0EA54AA0" w14:textId="77777777" w:rsidR="00396E89" w:rsidRPr="00D4797F" w:rsidRDefault="00396E89" w:rsidP="00EF63CF">
            <w:pPr>
              <w:pStyle w:val="TF-TEXTO-QUADRO-Centralizado"/>
              <w:rPr>
                <w:sz w:val="20"/>
              </w:rPr>
            </w:pPr>
            <w:r w:rsidRPr="00D4797F">
              <w:rPr>
                <w:sz w:val="20"/>
              </w:rPr>
              <w:t>Web e móvel</w:t>
            </w:r>
          </w:p>
        </w:tc>
        <w:tc>
          <w:tcPr>
            <w:tcW w:w="480" w:type="pct"/>
            <w:vAlign w:val="center"/>
          </w:tcPr>
          <w:p w14:paraId="762C86FB" w14:textId="77777777" w:rsidR="00396E89" w:rsidRPr="00D4797F" w:rsidRDefault="00396E89" w:rsidP="00EF63CF">
            <w:pPr>
              <w:pStyle w:val="TF-TEXTO-QUADRO-Centralizado"/>
              <w:rPr>
                <w:sz w:val="20"/>
              </w:rPr>
            </w:pPr>
            <w:r w:rsidRPr="00D4797F">
              <w:rPr>
                <w:sz w:val="20"/>
              </w:rPr>
              <w:t>Web e móvel</w:t>
            </w:r>
          </w:p>
        </w:tc>
        <w:tc>
          <w:tcPr>
            <w:tcW w:w="481" w:type="pct"/>
          </w:tcPr>
          <w:p w14:paraId="2543477E" w14:textId="77777777" w:rsidR="00396E89" w:rsidRPr="00D4797F" w:rsidRDefault="00396E89" w:rsidP="00EF63CF">
            <w:pPr>
              <w:pStyle w:val="TF-TEXTO-QUADRO-Centralizado"/>
              <w:rPr>
                <w:sz w:val="20"/>
              </w:rPr>
            </w:pPr>
            <w:r w:rsidRPr="00D4797F">
              <w:rPr>
                <w:sz w:val="20"/>
              </w:rPr>
              <w:t>Web e móvel</w:t>
            </w:r>
          </w:p>
        </w:tc>
        <w:tc>
          <w:tcPr>
            <w:tcW w:w="720" w:type="pct"/>
            <w:vAlign w:val="center"/>
          </w:tcPr>
          <w:p w14:paraId="211A6D70" w14:textId="77777777" w:rsidR="00396E89" w:rsidRPr="00D4797F" w:rsidRDefault="00396E89" w:rsidP="00EF63CF">
            <w:pPr>
              <w:pStyle w:val="TF-TEXTO-QUADRO-Centralizado"/>
              <w:rPr>
                <w:sz w:val="20"/>
              </w:rPr>
            </w:pPr>
            <w:r w:rsidRPr="00D4797F">
              <w:rPr>
                <w:sz w:val="20"/>
              </w:rPr>
              <w:t>Web e móvel</w:t>
            </w:r>
          </w:p>
        </w:tc>
        <w:tc>
          <w:tcPr>
            <w:tcW w:w="520" w:type="pct"/>
            <w:vAlign w:val="center"/>
          </w:tcPr>
          <w:p w14:paraId="0DE5322A" w14:textId="77777777" w:rsidR="00396E89" w:rsidRPr="00D4797F" w:rsidRDefault="00396E89" w:rsidP="00EF63CF">
            <w:pPr>
              <w:pStyle w:val="TF-TEXTO-QUADRO-Centralizado"/>
              <w:rPr>
                <w:sz w:val="20"/>
              </w:rPr>
            </w:pPr>
            <w:r w:rsidRPr="00D4797F">
              <w:rPr>
                <w:sz w:val="20"/>
              </w:rPr>
              <w:t>Web</w:t>
            </w:r>
          </w:p>
        </w:tc>
      </w:tr>
    </w:tbl>
    <w:p w14:paraId="301A408A" w14:textId="4B6E5C1F" w:rsidR="00396E89" w:rsidRDefault="00396E89" w:rsidP="00396E89">
      <w:pPr>
        <w:pStyle w:val="TF-FONTE"/>
      </w:pPr>
      <w:r>
        <w:t>Fonte: elaborado pelos autores</w:t>
      </w:r>
      <w:r w:rsidR="001A6985">
        <w:t xml:space="preserve"> (2024)</w:t>
      </w:r>
      <w:r>
        <w:t>.</w:t>
      </w:r>
    </w:p>
    <w:p w14:paraId="50B4EE9D" w14:textId="40065B67" w:rsidR="00DA3FB7" w:rsidRDefault="00396E89" w:rsidP="006A66BF">
      <w:pPr>
        <w:pStyle w:val="NormalWeb"/>
        <w:spacing w:line="360" w:lineRule="auto"/>
        <w:jc w:val="both"/>
      </w:pPr>
      <w:r>
        <w:tab/>
      </w:r>
    </w:p>
    <w:p w14:paraId="1C3B0927" w14:textId="03722DC7" w:rsidR="00491BE3" w:rsidRDefault="00491BE3" w:rsidP="006A66BF">
      <w:pPr>
        <w:pStyle w:val="NormalWeb"/>
        <w:spacing w:line="360" w:lineRule="auto"/>
        <w:jc w:val="both"/>
      </w:pPr>
      <w:r>
        <w:tab/>
        <w:t xml:space="preserve">Ao comparar os sistemas correlatos com o sistema desenvolvido, observa-se que todas as soluções, inclusive o sistema desenvolvido, possuem </w:t>
      </w:r>
      <w:r w:rsidRPr="00025E0F">
        <w:rPr>
          <w:rStyle w:val="Forte"/>
          <w:rFonts w:ascii="Courier New" w:hAnsi="Courier New" w:cs="Courier New"/>
          <w:b w:val="0"/>
          <w:bCs w:val="0"/>
          <w:sz w:val="20"/>
          <w:szCs w:val="20"/>
        </w:rPr>
        <w:t>Gerenciamento com interface ao usuário</w:t>
      </w:r>
      <w:r>
        <w:t xml:space="preserve"> e a capacidade </w:t>
      </w:r>
      <w:proofErr w:type="gramStart"/>
      <w:r>
        <w:t xml:space="preserve">de </w:t>
      </w:r>
      <w:r w:rsidRPr="00025E0F">
        <w:rPr>
          <w:rStyle w:val="Forte"/>
          <w:rFonts w:ascii="Courier New" w:hAnsi="Courier New" w:cs="Courier New"/>
          <w:b w:val="0"/>
          <w:bCs w:val="0"/>
          <w:sz w:val="20"/>
          <w:szCs w:val="20"/>
        </w:rPr>
        <w:t>Manter</w:t>
      </w:r>
      <w:proofErr w:type="gramEnd"/>
      <w:r w:rsidRPr="00025E0F">
        <w:rPr>
          <w:rStyle w:val="Forte"/>
          <w:rFonts w:ascii="Courier New" w:hAnsi="Courier New" w:cs="Courier New"/>
          <w:b w:val="0"/>
          <w:bCs w:val="0"/>
          <w:sz w:val="20"/>
          <w:szCs w:val="20"/>
        </w:rPr>
        <w:t xml:space="preserve"> produto</w:t>
      </w:r>
      <w:r>
        <w:t xml:space="preserve">. </w:t>
      </w:r>
      <w:r w:rsidRPr="00025E0F">
        <w:rPr>
          <w:rStyle w:val="Forte"/>
          <w:rFonts w:ascii="Courier New" w:hAnsi="Courier New" w:cs="Courier New"/>
          <w:b w:val="0"/>
          <w:bCs w:val="0"/>
          <w:sz w:val="20"/>
          <w:szCs w:val="20"/>
        </w:rPr>
        <w:t>Manter usuário</w:t>
      </w:r>
      <w:r>
        <w:t xml:space="preserve"> é uma funcionalidade presente em Rosa e </w:t>
      </w:r>
      <w:proofErr w:type="spellStart"/>
      <w:r>
        <w:t>Wahju</w:t>
      </w:r>
      <w:proofErr w:type="spellEnd"/>
      <w:r>
        <w:t xml:space="preserve"> (2020), </w:t>
      </w:r>
      <w:proofErr w:type="spellStart"/>
      <w:r>
        <w:t>Bling</w:t>
      </w:r>
      <w:proofErr w:type="spellEnd"/>
      <w:r>
        <w:t xml:space="preserve"> (2023), Conta Azul (2023), Hiper (2023), </w:t>
      </w:r>
      <w:proofErr w:type="spellStart"/>
      <w:r>
        <w:t>Quickbooks</w:t>
      </w:r>
      <w:proofErr w:type="spellEnd"/>
      <w:r>
        <w:t xml:space="preserve"> (2023) e no sistema desenvolvido, mas não em Moro (2018) e </w:t>
      </w:r>
      <w:proofErr w:type="spellStart"/>
      <w:r>
        <w:t>Variza</w:t>
      </w:r>
      <w:proofErr w:type="spellEnd"/>
      <w:r>
        <w:t xml:space="preserve"> (2018). </w:t>
      </w:r>
      <w:r w:rsidRPr="00025E0F">
        <w:rPr>
          <w:rStyle w:val="Forte"/>
          <w:rFonts w:ascii="Courier New" w:hAnsi="Courier New" w:cs="Courier New"/>
          <w:b w:val="0"/>
          <w:bCs w:val="0"/>
          <w:sz w:val="20"/>
          <w:szCs w:val="20"/>
        </w:rPr>
        <w:t>Métricas</w:t>
      </w:r>
      <w:r w:rsidRPr="00025E0F">
        <w:rPr>
          <w:rFonts w:ascii="Courier New" w:hAnsi="Courier New" w:cs="Courier New"/>
          <w:sz w:val="20"/>
          <w:szCs w:val="20"/>
        </w:rPr>
        <w:t xml:space="preserve"> </w:t>
      </w:r>
      <w:r>
        <w:t xml:space="preserve">são oferecidas por Moro (2018), </w:t>
      </w:r>
      <w:proofErr w:type="spellStart"/>
      <w:r>
        <w:t>Variza</w:t>
      </w:r>
      <w:proofErr w:type="spellEnd"/>
      <w:r>
        <w:t xml:space="preserve"> (2018), </w:t>
      </w:r>
      <w:proofErr w:type="spellStart"/>
      <w:r>
        <w:t>Bling</w:t>
      </w:r>
      <w:proofErr w:type="spellEnd"/>
      <w:r>
        <w:t xml:space="preserve"> (2023), Conta Azul (2023), Hiper (2023), </w:t>
      </w:r>
      <w:proofErr w:type="spellStart"/>
      <w:r>
        <w:t>Quickbooks</w:t>
      </w:r>
      <w:proofErr w:type="spellEnd"/>
      <w:r>
        <w:t xml:space="preserve"> (2023), e pelo sistema desenvolvido. </w:t>
      </w:r>
      <w:r w:rsidRPr="00025E0F">
        <w:rPr>
          <w:rStyle w:val="Forte"/>
          <w:rFonts w:ascii="Courier New" w:hAnsi="Courier New" w:cs="Courier New"/>
          <w:b w:val="0"/>
          <w:bCs w:val="0"/>
          <w:sz w:val="20"/>
          <w:szCs w:val="20"/>
        </w:rPr>
        <w:t>Impressão de etiquetas</w:t>
      </w:r>
      <w:r>
        <w:t xml:space="preserve"> é suportada por </w:t>
      </w:r>
      <w:proofErr w:type="spellStart"/>
      <w:r>
        <w:t>Bling</w:t>
      </w:r>
      <w:proofErr w:type="spellEnd"/>
      <w:r>
        <w:t xml:space="preserve"> (2023), Hiper (2023), </w:t>
      </w:r>
      <w:proofErr w:type="spellStart"/>
      <w:r>
        <w:t>Quickbooks</w:t>
      </w:r>
      <w:proofErr w:type="spellEnd"/>
      <w:r>
        <w:t xml:space="preserve"> (2023), e pelo sistema desenvolvido, ao contrário de Moro (2018), </w:t>
      </w:r>
      <w:proofErr w:type="spellStart"/>
      <w:r>
        <w:t>Variza</w:t>
      </w:r>
      <w:proofErr w:type="spellEnd"/>
      <w:r>
        <w:t xml:space="preserve"> (2018), e Rosa e </w:t>
      </w:r>
      <w:proofErr w:type="spellStart"/>
      <w:r>
        <w:t>Wahju</w:t>
      </w:r>
      <w:proofErr w:type="spellEnd"/>
      <w:r>
        <w:t xml:space="preserve"> (2020). A funcionalidade </w:t>
      </w:r>
      <w:r w:rsidRPr="00025E0F">
        <w:rPr>
          <w:rStyle w:val="Forte"/>
          <w:rFonts w:ascii="Courier New" w:hAnsi="Courier New" w:cs="Courier New"/>
          <w:b w:val="0"/>
          <w:bCs w:val="0"/>
          <w:sz w:val="20"/>
          <w:szCs w:val="20"/>
        </w:rPr>
        <w:t>Sangria de caixa</w:t>
      </w:r>
      <w:r>
        <w:t xml:space="preserve"> está presente em </w:t>
      </w:r>
      <w:proofErr w:type="spellStart"/>
      <w:r>
        <w:t>Bling</w:t>
      </w:r>
      <w:proofErr w:type="spellEnd"/>
      <w:r>
        <w:t xml:space="preserve"> (2023), Hiper (2023), </w:t>
      </w:r>
      <w:proofErr w:type="spellStart"/>
      <w:r>
        <w:t>Quickbooks</w:t>
      </w:r>
      <w:proofErr w:type="spellEnd"/>
      <w:r>
        <w:t xml:space="preserve"> (2023), mas não está em Moro (2018), </w:t>
      </w:r>
      <w:proofErr w:type="spellStart"/>
      <w:r>
        <w:t>Variza</w:t>
      </w:r>
      <w:proofErr w:type="spellEnd"/>
      <w:r>
        <w:t xml:space="preserve"> (2018), Rosa e </w:t>
      </w:r>
      <w:proofErr w:type="spellStart"/>
      <w:r>
        <w:t>Wahju</w:t>
      </w:r>
      <w:proofErr w:type="spellEnd"/>
      <w:r>
        <w:t xml:space="preserve"> (2020), Conta Azul (2023), e no sistema desenvolvido. </w:t>
      </w:r>
      <w:r w:rsidRPr="00025E0F">
        <w:rPr>
          <w:rStyle w:val="Forte"/>
          <w:rFonts w:ascii="Courier New" w:hAnsi="Courier New" w:cs="Courier New"/>
          <w:b w:val="0"/>
          <w:bCs w:val="0"/>
          <w:sz w:val="20"/>
          <w:szCs w:val="20"/>
        </w:rPr>
        <w:t>Possuir filtros</w:t>
      </w:r>
      <w:r>
        <w:t xml:space="preserve"> é uma </w:t>
      </w:r>
      <w:r>
        <w:lastRenderedPageBreak/>
        <w:t xml:space="preserve">característica comum em Moro (2018), </w:t>
      </w:r>
      <w:proofErr w:type="spellStart"/>
      <w:r>
        <w:t>Variza</w:t>
      </w:r>
      <w:proofErr w:type="spellEnd"/>
      <w:r>
        <w:t xml:space="preserve"> (2018), </w:t>
      </w:r>
      <w:proofErr w:type="spellStart"/>
      <w:r>
        <w:t>Bling</w:t>
      </w:r>
      <w:proofErr w:type="spellEnd"/>
      <w:r>
        <w:t xml:space="preserve"> (2023), Conta Azul (2023), Hiper (2023), </w:t>
      </w:r>
      <w:proofErr w:type="spellStart"/>
      <w:r>
        <w:t>Quickbooks</w:t>
      </w:r>
      <w:proofErr w:type="spellEnd"/>
      <w:r>
        <w:t xml:space="preserve"> (2023), e no sistema desenvolvido, mas não em Rosa e </w:t>
      </w:r>
      <w:proofErr w:type="spellStart"/>
      <w:r>
        <w:t>Wahju</w:t>
      </w:r>
      <w:proofErr w:type="spellEnd"/>
      <w:r>
        <w:t xml:space="preserve"> (2020). Todos os sistemas analisados, exceto </w:t>
      </w:r>
      <w:proofErr w:type="spellStart"/>
      <w:r>
        <w:t>Variza</w:t>
      </w:r>
      <w:proofErr w:type="spellEnd"/>
      <w:r>
        <w:t xml:space="preserve"> (2018), possuem a funcionalidade </w:t>
      </w:r>
      <w:proofErr w:type="gramStart"/>
      <w:r>
        <w:t xml:space="preserve">de </w:t>
      </w:r>
      <w:r w:rsidRPr="00025E0F">
        <w:rPr>
          <w:rStyle w:val="Forte"/>
          <w:rFonts w:ascii="Courier New" w:hAnsi="Courier New" w:cs="Courier New"/>
          <w:b w:val="0"/>
          <w:bCs w:val="0"/>
          <w:sz w:val="20"/>
          <w:szCs w:val="20"/>
        </w:rPr>
        <w:t>Gerar</w:t>
      </w:r>
      <w:proofErr w:type="gramEnd"/>
      <w:r w:rsidRPr="00025E0F">
        <w:rPr>
          <w:rStyle w:val="Forte"/>
          <w:rFonts w:ascii="Courier New" w:hAnsi="Courier New" w:cs="Courier New"/>
          <w:b w:val="0"/>
          <w:bCs w:val="0"/>
          <w:sz w:val="20"/>
          <w:szCs w:val="20"/>
        </w:rPr>
        <w:t xml:space="preserve"> relatórios</w:t>
      </w:r>
      <w:r>
        <w:t xml:space="preserve">. A capacidade </w:t>
      </w:r>
      <w:proofErr w:type="gramStart"/>
      <w:r>
        <w:t xml:space="preserve">de </w:t>
      </w:r>
      <w:r w:rsidRPr="00025E0F">
        <w:rPr>
          <w:rStyle w:val="Forte"/>
          <w:rFonts w:ascii="Courier New" w:hAnsi="Courier New" w:cs="Courier New"/>
          <w:b w:val="0"/>
          <w:bCs w:val="0"/>
          <w:sz w:val="20"/>
          <w:szCs w:val="20"/>
        </w:rPr>
        <w:t>Utilizar</w:t>
      </w:r>
      <w:proofErr w:type="gramEnd"/>
      <w:r w:rsidRPr="00025E0F">
        <w:rPr>
          <w:rStyle w:val="Forte"/>
          <w:rFonts w:ascii="Courier New" w:hAnsi="Courier New" w:cs="Courier New"/>
          <w:b w:val="0"/>
          <w:bCs w:val="0"/>
          <w:sz w:val="20"/>
          <w:szCs w:val="20"/>
        </w:rPr>
        <w:t xml:space="preserve"> código de barras</w:t>
      </w:r>
      <w:r>
        <w:t xml:space="preserve"> é observada em </w:t>
      </w:r>
      <w:proofErr w:type="spellStart"/>
      <w:r>
        <w:t>Variza</w:t>
      </w:r>
      <w:proofErr w:type="spellEnd"/>
      <w:r>
        <w:t xml:space="preserve"> (2018), </w:t>
      </w:r>
      <w:proofErr w:type="spellStart"/>
      <w:r>
        <w:t>Bling</w:t>
      </w:r>
      <w:proofErr w:type="spellEnd"/>
      <w:r>
        <w:t xml:space="preserve"> (2023), Conta Azul (2023), Hiper (2023), </w:t>
      </w:r>
      <w:proofErr w:type="spellStart"/>
      <w:r>
        <w:t>Quickbooks</w:t>
      </w:r>
      <w:proofErr w:type="spellEnd"/>
      <w:r>
        <w:t xml:space="preserve"> (2023), e no sistema desenvolvido, mas não em Moro (2018) e Rosa e </w:t>
      </w:r>
      <w:proofErr w:type="spellStart"/>
      <w:r>
        <w:t>Wahju</w:t>
      </w:r>
      <w:proofErr w:type="spellEnd"/>
      <w:r>
        <w:t xml:space="preserve"> (2020). Para </w:t>
      </w:r>
      <w:r w:rsidRPr="00262BC1">
        <w:rPr>
          <w:rStyle w:val="Forte"/>
          <w:rFonts w:ascii="Courier New" w:hAnsi="Courier New" w:cs="Courier New"/>
          <w:b w:val="0"/>
          <w:bCs w:val="0"/>
          <w:sz w:val="20"/>
          <w:szCs w:val="20"/>
        </w:rPr>
        <w:t>Métodos de avaliação</w:t>
      </w:r>
      <w:r>
        <w:t xml:space="preserve">, Rosa e </w:t>
      </w:r>
      <w:proofErr w:type="spellStart"/>
      <w:r>
        <w:t>Wahju</w:t>
      </w:r>
      <w:proofErr w:type="spellEnd"/>
      <w:r>
        <w:t xml:space="preserve"> (2020) utilizam </w:t>
      </w:r>
      <w:proofErr w:type="spellStart"/>
      <w:r>
        <w:t>User</w:t>
      </w:r>
      <w:proofErr w:type="spellEnd"/>
      <w:r>
        <w:t xml:space="preserve"> </w:t>
      </w:r>
      <w:proofErr w:type="spellStart"/>
      <w:r>
        <w:t>Acceptance</w:t>
      </w:r>
      <w:proofErr w:type="spellEnd"/>
      <w:r>
        <w:t xml:space="preserve"> </w:t>
      </w:r>
      <w:proofErr w:type="spellStart"/>
      <w:r>
        <w:t>Testing</w:t>
      </w:r>
      <w:proofErr w:type="spellEnd"/>
      <w:r>
        <w:t xml:space="preserve"> e </w:t>
      </w:r>
      <w:proofErr w:type="spellStart"/>
      <w:r>
        <w:t>Learnability</w:t>
      </w:r>
      <w:proofErr w:type="spellEnd"/>
      <w:r>
        <w:t xml:space="preserve">, enquanto o sistema de gestão financeira e estoque adota o método </w:t>
      </w:r>
      <w:proofErr w:type="spellStart"/>
      <w:r>
        <w:t>RURUCAg</w:t>
      </w:r>
      <w:proofErr w:type="spellEnd"/>
      <w:r>
        <w:t xml:space="preserve">. Os demais sistemas não informam métodos específicos de avaliação. Quanto às </w:t>
      </w:r>
      <w:r w:rsidRPr="00262BC1">
        <w:rPr>
          <w:rStyle w:val="Forte"/>
          <w:rFonts w:ascii="Courier New" w:hAnsi="Courier New" w:cs="Courier New"/>
          <w:b w:val="0"/>
          <w:bCs w:val="0"/>
          <w:sz w:val="20"/>
          <w:szCs w:val="20"/>
        </w:rPr>
        <w:t>Plataformas</w:t>
      </w:r>
      <w:r>
        <w:t xml:space="preserve">, Rosa e </w:t>
      </w:r>
      <w:proofErr w:type="spellStart"/>
      <w:r>
        <w:t>Wahju</w:t>
      </w:r>
      <w:proofErr w:type="spellEnd"/>
      <w:r>
        <w:t xml:space="preserve"> (2020) é uma solução Web, enquanto </w:t>
      </w:r>
      <w:proofErr w:type="spellStart"/>
      <w:r>
        <w:t>Bling</w:t>
      </w:r>
      <w:proofErr w:type="spellEnd"/>
      <w:r>
        <w:t xml:space="preserve"> (2023), Conta Azul (2023), Hiper (2023), </w:t>
      </w:r>
      <w:proofErr w:type="spellStart"/>
      <w:r>
        <w:t>Quickbooks</w:t>
      </w:r>
      <w:proofErr w:type="spellEnd"/>
      <w:r>
        <w:t xml:space="preserve"> (2023), e o sistema desenvolvido são compatíveis com Web e dispositivos móveis. Não há informações sobre a plataforma para Moro (2018) e </w:t>
      </w:r>
      <w:proofErr w:type="spellStart"/>
      <w:r>
        <w:t>Variza</w:t>
      </w:r>
      <w:proofErr w:type="spellEnd"/>
      <w:r>
        <w:t xml:space="preserve"> (2018).</w:t>
      </w:r>
    </w:p>
    <w:p w14:paraId="27FFA602" w14:textId="77777777" w:rsidR="0071122A" w:rsidRDefault="0071122A" w:rsidP="0071122A">
      <w:pPr>
        <w:pStyle w:val="Ttulo1"/>
      </w:pPr>
      <w:bookmarkStart w:id="216" w:name="_Toc169372016"/>
      <w:r>
        <w:lastRenderedPageBreak/>
        <w:t>CONCLUSÕES</w:t>
      </w:r>
      <w:bookmarkEnd w:id="216"/>
    </w:p>
    <w:p w14:paraId="005DEC7E" w14:textId="2FC9C95B" w:rsidR="00EE26BD" w:rsidRDefault="00EE26BD" w:rsidP="00EE26BD">
      <w:pPr>
        <w:pStyle w:val="TF-TEXTO"/>
        <w:rPr>
          <w:szCs w:val="24"/>
        </w:rPr>
      </w:pPr>
      <w:r w:rsidRPr="00EE26BD">
        <w:rPr>
          <w:szCs w:val="24"/>
        </w:rPr>
        <w:t>Este trabalho de conclusão de curso apresenta um sistema para gestão financeira e de estoque no setor de vestuário da loja Autêntica Store. O objetivo geral é disponibilizar um sistema de gestão para a loja, permitindo uma gestão financeira e de estoque mais centralizada e eficiente.</w:t>
      </w:r>
      <w:r>
        <w:rPr>
          <w:szCs w:val="24"/>
        </w:rPr>
        <w:t xml:space="preserve"> </w:t>
      </w:r>
      <w:r w:rsidRPr="00EE26BD">
        <w:rPr>
          <w:szCs w:val="24"/>
        </w:rPr>
        <w:t xml:space="preserve">A viabilização do sistema é discutida no Capítulo 3. No Capítulo 1, é apresentado o mapeamento do processo da situação atual pela etapa AS-IS do BPM. No gerenciamento de estoque, foi realizada a etapa TO-BE do BPM, descrita na subseção 3.4.1. As avaliações feitas pelos usuários estão na subseção 3.4.2, e a comparação com sistemas correlatos é discutida na subseção 3.4.3. Esses elementos demonstram que o objetivo do trabalho foi alcançado. Além disso, os objetivos específicos </w:t>
      </w:r>
      <w:r w:rsidR="00A41A3F">
        <w:rPr>
          <w:szCs w:val="24"/>
        </w:rPr>
        <w:t xml:space="preserve">desejados </w:t>
      </w:r>
      <w:r w:rsidRPr="00EE26BD">
        <w:rPr>
          <w:szCs w:val="24"/>
        </w:rPr>
        <w:t>são descritos a seguir.</w:t>
      </w:r>
    </w:p>
    <w:p w14:paraId="5D0C1A60" w14:textId="306E0DF0" w:rsidR="00EE26BD" w:rsidRDefault="00655627" w:rsidP="00EE26BD">
      <w:pPr>
        <w:pStyle w:val="TF-TEXTO"/>
        <w:rPr>
          <w:szCs w:val="24"/>
        </w:rPr>
      </w:pPr>
      <w:r w:rsidRPr="00655627">
        <w:rPr>
          <w:szCs w:val="24"/>
        </w:rPr>
        <w:t>Com relação ao objetivo específico de controlar o fluxo de entrada e saída de produtos em um sistema de gerenciamento financeiro e de estoque no setor de vestuário, ele foi alcançado com sucesso através das funcionalidades desenvolvidas. Estas funcionalidades permitem um gerenciamento eficiente e integrado do estoque, destacando-se o cadastro detalhado de modelos e produtos. Essa abordagem proporciona um controle preciso e sistemático das operações de entrada e saída, garantindo uma gestão mais eficiente e facilitando a tomada de decisões estratégicas no contexto do negócio.</w:t>
      </w:r>
      <w:r w:rsidR="00DA3AD2">
        <w:rPr>
          <w:szCs w:val="24"/>
        </w:rPr>
        <w:t xml:space="preserve"> Esse objetivo pode ser visualizado na Tabela </w:t>
      </w:r>
      <w:r w:rsidR="003B4A19">
        <w:rPr>
          <w:szCs w:val="24"/>
        </w:rPr>
        <w:t>2.</w:t>
      </w:r>
    </w:p>
    <w:p w14:paraId="21AB899A" w14:textId="631D9B45" w:rsidR="00CC0262" w:rsidRDefault="00CC0262" w:rsidP="00EE26BD">
      <w:pPr>
        <w:pStyle w:val="TF-TEXTO"/>
        <w:rPr>
          <w:szCs w:val="24"/>
        </w:rPr>
      </w:pPr>
      <w:r>
        <w:t>O</w:t>
      </w:r>
      <w:r w:rsidRPr="00CC0262">
        <w:t xml:space="preserve"> objetivo específico de monitorar em tempo real o estoque para identificar rapidamente os produtos com maior saída e reabastecer de forma otimizada, ele foi plenamente alcançado por meio das funcionalidades implementadas no sistema de gerenciamento financeiro e de estoque no setor de vestuário. A capacidade de monitorar o estoque em tempo real permite uma análise contínua das vendas e do movimento dos produtos. Com isso, é possível identificar rapidamente os itens mais populares e com maior demanda, garantindo que o estoque seja reabastecido de maneira eficiente e oportuna. Essa abordagem não só melhora a disponibilidade dos produtos para os clientes, mas também otimiza os recursos da empresa ao evitar excessos ou faltas no estoque.</w:t>
      </w:r>
      <w:r w:rsidR="00177B1A">
        <w:t xml:space="preserve"> </w:t>
      </w:r>
      <w:r w:rsidR="00177B1A">
        <w:rPr>
          <w:szCs w:val="24"/>
        </w:rPr>
        <w:t>Esse resultado pode ser observado na Tabela 2.</w:t>
      </w:r>
    </w:p>
    <w:p w14:paraId="445ADBD8" w14:textId="081FFFB5" w:rsidR="00B460DB" w:rsidRDefault="007A4AE8" w:rsidP="00EE26BD">
      <w:pPr>
        <w:pStyle w:val="TF-TEXTO"/>
      </w:pPr>
      <w:r>
        <w:t>Já o</w:t>
      </w:r>
      <w:r w:rsidR="00B460DB" w:rsidRPr="00B460DB">
        <w:t xml:space="preserve"> objetivo específico de prevenir perdas e tomar decisões estratégicas com base em dados confiáveis, por meio de relatórios e gráficos, este objetivo foi atingido com a implementação das funcionalidades adequadas no sistema de gerenciamento financeiro e de estoque no setor de vestuário. A geração de relatórios e a apresentação visual por meio de gráficos fornecem uma visão clara e precisa das operações do estoque. Ess</w:t>
      </w:r>
      <w:r w:rsidR="00F730FA">
        <w:t xml:space="preserve">as métricas </w:t>
      </w:r>
      <w:r w:rsidR="00B460DB" w:rsidRPr="00B460DB">
        <w:t>oferecem informações cruciais, co</w:t>
      </w:r>
      <w:r w:rsidR="00DE0FFA">
        <w:t xml:space="preserve">mo </w:t>
      </w:r>
      <w:r w:rsidR="006F6033">
        <w:t>valor</w:t>
      </w:r>
      <w:r w:rsidR="00F507D9">
        <w:t xml:space="preserve"> em reais</w:t>
      </w:r>
      <w:r w:rsidR="006F6033">
        <w:t xml:space="preserve"> de produtos no estoque tanto líquido como bruto, </w:t>
      </w:r>
      <w:r w:rsidR="007D4818">
        <w:lastRenderedPageBreak/>
        <w:t>quantidade de produtos no estoque,</w:t>
      </w:r>
      <w:r w:rsidR="005946E5">
        <w:t xml:space="preserve"> gráfico de </w:t>
      </w:r>
      <w:r w:rsidR="00B631ED">
        <w:t>vendas</w:t>
      </w:r>
      <w:r w:rsidR="00FD597F">
        <w:t xml:space="preserve"> e gráfico de produtos mais vendidos por mês.</w:t>
      </w:r>
      <w:r w:rsidR="00533E98">
        <w:t xml:space="preserve"> Os resultados são encontrados na Tabela 2.</w:t>
      </w:r>
    </w:p>
    <w:p w14:paraId="5B5EB3E6" w14:textId="6B6D81B0" w:rsidR="007A4AE8" w:rsidRDefault="007A4AE8" w:rsidP="00EE26BD">
      <w:pPr>
        <w:pStyle w:val="TF-TEXTO"/>
      </w:pPr>
      <w:r>
        <w:t>Com relação ao objetivo específico de planejar a produção e otimizar o espaço físico para reduzir custos e aumentar a rentabilidade, este objetivo foi alcançado com sucesso através das funcionalidades implementadas no sistema de gerenciamento financeiro e de estoque no setor de vestuário. A capacidade de planejar a produção de forma eficiente e otimizar o uso do espaço físico contribui significativamente para reduzir custos operacionais relacionados ao armazenamento e movimentação de produtos. Essa abordagem não só melhora a eficiência operacional, mas também ajuda a maximizar a rentabilidade ao minimizar desperdícios e melhorar o fluxo de trabalho, permitindo decisões estratégicas baseadas em dados precisos sobre a produção e o uso do espaço físico disponível. Os resultados são encontrados na Tabela 2.</w:t>
      </w:r>
    </w:p>
    <w:p w14:paraId="32897DE8" w14:textId="21BEEA16" w:rsidR="00280ADD" w:rsidRDefault="00280ADD" w:rsidP="00EE26BD">
      <w:pPr>
        <w:pStyle w:val="TF-TEXTO"/>
      </w:pPr>
      <w:r>
        <w:t xml:space="preserve">O último objetivo de analisar e avaliar a usabilidade das interfaces desenvolvidas e suas funcionalidades, utilizando o Método </w:t>
      </w:r>
      <w:proofErr w:type="spellStart"/>
      <w:r>
        <w:t>Relationship</w:t>
      </w:r>
      <w:proofErr w:type="spellEnd"/>
      <w:r>
        <w:t xml:space="preserve"> </w:t>
      </w:r>
      <w:proofErr w:type="spellStart"/>
      <w:r>
        <w:t>of</w:t>
      </w:r>
      <w:proofErr w:type="spellEnd"/>
      <w:r>
        <w:t xml:space="preserve"> M3C </w:t>
      </w:r>
      <w:proofErr w:type="spellStart"/>
      <w:r>
        <w:t>with</w:t>
      </w:r>
      <w:proofErr w:type="spellEnd"/>
      <w:r>
        <w:t xml:space="preserve"> </w:t>
      </w:r>
      <w:proofErr w:type="spellStart"/>
      <w:r>
        <w:t>User</w:t>
      </w:r>
      <w:proofErr w:type="spellEnd"/>
      <w:r>
        <w:t xml:space="preserve"> </w:t>
      </w:r>
      <w:proofErr w:type="spellStart"/>
      <w:r>
        <w:t>Requirements</w:t>
      </w:r>
      <w:proofErr w:type="spellEnd"/>
      <w:r>
        <w:t xml:space="preserve"> </w:t>
      </w:r>
      <w:proofErr w:type="spellStart"/>
      <w:r>
        <w:t>and</w:t>
      </w:r>
      <w:proofErr w:type="spellEnd"/>
      <w:r>
        <w:t xml:space="preserve"> </w:t>
      </w:r>
      <w:proofErr w:type="spellStart"/>
      <w:r>
        <w:t>Usability</w:t>
      </w:r>
      <w:proofErr w:type="spellEnd"/>
      <w:r>
        <w:t xml:space="preserve"> </w:t>
      </w:r>
      <w:proofErr w:type="spellStart"/>
      <w:r>
        <w:t>and</w:t>
      </w:r>
      <w:proofErr w:type="spellEnd"/>
      <w:r>
        <w:t xml:space="preserve"> </w:t>
      </w:r>
      <w:proofErr w:type="spellStart"/>
      <w:r>
        <w:t>Communicability</w:t>
      </w:r>
      <w:proofErr w:type="spellEnd"/>
      <w:r>
        <w:t xml:space="preserve"> Assessment in </w:t>
      </w:r>
      <w:proofErr w:type="spellStart"/>
      <w:r>
        <w:t>groupware</w:t>
      </w:r>
      <w:proofErr w:type="spellEnd"/>
      <w:r>
        <w:t xml:space="preserve"> (</w:t>
      </w:r>
      <w:proofErr w:type="spellStart"/>
      <w:r>
        <w:t>RURUCAg</w:t>
      </w:r>
      <w:proofErr w:type="spellEnd"/>
      <w:r>
        <w:t xml:space="preserve">), foi plenamente alcançado por meio da aplicação desse método, da análise e da discussão realizada na subseção 3.4.2. A avaliação incluiu perguntas baseadas nas 10 Heurísticas de Nielsen e nos requisitos funcionais do sistema. Essa avaliação </w:t>
      </w:r>
      <w:r w:rsidR="000527C1">
        <w:t xml:space="preserve">serviu </w:t>
      </w:r>
      <w:r>
        <w:t>para coletar feedback e experiências dos usuários, identificando áreas para melhorias e expansões. Os resultados demonstraram uma percepção positiva dos usuários em relação ao sistema, confirmando o alcance d</w:t>
      </w:r>
      <w:r w:rsidR="004B350E">
        <w:t>os objetivos.</w:t>
      </w:r>
    </w:p>
    <w:p w14:paraId="360F77D6" w14:textId="42ACF542" w:rsidR="00533E98" w:rsidRDefault="00434B5E" w:rsidP="00434B5E">
      <w:pPr>
        <w:pStyle w:val="TF-TEXTO"/>
      </w:pPr>
      <w:r>
        <w:t xml:space="preserve">A </w:t>
      </w:r>
      <w:r w:rsidR="00883539">
        <w:t>(</w:t>
      </w:r>
      <w:r>
        <w:t>seção 2.1</w:t>
      </w:r>
      <w:r w:rsidR="00883539">
        <w:t>)</w:t>
      </w:r>
      <w:r>
        <w:t xml:space="preserve">, que trata da fundamentação teórica sobre sistemas de gestão, desempenhou um papel crucial na compreensão dos conceitos e funcionalidades implementadas. Além de fornecer essa compreensão, também contribuiu significativamente para a estruturação organizacional do sistema e para o gerenciamento dos cadastros desenvolvidos. O aprofundamento na metodologia Business </w:t>
      </w:r>
      <w:proofErr w:type="spellStart"/>
      <w:r>
        <w:t>Process</w:t>
      </w:r>
      <w:proofErr w:type="spellEnd"/>
      <w:r>
        <w:t xml:space="preserve"> Management (BPM), discutido na </w:t>
      </w:r>
      <w:r w:rsidR="00883539">
        <w:t>(</w:t>
      </w:r>
      <w:r>
        <w:t>seção 2.2</w:t>
      </w:r>
      <w:r w:rsidR="00883539">
        <w:t>)</w:t>
      </w:r>
      <w:r>
        <w:t>, foi fundamental para realizar o mapeamento dos processos atuais (AS-IS) e para configurar os processos melhorados (TO-BE). Essa abordagem permitiu uma identificação clara dos pontos de melhoria no sistema, sendo essencial para o desenvolvimento de um sistema mais eficiente e alinhado às necessidades operacionais da organização.</w:t>
      </w:r>
    </w:p>
    <w:p w14:paraId="7541C9B6" w14:textId="0E6BE160" w:rsidR="001E0F28" w:rsidRPr="00482D7C" w:rsidRDefault="00B1624C" w:rsidP="00434B5E">
      <w:pPr>
        <w:pStyle w:val="TF-TEXTO"/>
        <w:rPr>
          <w:color w:val="000000"/>
          <w:szCs w:val="24"/>
        </w:rPr>
      </w:pPr>
      <w:r w:rsidRPr="00482D7C">
        <w:rPr>
          <w:color w:val="000000"/>
          <w:szCs w:val="24"/>
        </w:rPr>
        <w:t xml:space="preserve">Como contribuição tecnológica, este trabalho disponibiliza um sistema </w:t>
      </w:r>
      <w:r w:rsidR="001F152B" w:rsidRPr="00482D7C">
        <w:rPr>
          <w:color w:val="000000"/>
          <w:szCs w:val="24"/>
        </w:rPr>
        <w:t>para gestão financeira e de estoque no setor vestuário,</w:t>
      </w:r>
      <w:r w:rsidR="001E75A9">
        <w:rPr>
          <w:color w:val="000000"/>
          <w:szCs w:val="24"/>
        </w:rPr>
        <w:t xml:space="preserve"> com o </w:t>
      </w:r>
      <w:proofErr w:type="spellStart"/>
      <w:r w:rsidR="001E75A9" w:rsidRPr="001E75A9">
        <w:rPr>
          <w:i/>
          <w:iCs/>
          <w:color w:val="000000"/>
          <w:szCs w:val="24"/>
        </w:rPr>
        <w:t>backend</w:t>
      </w:r>
      <w:proofErr w:type="spellEnd"/>
      <w:r w:rsidRPr="00482D7C">
        <w:rPr>
          <w:color w:val="000000"/>
          <w:szCs w:val="24"/>
        </w:rPr>
        <w:t xml:space="preserve"> desenvolvido em </w:t>
      </w:r>
      <w:r w:rsidR="001F152B" w:rsidRPr="00482D7C">
        <w:rPr>
          <w:color w:val="000000"/>
          <w:szCs w:val="24"/>
        </w:rPr>
        <w:t>Python</w:t>
      </w:r>
      <w:r w:rsidRPr="00482D7C">
        <w:rPr>
          <w:color w:val="000000"/>
          <w:szCs w:val="24"/>
        </w:rPr>
        <w:t xml:space="preserve"> utilizando o framework </w:t>
      </w:r>
      <w:proofErr w:type="spellStart"/>
      <w:r w:rsidR="007236A0" w:rsidRPr="00482D7C">
        <w:rPr>
          <w:color w:val="000000"/>
          <w:szCs w:val="24"/>
        </w:rPr>
        <w:t>FastAPI</w:t>
      </w:r>
      <w:proofErr w:type="spellEnd"/>
      <w:r w:rsidR="00EE3657" w:rsidRPr="00482D7C">
        <w:rPr>
          <w:color w:val="000000"/>
          <w:szCs w:val="24"/>
        </w:rPr>
        <w:t xml:space="preserve"> para a construção da </w:t>
      </w:r>
      <w:proofErr w:type="spellStart"/>
      <w:r w:rsidR="00EE3657" w:rsidRPr="00482D7C">
        <w:rPr>
          <w:color w:val="000000"/>
          <w:szCs w:val="24"/>
        </w:rPr>
        <w:t>Application</w:t>
      </w:r>
      <w:proofErr w:type="spellEnd"/>
      <w:r w:rsidR="00EE3657" w:rsidRPr="00482D7C">
        <w:rPr>
          <w:color w:val="000000"/>
          <w:szCs w:val="24"/>
        </w:rPr>
        <w:t xml:space="preserve"> </w:t>
      </w:r>
      <w:proofErr w:type="spellStart"/>
      <w:r w:rsidR="00EE3657" w:rsidRPr="00482D7C">
        <w:rPr>
          <w:color w:val="000000"/>
          <w:szCs w:val="24"/>
        </w:rPr>
        <w:t>Programming</w:t>
      </w:r>
      <w:proofErr w:type="spellEnd"/>
      <w:r w:rsidR="00EE3657" w:rsidRPr="00482D7C">
        <w:rPr>
          <w:color w:val="000000"/>
          <w:szCs w:val="24"/>
        </w:rPr>
        <w:t xml:space="preserve"> Interface (API)</w:t>
      </w:r>
      <w:r w:rsidRPr="00482D7C">
        <w:rPr>
          <w:color w:val="000000"/>
          <w:szCs w:val="24"/>
        </w:rPr>
        <w:t xml:space="preserve">. </w:t>
      </w:r>
      <w:r w:rsidR="0087329A" w:rsidRPr="00482D7C">
        <w:rPr>
          <w:color w:val="000000"/>
          <w:szCs w:val="24"/>
        </w:rPr>
        <w:t>O</w:t>
      </w:r>
      <w:r w:rsidRPr="00482D7C">
        <w:rPr>
          <w:color w:val="000000"/>
          <w:szCs w:val="24"/>
        </w:rPr>
        <w:t xml:space="preserve"> banco de dados</w:t>
      </w:r>
      <w:r w:rsidR="006A2739" w:rsidRPr="00482D7C">
        <w:rPr>
          <w:color w:val="000000"/>
          <w:szCs w:val="24"/>
        </w:rPr>
        <w:t xml:space="preserve"> implementado foi o</w:t>
      </w:r>
      <w:r w:rsidRPr="00482D7C">
        <w:rPr>
          <w:color w:val="000000"/>
          <w:szCs w:val="24"/>
        </w:rPr>
        <w:t xml:space="preserve"> </w:t>
      </w:r>
      <w:r w:rsidR="0087329A" w:rsidRPr="00482D7C">
        <w:rPr>
          <w:color w:val="000000"/>
          <w:szCs w:val="24"/>
        </w:rPr>
        <w:t xml:space="preserve">não </w:t>
      </w:r>
      <w:r w:rsidRPr="00482D7C">
        <w:rPr>
          <w:color w:val="000000"/>
          <w:szCs w:val="24"/>
        </w:rPr>
        <w:t xml:space="preserve">relacional </w:t>
      </w:r>
      <w:proofErr w:type="spellStart"/>
      <w:r w:rsidR="0087329A" w:rsidRPr="00482D7C">
        <w:rPr>
          <w:color w:val="000000"/>
          <w:szCs w:val="24"/>
        </w:rPr>
        <w:t>MongoDB</w:t>
      </w:r>
      <w:proofErr w:type="spellEnd"/>
      <w:r w:rsidR="00DA4ADF" w:rsidRPr="00482D7C">
        <w:rPr>
          <w:color w:val="000000"/>
          <w:szCs w:val="24"/>
        </w:rPr>
        <w:t xml:space="preserve"> e para manipulação de documentos foi </w:t>
      </w:r>
      <w:r w:rsidR="001E75A9">
        <w:rPr>
          <w:color w:val="000000"/>
          <w:szCs w:val="24"/>
        </w:rPr>
        <w:t xml:space="preserve">utilizado </w:t>
      </w:r>
      <w:proofErr w:type="spellStart"/>
      <w:r w:rsidR="00DA4ADF" w:rsidRPr="00482D7C">
        <w:rPr>
          <w:color w:val="000000"/>
          <w:szCs w:val="24"/>
        </w:rPr>
        <w:t>MongoEngine</w:t>
      </w:r>
      <w:proofErr w:type="spellEnd"/>
      <w:r w:rsidR="00DA4ADF" w:rsidRPr="00482D7C">
        <w:rPr>
          <w:color w:val="000000"/>
          <w:szCs w:val="24"/>
        </w:rPr>
        <w:t xml:space="preserve">. Para garantir a segurança das transações, foi implementado </w:t>
      </w:r>
      <w:r w:rsidR="00DA4ADF" w:rsidRPr="00482D7C">
        <w:rPr>
          <w:color w:val="000000"/>
          <w:szCs w:val="24"/>
        </w:rPr>
        <w:lastRenderedPageBreak/>
        <w:t>autenticação baseada em tokens JSON Web Tokens (JWT)</w:t>
      </w:r>
      <w:r w:rsidRPr="00482D7C">
        <w:rPr>
          <w:color w:val="000000"/>
          <w:szCs w:val="24"/>
        </w:rPr>
        <w:t xml:space="preserve">. Já no </w:t>
      </w:r>
      <w:proofErr w:type="spellStart"/>
      <w:r w:rsidR="003627B5" w:rsidRPr="00482D7C">
        <w:rPr>
          <w:i/>
          <w:iCs/>
          <w:color w:val="000000"/>
          <w:szCs w:val="24"/>
        </w:rPr>
        <w:t>frontend</w:t>
      </w:r>
      <w:proofErr w:type="spellEnd"/>
      <w:r w:rsidR="003627B5" w:rsidRPr="00482D7C">
        <w:rPr>
          <w:color w:val="000000"/>
          <w:szCs w:val="24"/>
        </w:rPr>
        <w:t xml:space="preserve">, foi utilizado Next.js, um framework para </w:t>
      </w:r>
      <w:proofErr w:type="spellStart"/>
      <w:r w:rsidR="003627B5" w:rsidRPr="00482D7C">
        <w:rPr>
          <w:color w:val="000000"/>
          <w:szCs w:val="24"/>
        </w:rPr>
        <w:t>React</w:t>
      </w:r>
      <w:proofErr w:type="spellEnd"/>
      <w:r w:rsidR="003627B5" w:rsidRPr="00482D7C">
        <w:rPr>
          <w:color w:val="000000"/>
          <w:szCs w:val="24"/>
        </w:rPr>
        <w:t xml:space="preserve">. A estilização e os componentes de interface foram desenvolvidos utilizando a biblioteca </w:t>
      </w:r>
      <w:proofErr w:type="spellStart"/>
      <w:r w:rsidR="001E0F28" w:rsidRPr="00482D7C">
        <w:rPr>
          <w:color w:val="000000"/>
          <w:szCs w:val="24"/>
        </w:rPr>
        <w:t>S</w:t>
      </w:r>
      <w:r w:rsidR="003627B5" w:rsidRPr="00482D7C">
        <w:rPr>
          <w:color w:val="000000"/>
          <w:szCs w:val="24"/>
        </w:rPr>
        <w:t>hadcn</w:t>
      </w:r>
      <w:proofErr w:type="spellEnd"/>
      <w:r w:rsidR="003627B5" w:rsidRPr="00482D7C">
        <w:rPr>
          <w:color w:val="000000"/>
          <w:szCs w:val="24"/>
        </w:rPr>
        <w:t>/ui</w:t>
      </w:r>
      <w:r w:rsidRPr="00482D7C">
        <w:rPr>
          <w:color w:val="000000"/>
          <w:szCs w:val="24"/>
        </w:rPr>
        <w:t xml:space="preserve">, aplicando os conceitos do Material Design e das heurísticas de Nielsen para a implementação de interfaces. </w:t>
      </w:r>
    </w:p>
    <w:p w14:paraId="020B0B3E" w14:textId="0C54C6C6" w:rsidR="00B1624C" w:rsidRPr="00482D7C" w:rsidRDefault="00B1624C" w:rsidP="00434B5E">
      <w:pPr>
        <w:pStyle w:val="TF-TEXTO"/>
        <w:rPr>
          <w:color w:val="000000"/>
          <w:szCs w:val="24"/>
        </w:rPr>
      </w:pPr>
      <w:r w:rsidRPr="00482D7C">
        <w:rPr>
          <w:color w:val="000000"/>
          <w:szCs w:val="24"/>
        </w:rPr>
        <w:t xml:space="preserve">Como contribuição acadêmica </w:t>
      </w:r>
      <w:r w:rsidR="001C7FD7">
        <w:rPr>
          <w:color w:val="000000"/>
          <w:szCs w:val="24"/>
        </w:rPr>
        <w:t>o trabalho trouxe</w:t>
      </w:r>
      <w:r w:rsidRPr="00482D7C">
        <w:rPr>
          <w:color w:val="000000"/>
          <w:szCs w:val="24"/>
        </w:rPr>
        <w:t xml:space="preserve"> o referencial e a aplicação das etapas AS-IS/TO-BE do BPM em uma loja, sendo possível verificar a diferença de fluxo antes e após a implementação do sistema. Outra contribuição se dá pela utilização do Método </w:t>
      </w:r>
      <w:proofErr w:type="spellStart"/>
      <w:r w:rsidRPr="00482D7C">
        <w:rPr>
          <w:color w:val="000000"/>
          <w:szCs w:val="24"/>
        </w:rPr>
        <w:t>RURUCAg</w:t>
      </w:r>
      <w:proofErr w:type="spellEnd"/>
      <w:r w:rsidRPr="00482D7C">
        <w:rPr>
          <w:color w:val="000000"/>
          <w:szCs w:val="24"/>
        </w:rPr>
        <w:t>, podendo ser reutilizado em trabalhos posteriores para a avaliação da usabilidade, da experiência de usuário e da comunicabilidade de interfaces.</w:t>
      </w:r>
    </w:p>
    <w:p w14:paraId="708E5D79" w14:textId="7B85CAE6" w:rsidR="00A0556E" w:rsidRDefault="00482D7C" w:rsidP="00434B5E">
      <w:pPr>
        <w:pStyle w:val="TF-TEXTO"/>
        <w:rPr>
          <w:color w:val="000000"/>
          <w:szCs w:val="24"/>
        </w:rPr>
      </w:pPr>
      <w:r w:rsidRPr="00482D7C">
        <w:rPr>
          <w:color w:val="000000"/>
          <w:szCs w:val="24"/>
        </w:rPr>
        <w:t xml:space="preserve">A contribuição social ocorre ao atender as necessidades da loja </w:t>
      </w:r>
      <w:r w:rsidR="008B11BB">
        <w:rPr>
          <w:color w:val="000000"/>
          <w:szCs w:val="24"/>
        </w:rPr>
        <w:t>Autêntica Store</w:t>
      </w:r>
      <w:r w:rsidRPr="00482D7C">
        <w:rPr>
          <w:color w:val="000000"/>
          <w:szCs w:val="24"/>
        </w:rPr>
        <w:t>, com a implementação de um sistema de gestão, aliado a técnicas de análise e modelagem. Este trabalho busca trazer agilidade e facilidade para os processos, pois, um sistema que aprimora as atividades afeta positivamente a experiência tanto do funcionário como do cliente, visto que reduz o risco de erros e torna o atendimento muito mais rápido e seguro.</w:t>
      </w:r>
    </w:p>
    <w:p w14:paraId="222FCFBB" w14:textId="3A596556" w:rsidR="000513E8" w:rsidRDefault="000513E8" w:rsidP="00434B5E">
      <w:pPr>
        <w:pStyle w:val="TF-TEXTO"/>
        <w:rPr>
          <w:color w:val="000000"/>
          <w:szCs w:val="24"/>
        </w:rPr>
      </w:pPr>
      <w:r>
        <w:t xml:space="preserve">Durante a fase de desenvolvimento, enfrentamos diversos desafios e dificuldades. A primeira dificuldade foi aprender a usar o framework Next.js, pois nenhum dos autores tinha experiência prévia com ele. No entanto, o conhecimento prévio de React.js foi útil em alguns momentos. Além disso, encontramos dificuldades na criação da imagem Docker para o </w:t>
      </w:r>
      <w:proofErr w:type="spellStart"/>
      <w:r w:rsidRPr="004F3BC4">
        <w:rPr>
          <w:i/>
          <w:iCs/>
        </w:rPr>
        <w:t>frontend</w:t>
      </w:r>
      <w:proofErr w:type="spellEnd"/>
      <w:r>
        <w:t xml:space="preserve">, utilizando o </w:t>
      </w:r>
      <w:proofErr w:type="spellStart"/>
      <w:r>
        <w:t>Dockerfile</w:t>
      </w:r>
      <w:proofErr w:type="spellEnd"/>
      <w:r>
        <w:t xml:space="preserve">, </w:t>
      </w:r>
      <w:r w:rsidR="004F3BC4">
        <w:t>e</w:t>
      </w:r>
      <w:r>
        <w:t xml:space="preserve"> na integração da impressora com o </w:t>
      </w:r>
      <w:proofErr w:type="spellStart"/>
      <w:r w:rsidRPr="004F3BC4">
        <w:rPr>
          <w:i/>
          <w:iCs/>
        </w:rPr>
        <w:t>backend</w:t>
      </w:r>
      <w:proofErr w:type="spellEnd"/>
      <w:r>
        <w:t>.</w:t>
      </w:r>
    </w:p>
    <w:p w14:paraId="7EFC5BF4" w14:textId="679C05FE" w:rsidR="00CD69C1" w:rsidRDefault="00CD69C1" w:rsidP="00CD69C1">
      <w:pPr>
        <w:pStyle w:val="Ttulo2"/>
      </w:pPr>
      <w:bookmarkStart w:id="217" w:name="_Toc54164922"/>
      <w:bookmarkStart w:id="218" w:name="_Toc54165676"/>
      <w:bookmarkStart w:id="219" w:name="_Toc54169334"/>
      <w:bookmarkStart w:id="220" w:name="_Toc96347440"/>
      <w:bookmarkStart w:id="221" w:name="_Toc96357724"/>
      <w:bookmarkStart w:id="222" w:name="_Toc96491867"/>
      <w:bookmarkStart w:id="223" w:name="_Toc168072421"/>
      <w:bookmarkStart w:id="224" w:name="_Toc169372017"/>
      <w:r>
        <w:t>EXTENSÕES</w:t>
      </w:r>
      <w:bookmarkEnd w:id="217"/>
      <w:bookmarkEnd w:id="218"/>
      <w:bookmarkEnd w:id="219"/>
      <w:bookmarkEnd w:id="220"/>
      <w:bookmarkEnd w:id="221"/>
      <w:bookmarkEnd w:id="222"/>
      <w:bookmarkEnd w:id="223"/>
      <w:bookmarkEnd w:id="224"/>
    </w:p>
    <w:p w14:paraId="252F185D" w14:textId="77777777" w:rsidR="00C35612" w:rsidRDefault="00C35612" w:rsidP="00C35612">
      <w:pPr>
        <w:pStyle w:val="TF-TEXTO"/>
      </w:pPr>
      <w:r>
        <w:t>C</w:t>
      </w:r>
      <w:r w:rsidRPr="008134DF">
        <w:t>omo extensões para este trabalho, são recomendados os seguintes itens:</w:t>
      </w:r>
    </w:p>
    <w:p w14:paraId="6A070263" w14:textId="0D096340" w:rsidR="00B720A5" w:rsidRDefault="00B8239C" w:rsidP="00B8239C">
      <w:pPr>
        <w:pStyle w:val="TF-TEXTO"/>
        <w:numPr>
          <w:ilvl w:val="0"/>
          <w:numId w:val="25"/>
        </w:numPr>
      </w:pPr>
      <w:r>
        <w:t>Implementar a integração com diferentes métodos de pagamento no sistema, facilitando a experiência de compra para os usuários.</w:t>
      </w:r>
    </w:p>
    <w:p w14:paraId="486B717A" w14:textId="32EA0D7F" w:rsidR="00CC1F79" w:rsidRDefault="00CC1F79" w:rsidP="00B8239C">
      <w:pPr>
        <w:pStyle w:val="TF-TEXTO"/>
        <w:numPr>
          <w:ilvl w:val="0"/>
          <w:numId w:val="25"/>
        </w:numPr>
      </w:pPr>
      <w:r>
        <w:t>Estabelecer uma parceria com uma empresa integradora de Transferência Eletrônica de Fundos (TEF) para processar transações de pagamento de forma segura e eficiente.</w:t>
      </w:r>
    </w:p>
    <w:p w14:paraId="4D1F9F6D" w14:textId="51C4B2DC" w:rsidR="0011222E" w:rsidRDefault="0011222E" w:rsidP="00B8239C">
      <w:pPr>
        <w:pStyle w:val="TF-TEXTO"/>
        <w:numPr>
          <w:ilvl w:val="0"/>
          <w:numId w:val="25"/>
        </w:numPr>
      </w:pPr>
      <w:r>
        <w:t>Implementar a análise da Curva ABC para categorizar produtos e identificar quais itens têm maior impacto no negócio, auxiliando na gestão de estoque e tomada de decisões estratégicas.</w:t>
      </w:r>
    </w:p>
    <w:p w14:paraId="7F832EDF" w14:textId="73655061" w:rsidR="0011222E" w:rsidRDefault="0011222E" w:rsidP="00B8239C">
      <w:pPr>
        <w:pStyle w:val="TF-TEXTO"/>
        <w:numPr>
          <w:ilvl w:val="0"/>
          <w:numId w:val="25"/>
        </w:numPr>
      </w:pPr>
      <w:r>
        <w:t>Desenvolver e implementar relatórios detalhados de fluxo de caixa para monitorar e analisar as entradas e saídas financeiras, proporcionando uma melhor gestão financeira.</w:t>
      </w:r>
    </w:p>
    <w:p w14:paraId="098C8757" w14:textId="7770417E" w:rsidR="0011222E" w:rsidRDefault="0011222E" w:rsidP="00B8239C">
      <w:pPr>
        <w:pStyle w:val="TF-TEXTO"/>
        <w:numPr>
          <w:ilvl w:val="0"/>
          <w:numId w:val="25"/>
        </w:numPr>
      </w:pPr>
      <w:r>
        <w:t>Tornar o sistema acessível na nuvem para garantir escalabilidade, acessibilidade e segurança dos dados, permitindo que os usuários possam acessar o sistema de qualquer lugar com uma conexão à internet.</w:t>
      </w:r>
    </w:p>
    <w:p w14:paraId="7CB87847" w14:textId="77777777" w:rsidR="00B720A5" w:rsidRPr="008134DF" w:rsidRDefault="00B720A5" w:rsidP="00B8239C">
      <w:pPr>
        <w:pStyle w:val="TF-TEXTO"/>
        <w:ind w:firstLine="0"/>
      </w:pPr>
    </w:p>
    <w:p w14:paraId="7643E181" w14:textId="77777777" w:rsidR="00C35612" w:rsidRPr="00C35612" w:rsidRDefault="00C35612" w:rsidP="00C35612">
      <w:pPr>
        <w:pStyle w:val="TF-TEXTO"/>
      </w:pPr>
    </w:p>
    <w:p w14:paraId="1B543732" w14:textId="77777777" w:rsidR="00CD69C1" w:rsidRPr="00CD69C1" w:rsidRDefault="00CD69C1" w:rsidP="00CD69C1">
      <w:pPr>
        <w:pStyle w:val="TF-TEXTO"/>
      </w:pPr>
    </w:p>
    <w:p w14:paraId="131E222A" w14:textId="77777777" w:rsidR="00CD69C1" w:rsidRPr="00CD69C1" w:rsidRDefault="00CD69C1" w:rsidP="00CD69C1">
      <w:pPr>
        <w:pStyle w:val="TF-TEXTO"/>
        <w:ind w:firstLine="0"/>
      </w:pPr>
    </w:p>
    <w:p w14:paraId="3BF87122" w14:textId="7E851D77" w:rsidR="00DD6D52" w:rsidRDefault="00F255FC" w:rsidP="004D7DE2">
      <w:pPr>
        <w:pStyle w:val="TF-refernciasbibliogrficasTTULO"/>
      </w:pPr>
      <w:bookmarkStart w:id="225" w:name="_Toc419598588"/>
      <w:bookmarkStart w:id="226" w:name="_Toc420721330"/>
      <w:bookmarkStart w:id="227" w:name="_Toc420721484"/>
      <w:bookmarkStart w:id="228" w:name="_Toc420721575"/>
      <w:bookmarkStart w:id="229" w:name="_Toc420721781"/>
      <w:bookmarkStart w:id="230" w:name="_Toc420723222"/>
      <w:bookmarkStart w:id="231" w:name="_Toc482682385"/>
      <w:bookmarkStart w:id="232" w:name="_Toc54169335"/>
      <w:bookmarkStart w:id="233" w:name="_Toc96491868"/>
      <w:bookmarkStart w:id="234" w:name="_Toc152532644"/>
      <w:bookmarkStart w:id="235" w:name="_Toc169372018"/>
      <w:r>
        <w:lastRenderedPageBreak/>
        <w:t>Referências</w:t>
      </w:r>
      <w:bookmarkEnd w:id="225"/>
      <w:bookmarkEnd w:id="226"/>
      <w:bookmarkEnd w:id="227"/>
      <w:bookmarkEnd w:id="228"/>
      <w:bookmarkEnd w:id="229"/>
      <w:bookmarkEnd w:id="230"/>
      <w:bookmarkEnd w:id="231"/>
      <w:bookmarkEnd w:id="232"/>
      <w:bookmarkEnd w:id="233"/>
      <w:bookmarkEnd w:id="234"/>
      <w:bookmarkEnd w:id="235"/>
    </w:p>
    <w:p w14:paraId="125BA6A2" w14:textId="4F43415B" w:rsidR="00ED108C" w:rsidRPr="005A5790" w:rsidRDefault="00ED108C" w:rsidP="00ED108C">
      <w:pPr>
        <w:pStyle w:val="TF-refernciasITEM"/>
        <w:spacing w:before="240"/>
      </w:pPr>
      <w:r w:rsidRPr="005A5790">
        <w:t xml:space="preserve">ALMEIDA, Fernanda Caminha de. </w:t>
      </w:r>
      <w:r w:rsidRPr="005A5790">
        <w:rPr>
          <w:b/>
          <w:bCs/>
        </w:rPr>
        <w:t>As tangências entre os campos de UX design e da comunicação</w:t>
      </w:r>
      <w:r w:rsidRPr="005A5790">
        <w:t>: uma revisão bibliográfica de publicações no Congresso Brasileiro de Ciências da Comunicação. Jun. 2021. 23 f. Trabalho de Conclusão de Curso (Bacharelado em Publicidade e propaganda) – Graduação, UNISOCIESC, Blumenau, 2021. Disponível em: https://repositorio.animaeducacao.com.br/handle/ANIMA/14453. Acesso em: 9 abr. 2023</w:t>
      </w:r>
    </w:p>
    <w:p w14:paraId="61145DAE" w14:textId="77777777" w:rsidR="00ED108C" w:rsidRPr="005A5790" w:rsidRDefault="00ED108C" w:rsidP="00ED108C">
      <w:pPr>
        <w:pStyle w:val="Referncias"/>
        <w:spacing w:before="240"/>
        <w:rPr>
          <w:szCs w:val="24"/>
          <w:shd w:val="clear" w:color="auto" w:fill="FFFFFF"/>
        </w:rPr>
      </w:pPr>
      <w:r w:rsidRPr="005A5790">
        <w:rPr>
          <w:szCs w:val="24"/>
          <w:shd w:val="clear" w:color="auto" w:fill="FFFFFF"/>
        </w:rPr>
        <w:t xml:space="preserve">ANA, Márcio de Freitas Santa. A Curva ABC na Gestão de Estoque. </w:t>
      </w:r>
      <w:r w:rsidRPr="00717AC7">
        <w:rPr>
          <w:b/>
          <w:bCs/>
          <w:szCs w:val="24"/>
          <w:shd w:val="clear" w:color="auto" w:fill="FFFFFF"/>
          <w:lang w:val="en-US"/>
        </w:rPr>
        <w:t>Brazilian Journal of Development</w:t>
      </w:r>
      <w:r w:rsidRPr="00717AC7">
        <w:rPr>
          <w:szCs w:val="24"/>
          <w:shd w:val="clear" w:color="auto" w:fill="FFFFFF"/>
          <w:lang w:val="en-US"/>
        </w:rPr>
        <w:t xml:space="preserve">, Curitiba, v. 7, n. 5, p. 53737-53749, </w:t>
      </w:r>
      <w:proofErr w:type="spellStart"/>
      <w:r w:rsidRPr="00717AC7">
        <w:rPr>
          <w:szCs w:val="24"/>
          <w:shd w:val="clear" w:color="auto" w:fill="FFFFFF"/>
          <w:lang w:val="en-US"/>
        </w:rPr>
        <w:t>maio</w:t>
      </w:r>
      <w:proofErr w:type="spellEnd"/>
      <w:r w:rsidRPr="00717AC7">
        <w:rPr>
          <w:szCs w:val="24"/>
          <w:shd w:val="clear" w:color="auto" w:fill="FFFFFF"/>
          <w:lang w:val="en-US"/>
        </w:rPr>
        <w:t xml:space="preserve"> 2021. </w:t>
      </w:r>
      <w:r w:rsidRPr="005A5790">
        <w:rPr>
          <w:szCs w:val="24"/>
          <w:shd w:val="clear" w:color="auto" w:fill="FFFFFF"/>
        </w:rPr>
        <w:t>Disponível em: https://ojs.brazilianjournals.com.br/ojs/index.php/BRJD/article/view/30580/24032. Acesso em: 9 abr. 2023</w:t>
      </w:r>
    </w:p>
    <w:p w14:paraId="2A5F458D" w14:textId="0A19C26B" w:rsidR="008B6ADC" w:rsidRDefault="00ED108C" w:rsidP="008B6ADC">
      <w:pPr>
        <w:keepNext w:val="0"/>
        <w:keepLines w:val="0"/>
        <w:spacing w:before="240"/>
      </w:pPr>
      <w:r w:rsidRPr="005A5790">
        <w:t xml:space="preserve">BLING. </w:t>
      </w:r>
      <w:r w:rsidRPr="005A5790">
        <w:rPr>
          <w:b/>
          <w:bCs/>
        </w:rPr>
        <w:t>Sistema de gestão online</w:t>
      </w:r>
      <w:r w:rsidRPr="005A5790">
        <w:t xml:space="preserve">. </w:t>
      </w:r>
      <w:bookmarkStart w:id="236" w:name="_Hlk133429062"/>
      <w:r w:rsidRPr="005A5790">
        <w:t>[S. l.], 2023</w:t>
      </w:r>
      <w:bookmarkEnd w:id="236"/>
      <w:r w:rsidRPr="005A5790">
        <w:t>. Disponível em: https://www.bling.com.br/. Acesso em: 2 abr. 2023.</w:t>
      </w:r>
    </w:p>
    <w:p w14:paraId="69DFDAC0" w14:textId="77777777" w:rsidR="008B6ADC" w:rsidRPr="008B6ADC" w:rsidRDefault="008B6ADC" w:rsidP="008B6ADC">
      <w:pPr>
        <w:keepNext w:val="0"/>
        <w:keepLines w:val="0"/>
        <w:spacing w:before="240"/>
        <w:rPr>
          <w:szCs w:val="20"/>
        </w:rPr>
      </w:pPr>
    </w:p>
    <w:p w14:paraId="332C54A3" w14:textId="4A58FC10" w:rsidR="008B6ADC" w:rsidRPr="008B6ADC" w:rsidRDefault="008B6ADC" w:rsidP="008B6ADC">
      <w:pPr>
        <w:pStyle w:val="TF-refernciasITEM"/>
        <w:rPr>
          <w:color w:val="000000" w:themeColor="text1"/>
        </w:rPr>
      </w:pPr>
      <w:r>
        <w:rPr>
          <w:color w:val="000000" w:themeColor="text1"/>
        </w:rPr>
        <w:t>BONAT</w:t>
      </w:r>
      <w:r w:rsidR="004D7DE2">
        <w:rPr>
          <w:color w:val="000000" w:themeColor="text1"/>
        </w:rPr>
        <w:t>T</w:t>
      </w:r>
      <w:r>
        <w:rPr>
          <w:color w:val="000000" w:themeColor="text1"/>
        </w:rPr>
        <w:t>I</w:t>
      </w:r>
      <w:r w:rsidRPr="00026613">
        <w:rPr>
          <w:color w:val="000000" w:themeColor="text1"/>
        </w:rPr>
        <w:t xml:space="preserve">, </w:t>
      </w:r>
      <w:proofErr w:type="spellStart"/>
      <w:r w:rsidR="004D7DE2">
        <w:rPr>
          <w:color w:val="000000" w:themeColor="text1"/>
        </w:rPr>
        <w:t>Luis</w:t>
      </w:r>
      <w:proofErr w:type="spellEnd"/>
      <w:r w:rsidR="004D7DE2">
        <w:rPr>
          <w:color w:val="000000" w:themeColor="text1"/>
        </w:rPr>
        <w:t xml:space="preserve"> Eduardo; SPENGLER, Mateus Fernando</w:t>
      </w:r>
      <w:r w:rsidRPr="00026613">
        <w:rPr>
          <w:color w:val="000000" w:themeColor="text1"/>
        </w:rPr>
        <w:t xml:space="preserve">. </w:t>
      </w:r>
      <w:r w:rsidRPr="006E7E5E">
        <w:rPr>
          <w:b/>
          <w:bCs/>
          <w:color w:val="000000" w:themeColor="text1"/>
        </w:rPr>
        <w:t>Protocolo de avalição</w:t>
      </w:r>
      <w:r w:rsidRPr="00026613">
        <w:rPr>
          <w:color w:val="000000" w:themeColor="text1"/>
        </w:rPr>
        <w:t xml:space="preserve">. </w:t>
      </w:r>
      <w:proofErr w:type="spellStart"/>
      <w:r w:rsidRPr="00026613">
        <w:rPr>
          <w:color w:val="000000" w:themeColor="text1"/>
        </w:rPr>
        <w:t>Github</w:t>
      </w:r>
      <w:proofErr w:type="spellEnd"/>
      <w:r w:rsidRPr="00026613">
        <w:rPr>
          <w:color w:val="000000" w:themeColor="text1"/>
        </w:rPr>
        <w:t xml:space="preserve">, 2024.  Disponível em: </w:t>
      </w:r>
      <w:r w:rsidR="004D7DE2" w:rsidRPr="004D7DE2">
        <w:rPr>
          <w:color w:val="000000" w:themeColor="text1"/>
        </w:rPr>
        <w:t>https://github.com/MateusSpengler/autenticaStoreSystem</w:t>
      </w:r>
      <w:r w:rsidRPr="00026613">
        <w:rPr>
          <w:color w:val="000000" w:themeColor="text1"/>
        </w:rPr>
        <w:t xml:space="preserve">. Acesso em: </w:t>
      </w:r>
      <w:r w:rsidR="004D7DE2">
        <w:rPr>
          <w:color w:val="000000" w:themeColor="text1"/>
        </w:rPr>
        <w:t>15</w:t>
      </w:r>
      <w:r w:rsidRPr="00026613">
        <w:rPr>
          <w:color w:val="000000" w:themeColor="text1"/>
        </w:rPr>
        <w:t xml:space="preserve"> </w:t>
      </w:r>
      <w:r w:rsidR="004D7DE2">
        <w:rPr>
          <w:color w:val="000000" w:themeColor="text1"/>
        </w:rPr>
        <w:t>jun</w:t>
      </w:r>
      <w:r w:rsidRPr="00026613">
        <w:rPr>
          <w:color w:val="000000" w:themeColor="text1"/>
        </w:rPr>
        <w:t xml:space="preserve">. 2024. </w:t>
      </w:r>
    </w:p>
    <w:p w14:paraId="67373DAA" w14:textId="726F1400" w:rsidR="00ED108C" w:rsidRPr="005A5790" w:rsidRDefault="00ED108C" w:rsidP="00ED108C">
      <w:pPr>
        <w:pStyle w:val="TF-refernciasITEM"/>
        <w:spacing w:before="240"/>
      </w:pPr>
      <w:r w:rsidRPr="005A5790">
        <w:t>BORRALHO, Carlos</w:t>
      </w:r>
      <w:r w:rsidRPr="005A5790">
        <w:rPr>
          <w:b/>
          <w:bCs/>
        </w:rPr>
        <w:t>. Sistemas de Planeamento Controlo de Gestão</w:t>
      </w:r>
      <w:r w:rsidRPr="005A5790">
        <w:t xml:space="preserve">: Fundamentos e ferramentas de suporte. Lisboa: Edições </w:t>
      </w:r>
      <w:proofErr w:type="spellStart"/>
      <w:r w:rsidRPr="005A5790">
        <w:t>Sílabo</w:t>
      </w:r>
      <w:proofErr w:type="spellEnd"/>
      <w:r w:rsidRPr="005A5790">
        <w:t>, 2018. Disponível em: https://www.researchgate.net/profile/Carlos-Borralho/publication/328382660_Sistemas_de_Planeamento_e_Controlo_de_Gestao_-_Fundamentos_e_ferramentas_de_suporte/links/5bc9a965299bf17a1c5fdbe3/Sistemas-de-Planeamento-e-Controlo-de-Gestao-Fundamentos-e-ferramentas-de-suporte.pdf. Acesso em: 9 abr. 2023</w:t>
      </w:r>
    </w:p>
    <w:p w14:paraId="4D458F07" w14:textId="77777777" w:rsidR="00ED108C" w:rsidRPr="005A5790" w:rsidRDefault="00ED108C" w:rsidP="00ED108C">
      <w:pPr>
        <w:spacing w:before="240"/>
      </w:pPr>
      <w:r w:rsidRPr="005A5790">
        <w:t xml:space="preserve">CAMARGO, Eduardo Scott Franco de. </w:t>
      </w:r>
      <w:r w:rsidRPr="005A5790">
        <w:rPr>
          <w:b/>
          <w:bCs/>
        </w:rPr>
        <w:t>Gestão financeira para negócios em alimentação</w:t>
      </w:r>
      <w:r w:rsidRPr="005A5790">
        <w:t>. São Paulo: Editora Senac, 2020. Disponível em: https://books.google.com.br/books?hl=pt-BR&amp;lr=lang_pt&amp;id=iuzcDwAAQBAJ&amp;oi=fnd&amp;pg=PT2&amp;dq=sistema+de+gest%C3%A3o+financeira&amp;ots=Z_UdyzOzYt&amp;sig=yJvLYO9x_74bmDtDR3To6u5DQ8E#v=onepage&amp;q&amp;f=false. Acesso em: 8 abr. 2023.</w:t>
      </w:r>
    </w:p>
    <w:p w14:paraId="008CEB72" w14:textId="77777777" w:rsidR="00ED108C" w:rsidRPr="005A5790" w:rsidRDefault="00ED108C" w:rsidP="00ED108C">
      <w:pPr>
        <w:pStyle w:val="TF-refernciasITEM"/>
        <w:spacing w:before="240"/>
      </w:pPr>
      <w:r w:rsidRPr="005A5790">
        <w:t xml:space="preserve">CARDOSO, Gelson Barros; PEDRO FILHO, Flávio de São. Inovação em tecnologia da informação com base no Business </w:t>
      </w:r>
      <w:proofErr w:type="spellStart"/>
      <w:r w:rsidRPr="005A5790">
        <w:t>Process</w:t>
      </w:r>
      <w:proofErr w:type="spellEnd"/>
      <w:r w:rsidRPr="005A5790">
        <w:t xml:space="preserve"> Management (BPM). </w:t>
      </w:r>
      <w:r w:rsidRPr="005A5790">
        <w:rPr>
          <w:b/>
          <w:bCs/>
        </w:rPr>
        <w:t xml:space="preserve">Revista Interdisciplinar Científica Aplicada, </w:t>
      </w:r>
      <w:r w:rsidRPr="005A5790">
        <w:t xml:space="preserve">Blumenau, v. 13, n. 4, p. 70-92, 2019. </w:t>
      </w:r>
      <w:r w:rsidRPr="005A5790">
        <w:rPr>
          <w:rFonts w:ascii="Arial" w:hAnsi="Arial" w:cs="Arial"/>
          <w:sz w:val="30"/>
          <w:szCs w:val="30"/>
          <w:shd w:val="clear" w:color="auto" w:fill="FFFFFF"/>
        </w:rPr>
        <w:br/>
      </w:r>
      <w:r w:rsidRPr="005A5790">
        <w:t>Disponível em: https://portaldeperiodicos.animaeducacao.com.br/index.php/rica/article/view/17990/11771. Acesso em: 9 abr. 2023.</w:t>
      </w:r>
    </w:p>
    <w:p w14:paraId="3931171B" w14:textId="77777777" w:rsidR="00ED108C" w:rsidRPr="005A5790" w:rsidRDefault="00ED108C" w:rsidP="00ED108C">
      <w:pPr>
        <w:pStyle w:val="TF-refernciasITEM"/>
        <w:spacing w:before="240"/>
      </w:pPr>
      <w:r w:rsidRPr="005A5790">
        <w:t xml:space="preserve">CARDOSO, Guilherme </w:t>
      </w:r>
      <w:r w:rsidRPr="005A5790">
        <w:rPr>
          <w:i/>
          <w:iCs/>
        </w:rPr>
        <w:t>et al</w:t>
      </w:r>
      <w:r w:rsidRPr="005A5790">
        <w:t xml:space="preserve">. Gestão de estoque e desempenho de empresas brasileiras listadas na B3. </w:t>
      </w:r>
      <w:r w:rsidRPr="005A5790">
        <w:rPr>
          <w:b/>
          <w:bCs/>
        </w:rPr>
        <w:t>Revista de Educação e Pesquisa em Contabilidade</w:t>
      </w:r>
      <w:r w:rsidRPr="005A5790">
        <w:t>, Brasília, v. 14, n. 1, p. 118-133, 2020. Disponível em: https://www.repec.org.br/repec/article/download/2041/1578. Acesso em: 2 abr. 2023.</w:t>
      </w:r>
    </w:p>
    <w:p w14:paraId="2B504479" w14:textId="77777777" w:rsidR="00ED108C" w:rsidRPr="005A5790" w:rsidRDefault="00ED108C" w:rsidP="00ED108C">
      <w:pPr>
        <w:pStyle w:val="TF-refernciasITEM"/>
        <w:spacing w:before="240"/>
      </w:pPr>
      <w:r w:rsidRPr="005A5790">
        <w:lastRenderedPageBreak/>
        <w:t xml:space="preserve">CASTRO, </w:t>
      </w:r>
      <w:proofErr w:type="spellStart"/>
      <w:r w:rsidRPr="005A5790">
        <w:t>Julio</w:t>
      </w:r>
      <w:proofErr w:type="spellEnd"/>
      <w:r w:rsidRPr="005A5790">
        <w:t xml:space="preserve"> Cesar Hermann. </w:t>
      </w:r>
      <w:r w:rsidRPr="005A5790">
        <w:rPr>
          <w:b/>
          <w:bCs/>
        </w:rPr>
        <w:t>Design de experiência de usuário nas estratégias da empresa</w:t>
      </w:r>
      <w:r w:rsidRPr="005A5790">
        <w:t>. 2022. 75 f. Trabalho de Conclusão de Curso (Bacharelado em Administração de empresas) – Graduação, Universidade Federal de Santa Catarina, Florianópolis, 2022. Disponível em: https://repositorio.ufsc.br/bitstream/handle/123456789/243245/TCC.pdf?sequence=1&amp;isAllowed=y. Acesso em: 3 abr. 2023</w:t>
      </w:r>
    </w:p>
    <w:p w14:paraId="415F96D8" w14:textId="77777777" w:rsidR="00ED108C" w:rsidRPr="005A5790" w:rsidRDefault="00ED108C" w:rsidP="00ED108C">
      <w:pPr>
        <w:spacing w:before="240"/>
      </w:pPr>
      <w:r w:rsidRPr="005A5790">
        <w:t xml:space="preserve">CINTRA, Sarah Isabelle </w:t>
      </w:r>
      <w:proofErr w:type="spellStart"/>
      <w:r w:rsidRPr="005A5790">
        <w:t>Brizzante</w:t>
      </w:r>
      <w:proofErr w:type="spellEnd"/>
      <w:r w:rsidRPr="005A5790">
        <w:t xml:space="preserve">. </w:t>
      </w:r>
      <w:r w:rsidRPr="005A5790">
        <w:rPr>
          <w:b/>
          <w:bCs/>
        </w:rPr>
        <w:t xml:space="preserve">Uma análise dos controles nas </w:t>
      </w:r>
      <w:proofErr w:type="spellStart"/>
      <w:r w:rsidRPr="005A5790">
        <w:rPr>
          <w:b/>
          <w:bCs/>
        </w:rPr>
        <w:t>guidelines</w:t>
      </w:r>
      <w:proofErr w:type="spellEnd"/>
      <w:r w:rsidRPr="005A5790">
        <w:rPr>
          <w:b/>
          <w:bCs/>
        </w:rPr>
        <w:t xml:space="preserve"> de usabilidade dos sistemas </w:t>
      </w:r>
      <w:proofErr w:type="spellStart"/>
      <w:r w:rsidRPr="005A5790">
        <w:rPr>
          <w:b/>
          <w:bCs/>
        </w:rPr>
        <w:t>android</w:t>
      </w:r>
      <w:proofErr w:type="spellEnd"/>
      <w:r w:rsidRPr="005A5790">
        <w:rPr>
          <w:b/>
          <w:bCs/>
        </w:rPr>
        <w:t xml:space="preserve"> e </w:t>
      </w:r>
      <w:proofErr w:type="spellStart"/>
      <w:r w:rsidRPr="005A5790">
        <w:rPr>
          <w:b/>
          <w:bCs/>
        </w:rPr>
        <w:t>ios</w:t>
      </w:r>
      <w:proofErr w:type="spellEnd"/>
      <w:r w:rsidRPr="005A5790">
        <w:rPr>
          <w:b/>
          <w:bCs/>
        </w:rPr>
        <w:t xml:space="preserve"> a perspectiva da experiência do usuário</w:t>
      </w:r>
      <w:r w:rsidRPr="005A5790">
        <w:t>. 2021. 90 f. Trabalho de Conclusão de Curso (Bacharelado em Sistemas e Mídias Digitais) – Graduação, Universidade Federal do Ceará, Fortaleza, 2021. Disponível em: https://repositorio.ufc.br/bitstream/riufc/68159/3/2021_tcc_sibcintra.pdf. Acesso em: 5 abr. 2023.</w:t>
      </w:r>
    </w:p>
    <w:p w14:paraId="0B2AC1DA" w14:textId="77777777" w:rsidR="00ED108C" w:rsidRPr="005A5790" w:rsidRDefault="00ED108C" w:rsidP="00ED108C">
      <w:pPr>
        <w:spacing w:before="240"/>
      </w:pPr>
      <w:r w:rsidRPr="005A5790">
        <w:t xml:space="preserve">CONTA AZUL. </w:t>
      </w:r>
      <w:r w:rsidRPr="005A5790">
        <w:rPr>
          <w:b/>
          <w:bCs/>
        </w:rPr>
        <w:t>O ERP em nuvem que simplifica sua gestão financeira</w:t>
      </w:r>
      <w:r w:rsidRPr="005A5790">
        <w:t>. [S. l.], 2023. Disponível em: https://contaazul.com/. Acesso em: 2 abr. 2023.</w:t>
      </w:r>
    </w:p>
    <w:p w14:paraId="025B7275" w14:textId="77777777" w:rsidR="00ED108C" w:rsidRPr="005A5790" w:rsidRDefault="00ED108C" w:rsidP="00ED108C">
      <w:pPr>
        <w:pStyle w:val="TF-refernciasITEM"/>
        <w:spacing w:before="240"/>
      </w:pPr>
      <w:r w:rsidRPr="005A5790">
        <w:t xml:space="preserve">COSTA, Simone </w:t>
      </w:r>
      <w:proofErr w:type="spellStart"/>
      <w:r w:rsidRPr="005A5790">
        <w:t>Erbs</w:t>
      </w:r>
      <w:proofErr w:type="spellEnd"/>
      <w:r w:rsidRPr="005A5790">
        <w:t xml:space="preserve"> da. </w:t>
      </w:r>
      <w:proofErr w:type="spellStart"/>
      <w:r w:rsidRPr="005A5790">
        <w:rPr>
          <w:b/>
          <w:bCs/>
        </w:rPr>
        <w:t>iLibras</w:t>
      </w:r>
      <w:proofErr w:type="spellEnd"/>
      <w:r w:rsidRPr="005A5790">
        <w:rPr>
          <w:b/>
          <w:bCs/>
        </w:rPr>
        <w:t xml:space="preserve"> como facilitador na comunicação efetiva do surdo</w:t>
      </w:r>
      <w:r w:rsidRPr="005A5790">
        <w:t>: uso de tecnologia assistiva e colaborativa móvel. 2018. 263 f. Dissertação (Mestrado em Computação Aplicada) - Programa de Pós-Graduação em Computação Aplicada, Universidade do Estado de Santa Catarina, Joinville, 2018.</w:t>
      </w:r>
    </w:p>
    <w:p w14:paraId="0942B711" w14:textId="77777777" w:rsidR="00ED108C" w:rsidRPr="005A5790" w:rsidRDefault="00ED108C" w:rsidP="00ED108C">
      <w:pPr>
        <w:pStyle w:val="TF-refernciasITEM"/>
        <w:spacing w:before="240"/>
      </w:pPr>
      <w:r w:rsidRPr="005A5790">
        <w:t xml:space="preserve">COSTA, Simone </w:t>
      </w:r>
      <w:proofErr w:type="spellStart"/>
      <w:r w:rsidRPr="005A5790">
        <w:t>Erbs</w:t>
      </w:r>
      <w:proofErr w:type="spellEnd"/>
      <w:r w:rsidRPr="005A5790">
        <w:t xml:space="preserve"> da </w:t>
      </w:r>
      <w:r w:rsidRPr="005A5790">
        <w:rPr>
          <w:i/>
          <w:iCs/>
        </w:rPr>
        <w:t>et al</w:t>
      </w:r>
      <w:r w:rsidRPr="005A5790">
        <w:t xml:space="preserve">. Uma revisão sistemática da literatura para investigação de estratégias de ensino colaborativo. </w:t>
      </w:r>
      <w:r w:rsidRPr="005A5790">
        <w:rPr>
          <w:i/>
          <w:iCs/>
        </w:rPr>
        <w:t>In:</w:t>
      </w:r>
      <w:r w:rsidRPr="005A5790">
        <w:t xml:space="preserve"> SIMPÓSIO BRASILEIRO DE SISTEMAS COLABORATIVOS (SBSC), 13, 2016, Belém. </w:t>
      </w:r>
      <w:r w:rsidRPr="005A5790">
        <w:rPr>
          <w:b/>
          <w:bCs/>
        </w:rPr>
        <w:t>Anais</w:t>
      </w:r>
      <w:r w:rsidRPr="005A5790">
        <w:t xml:space="preserve"> [...]. Porto Alegre: Sociedade Brasileira de Computação, 2016. p. 1537-1548. Disponível em: https://www.researchgate.net/publication/339368782_Uma_Revisao_Sistematica_da_Literatura_para_Investigacao_de_Estrategias_de_Ensino_Colaborativo. Acesso em: 9 abr. 2023.</w:t>
      </w:r>
    </w:p>
    <w:p w14:paraId="5F75C25F" w14:textId="77777777" w:rsidR="00ED108C" w:rsidRPr="00396E89" w:rsidRDefault="00ED108C" w:rsidP="00ED108C">
      <w:pPr>
        <w:pStyle w:val="TF-refernciasITEM"/>
        <w:spacing w:before="240"/>
        <w:rPr>
          <w:b/>
        </w:rPr>
      </w:pPr>
      <w:r w:rsidRPr="005A5790">
        <w:t xml:space="preserve">DOMINGUES, Gabriela </w:t>
      </w:r>
      <w:r w:rsidRPr="005A5790">
        <w:rPr>
          <w:i/>
          <w:iCs/>
        </w:rPr>
        <w:t>et al</w:t>
      </w:r>
      <w:r w:rsidRPr="005A5790">
        <w:t xml:space="preserve">. Varejo: gestão de perdas no setor supermercadista. Um estudo de caso de um pequeno varejo. </w:t>
      </w:r>
      <w:proofErr w:type="spellStart"/>
      <w:r w:rsidRPr="005A5790">
        <w:rPr>
          <w:b/>
          <w:bCs/>
        </w:rPr>
        <w:t>Leopoldianum</w:t>
      </w:r>
      <w:proofErr w:type="spellEnd"/>
      <w:r w:rsidRPr="005A5790">
        <w:t xml:space="preserve">, São Paulo, v. 45 n. 126, 2019. Disponível em: https://periodicos.unisantos.br/leopoldianum/article/view/909. </w:t>
      </w:r>
      <w:r w:rsidRPr="00396E89">
        <w:t>Acesso em 2 abr. 2023.</w:t>
      </w:r>
    </w:p>
    <w:p w14:paraId="43AE9403" w14:textId="77777777" w:rsidR="00ED108C" w:rsidRPr="005A5790" w:rsidRDefault="00ED108C" w:rsidP="00ED108C">
      <w:pPr>
        <w:pStyle w:val="TF-refernciasITEM"/>
        <w:spacing w:before="240"/>
      </w:pPr>
      <w:r w:rsidRPr="005A5790">
        <w:rPr>
          <w:lang w:val="en-US"/>
        </w:rPr>
        <w:t xml:space="preserve">ELSTERMANN, Matthes. Executing Strategic Product Planning: A Subject-Oriented Analysis and New Referential Process Model for IT-Tool Support and Agile Execution of Strategic Product Planning. </w:t>
      </w:r>
      <w:r w:rsidRPr="00717AC7">
        <w:rPr>
          <w:lang w:val="en-US"/>
        </w:rPr>
        <w:t xml:space="preserve">KIT - Scientific Publishing, Karlsruhe, p. 1-334, 2019. </w:t>
      </w:r>
      <w:proofErr w:type="spellStart"/>
      <w:r w:rsidRPr="00717AC7">
        <w:rPr>
          <w:lang w:val="en-US"/>
        </w:rPr>
        <w:t>Disponível</w:t>
      </w:r>
      <w:proofErr w:type="spellEnd"/>
      <w:r w:rsidRPr="00717AC7">
        <w:rPr>
          <w:lang w:val="en-US"/>
        </w:rPr>
        <w:t xml:space="preserve"> </w:t>
      </w:r>
      <w:proofErr w:type="spellStart"/>
      <w:r w:rsidRPr="00717AC7">
        <w:rPr>
          <w:lang w:val="en-US"/>
        </w:rPr>
        <w:t>em</w:t>
      </w:r>
      <w:proofErr w:type="spellEnd"/>
      <w:r w:rsidRPr="00717AC7">
        <w:rPr>
          <w:lang w:val="en-US"/>
        </w:rPr>
        <w:t>:</w:t>
      </w:r>
      <w:r>
        <w:rPr>
          <w:lang w:val="en-US"/>
        </w:rPr>
        <w:t xml:space="preserve"> </w:t>
      </w:r>
      <w:r w:rsidRPr="00717AC7">
        <w:rPr>
          <w:lang w:val="en-US"/>
        </w:rPr>
        <w:t xml:space="preserve">https://www.researchgate.net/publication/340435162_Executing_Strategic_Product_Planning_-_A_Subject-Oriented_Analysis_and_New_Referential_Process_Model_for_IT-Tool_Support_and_Agile_Execution_of_Strategic_Product_Planning. </w:t>
      </w:r>
      <w:r w:rsidRPr="005A5790">
        <w:t xml:space="preserve">Acesso em: 19 abr. 2023. </w:t>
      </w:r>
    </w:p>
    <w:p w14:paraId="1B711C05" w14:textId="77777777" w:rsidR="00ED108C" w:rsidRDefault="00ED108C" w:rsidP="00ED108C">
      <w:pPr>
        <w:spacing w:before="240"/>
      </w:pPr>
      <w:r w:rsidRPr="005A5790">
        <w:lastRenderedPageBreak/>
        <w:t xml:space="preserve">FIGUEIREDO, Katherine Medeiros de; BERNARDO, Larissa Indiara Ferreira. </w:t>
      </w:r>
      <w:r w:rsidRPr="005A5790">
        <w:rPr>
          <w:b/>
          <w:bCs/>
        </w:rPr>
        <w:t>Análise da gestão de compras e de estoques em um minimercado</w:t>
      </w:r>
      <w:r w:rsidRPr="005A5790">
        <w:t>. 2021. 53 f. Trabalho de Conclusão de Curso (Faculdade de Administração, Ciências Contábeis, Engenharia de Produção e Serviço Social) – Graduação, Universidade Federal de Uberlândia, Ituiutaba, 2021. Disponível em: https://repositorio.ufu.br/bitstream/123456789/32651/4/An%c3%a1liseGest%c3%a3oCompras.pdf. Acesso em: 8 abr. 2023.</w:t>
      </w:r>
    </w:p>
    <w:p w14:paraId="5D4CB8FE" w14:textId="77777777" w:rsidR="00ED108C" w:rsidRPr="00520E40" w:rsidRDefault="00ED108C" w:rsidP="00ED108C">
      <w:pPr>
        <w:spacing w:before="240"/>
      </w:pPr>
      <w:r>
        <w:t>GOMES</w:t>
      </w:r>
      <w:r w:rsidRPr="002669C2">
        <w:t>, Aline Aparecida</w:t>
      </w:r>
      <w:r>
        <w:t xml:space="preserve">. </w:t>
      </w:r>
      <w:r w:rsidRPr="00724EBE">
        <w:rPr>
          <w:b/>
          <w:bCs/>
        </w:rPr>
        <w:t xml:space="preserve">Business </w:t>
      </w:r>
      <w:proofErr w:type="spellStart"/>
      <w:r w:rsidRPr="00724EBE">
        <w:rPr>
          <w:b/>
          <w:bCs/>
        </w:rPr>
        <w:t>Process</w:t>
      </w:r>
      <w:proofErr w:type="spellEnd"/>
      <w:r w:rsidRPr="00724EBE">
        <w:rPr>
          <w:b/>
          <w:bCs/>
        </w:rPr>
        <w:t xml:space="preserve"> Management (BPM) para a prevenção de perdas em uma organização supermercadista.</w:t>
      </w:r>
      <w:r>
        <w:t xml:space="preserve">2023. 44f. </w:t>
      </w:r>
      <w:r w:rsidRPr="00627BF1">
        <w:t>Monografia (Graduação em Administração) - Instituto de Ciências Sociais Aplicadas, Universidade Federal de Ouro Preto, Mariana, 2023.</w:t>
      </w:r>
      <w:r>
        <w:t xml:space="preserve"> </w:t>
      </w:r>
      <w:r w:rsidRPr="005A5790">
        <w:t xml:space="preserve">Disponível em: </w:t>
      </w:r>
      <w:r w:rsidRPr="00627BF1">
        <w:t>https://monografias.ufop.br/bitstream/35400000/6216/3/MONOGRAFIA_BusinessProcessManagement.pdf</w:t>
      </w:r>
      <w:r w:rsidRPr="005A5790">
        <w:t xml:space="preserve">. Acesso em: </w:t>
      </w:r>
      <w:r>
        <w:t>10</w:t>
      </w:r>
      <w:r w:rsidRPr="005A5790">
        <w:t xml:space="preserve"> </w:t>
      </w:r>
      <w:r>
        <w:t>jun</w:t>
      </w:r>
      <w:r w:rsidRPr="005A5790">
        <w:t>. 202</w:t>
      </w:r>
      <w:r>
        <w:t>4</w:t>
      </w:r>
      <w:r w:rsidRPr="005A5790">
        <w:t>.</w:t>
      </w:r>
    </w:p>
    <w:p w14:paraId="6361C58F" w14:textId="77777777" w:rsidR="00ED108C" w:rsidRPr="005A5790" w:rsidRDefault="00ED108C" w:rsidP="00ED108C">
      <w:pPr>
        <w:spacing w:before="240"/>
      </w:pPr>
    </w:p>
    <w:p w14:paraId="38E4DE42" w14:textId="77777777" w:rsidR="00ED108C" w:rsidRPr="00717AC7" w:rsidRDefault="00ED108C" w:rsidP="00ED108C">
      <w:pPr>
        <w:spacing w:before="240"/>
        <w:rPr>
          <w:lang w:val="en-US"/>
        </w:rPr>
      </w:pPr>
      <w:r w:rsidRPr="005A5790">
        <w:t xml:space="preserve">HIPER. </w:t>
      </w:r>
      <w:r w:rsidRPr="005A5790">
        <w:rPr>
          <w:b/>
          <w:bCs/>
        </w:rPr>
        <w:t>Sistema de gestão</w:t>
      </w:r>
      <w:r w:rsidRPr="005A5790">
        <w:t xml:space="preserve">. [S. l.], 2023. Disponível em: https://hiper.com.br/. </w:t>
      </w:r>
      <w:proofErr w:type="spellStart"/>
      <w:r w:rsidRPr="00717AC7">
        <w:rPr>
          <w:lang w:val="en-US"/>
        </w:rPr>
        <w:t>Acesso</w:t>
      </w:r>
      <w:proofErr w:type="spellEnd"/>
      <w:r w:rsidRPr="00717AC7">
        <w:rPr>
          <w:lang w:val="en-US"/>
        </w:rPr>
        <w:t xml:space="preserve"> </w:t>
      </w:r>
      <w:proofErr w:type="spellStart"/>
      <w:r w:rsidRPr="00717AC7">
        <w:rPr>
          <w:lang w:val="en-US"/>
        </w:rPr>
        <w:t>em</w:t>
      </w:r>
      <w:proofErr w:type="spellEnd"/>
      <w:r w:rsidRPr="00717AC7">
        <w:rPr>
          <w:lang w:val="en-US"/>
        </w:rPr>
        <w:t>: 16 abr. 2023.</w:t>
      </w:r>
    </w:p>
    <w:p w14:paraId="3F2F659D" w14:textId="77777777" w:rsidR="00ED108C" w:rsidRPr="005A5790" w:rsidRDefault="00ED108C" w:rsidP="00ED108C">
      <w:pPr>
        <w:pStyle w:val="Referncias"/>
        <w:spacing w:before="240"/>
        <w:rPr>
          <w:szCs w:val="24"/>
        </w:rPr>
      </w:pPr>
      <w:r w:rsidRPr="00717AC7">
        <w:rPr>
          <w:szCs w:val="24"/>
          <w:lang w:val="en-US"/>
        </w:rPr>
        <w:t xml:space="preserve">IDROGO, Aurelia </w:t>
      </w:r>
      <w:proofErr w:type="spellStart"/>
      <w:r w:rsidRPr="00717AC7">
        <w:rPr>
          <w:szCs w:val="24"/>
          <w:lang w:val="en-US"/>
        </w:rPr>
        <w:t>Altemira</w:t>
      </w:r>
      <w:proofErr w:type="spellEnd"/>
      <w:r w:rsidRPr="00717AC7">
        <w:rPr>
          <w:szCs w:val="24"/>
          <w:lang w:val="en-US"/>
        </w:rPr>
        <w:t xml:space="preserve"> Acuna </w:t>
      </w:r>
      <w:r w:rsidRPr="00717AC7">
        <w:rPr>
          <w:i/>
          <w:iCs/>
          <w:szCs w:val="24"/>
          <w:lang w:val="en-US"/>
        </w:rPr>
        <w:t>et al</w:t>
      </w:r>
      <w:r w:rsidRPr="00717AC7">
        <w:rPr>
          <w:szCs w:val="24"/>
          <w:lang w:val="en-US"/>
        </w:rPr>
        <w:t xml:space="preserve">. </w:t>
      </w:r>
      <w:r w:rsidRPr="005A5790">
        <w:rPr>
          <w:szCs w:val="24"/>
          <w:lang w:val="en-US"/>
        </w:rPr>
        <w:t xml:space="preserve">Process management: application of the BPM methodology in an energy drink company. </w:t>
      </w:r>
      <w:r w:rsidRPr="005A5790">
        <w:rPr>
          <w:b/>
          <w:bCs/>
          <w:szCs w:val="24"/>
          <w:lang w:val="en-US"/>
        </w:rPr>
        <w:t>Brazilian Journal of Business</w:t>
      </w:r>
      <w:r w:rsidRPr="005A5790">
        <w:rPr>
          <w:szCs w:val="24"/>
          <w:lang w:val="en-US"/>
        </w:rPr>
        <w:t xml:space="preserve">, Curitiba, </w:t>
      </w:r>
      <w:r w:rsidRPr="00717AC7">
        <w:rPr>
          <w:szCs w:val="24"/>
          <w:lang w:val="en-US"/>
        </w:rPr>
        <w:t xml:space="preserve">v. 1, n. 3, p. 805-826, </w:t>
      </w:r>
      <w:r w:rsidRPr="005A5790">
        <w:rPr>
          <w:szCs w:val="24"/>
          <w:lang w:val="en-US"/>
        </w:rPr>
        <w:t xml:space="preserve">2019. </w:t>
      </w:r>
      <w:proofErr w:type="spellStart"/>
      <w:r w:rsidRPr="005A5790">
        <w:rPr>
          <w:szCs w:val="24"/>
          <w:lang w:val="en-US"/>
        </w:rPr>
        <w:t>Disponível</w:t>
      </w:r>
      <w:proofErr w:type="spellEnd"/>
      <w:r w:rsidRPr="005A5790">
        <w:rPr>
          <w:szCs w:val="24"/>
          <w:lang w:val="en-US"/>
        </w:rPr>
        <w:t xml:space="preserve"> </w:t>
      </w:r>
      <w:proofErr w:type="spellStart"/>
      <w:r w:rsidRPr="005A5790">
        <w:rPr>
          <w:szCs w:val="24"/>
          <w:lang w:val="en-US"/>
        </w:rPr>
        <w:t>em</w:t>
      </w:r>
      <w:proofErr w:type="spellEnd"/>
      <w:r w:rsidRPr="005A5790">
        <w:rPr>
          <w:szCs w:val="24"/>
          <w:lang w:val="en-US"/>
        </w:rPr>
        <w:t xml:space="preserve">: https://ojs.brazilianjournals.com.br/ojs/index.php/BJB/article/view/2966/2922. </w:t>
      </w:r>
      <w:r w:rsidRPr="005A5790">
        <w:rPr>
          <w:szCs w:val="24"/>
        </w:rPr>
        <w:t>Acesso em: 8 abr. 2023.</w:t>
      </w:r>
    </w:p>
    <w:p w14:paraId="185A177F" w14:textId="77777777" w:rsidR="00ED108C" w:rsidRPr="005A5790" w:rsidRDefault="00ED108C" w:rsidP="00ED108C">
      <w:pPr>
        <w:pStyle w:val="Referncias"/>
        <w:spacing w:before="240"/>
        <w:rPr>
          <w:szCs w:val="24"/>
        </w:rPr>
      </w:pPr>
      <w:r w:rsidRPr="005A5790">
        <w:rPr>
          <w:szCs w:val="24"/>
        </w:rPr>
        <w:t xml:space="preserve">LIRA, Daniela; BARBOSA, Ana Carolina; CAMERLENGO, Larissa. A gestão de estoques no mercado de e-commerce. </w:t>
      </w:r>
      <w:r w:rsidRPr="005A5790">
        <w:rPr>
          <w:b/>
          <w:bCs/>
          <w:szCs w:val="24"/>
        </w:rPr>
        <w:t>RECIMA21 – Revista Científica Multidisciplinar</w:t>
      </w:r>
      <w:r w:rsidRPr="005A5790">
        <w:rPr>
          <w:szCs w:val="24"/>
        </w:rPr>
        <w:t>, São Paulo, v. 1, n. 1, p. 1-13, 2021. Disponível em: https://recima21.com.br/index.php/recima21/article/view/741. Acesso em: 9 abr. 2023.</w:t>
      </w:r>
    </w:p>
    <w:p w14:paraId="53442659" w14:textId="77777777" w:rsidR="00ED108C" w:rsidRPr="005A5790" w:rsidRDefault="00ED108C" w:rsidP="00ED108C">
      <w:pPr>
        <w:spacing w:before="240"/>
      </w:pPr>
      <w:r w:rsidRPr="005A5790">
        <w:t xml:space="preserve">LOBO, Cicero Vasconcelos Ferreira; CONCEIÇÃO, Roberta </w:t>
      </w:r>
      <w:proofErr w:type="spellStart"/>
      <w:r w:rsidRPr="005A5790">
        <w:t>Dalvo</w:t>
      </w:r>
      <w:proofErr w:type="spellEnd"/>
      <w:r w:rsidRPr="005A5790">
        <w:t xml:space="preserve"> Pereira da. Gestão por processos: Um estudo de aplicação da notação BPMN em uma empresa de serviços do setor de óleo e gás. </w:t>
      </w:r>
      <w:r w:rsidRPr="005A5790">
        <w:rPr>
          <w:b/>
          <w:bCs/>
        </w:rPr>
        <w:t>Revista Inovação, Projetos e Tecnologias</w:t>
      </w:r>
      <w:r w:rsidRPr="005A5790">
        <w:t>, Rio de Janeiro, v. 6, n. 1, p. 94-110, 2018. Disponível em: https://dialnet.unirioja.es/servlet/articulo?codigo=6814344. Acesso em: 23 abr. 2023.</w:t>
      </w:r>
    </w:p>
    <w:p w14:paraId="787FFB8C" w14:textId="77777777" w:rsidR="00ED108C" w:rsidRPr="005A5790" w:rsidRDefault="00ED108C" w:rsidP="00ED108C">
      <w:pPr>
        <w:pStyle w:val="Referncias"/>
        <w:spacing w:before="240"/>
        <w:rPr>
          <w:szCs w:val="24"/>
        </w:rPr>
      </w:pPr>
      <w:r w:rsidRPr="005A5790">
        <w:rPr>
          <w:szCs w:val="24"/>
        </w:rPr>
        <w:t xml:space="preserve">MORAES, Ewerton Sanches; PARANHOS, Ronaldo Pinheiro da Rocha; CRESPO, Adriana de Campos. Gestão de processos: integração entre CERNE e business </w:t>
      </w:r>
      <w:proofErr w:type="spellStart"/>
      <w:r w:rsidRPr="005A5790">
        <w:rPr>
          <w:szCs w:val="24"/>
        </w:rPr>
        <w:t>process</w:t>
      </w:r>
      <w:proofErr w:type="spellEnd"/>
      <w:r w:rsidRPr="005A5790">
        <w:rPr>
          <w:szCs w:val="24"/>
        </w:rPr>
        <w:t xml:space="preserve"> management (BPM):  ocaso da incubadora TECCAMPOS. </w:t>
      </w:r>
      <w:r w:rsidRPr="00717AC7">
        <w:rPr>
          <w:b/>
          <w:bCs/>
          <w:szCs w:val="24"/>
          <w:lang w:val="en-US"/>
        </w:rPr>
        <w:t>Brazilian Journal of Development</w:t>
      </w:r>
      <w:r w:rsidRPr="00717AC7">
        <w:rPr>
          <w:szCs w:val="24"/>
          <w:lang w:val="en-US"/>
        </w:rPr>
        <w:t xml:space="preserve">, Curitiba, v. 5, n. 8, p. 11135-11153, 2019. </w:t>
      </w:r>
      <w:proofErr w:type="spellStart"/>
      <w:r w:rsidRPr="00717AC7">
        <w:rPr>
          <w:szCs w:val="24"/>
          <w:lang w:val="en-US"/>
        </w:rPr>
        <w:t>Disponível</w:t>
      </w:r>
      <w:proofErr w:type="spellEnd"/>
      <w:r w:rsidRPr="00717AC7">
        <w:rPr>
          <w:szCs w:val="24"/>
          <w:lang w:val="en-US"/>
        </w:rPr>
        <w:t xml:space="preserve"> </w:t>
      </w:r>
      <w:proofErr w:type="spellStart"/>
      <w:r w:rsidRPr="00717AC7">
        <w:rPr>
          <w:szCs w:val="24"/>
          <w:lang w:val="en-US"/>
        </w:rPr>
        <w:t>em</w:t>
      </w:r>
      <w:proofErr w:type="spellEnd"/>
      <w:r w:rsidRPr="00717AC7">
        <w:rPr>
          <w:szCs w:val="24"/>
          <w:lang w:val="en-US"/>
        </w:rPr>
        <w:t xml:space="preserve">: https://ojs.brazilianjournals.com.br/ojs/index.php/BRJD/article/view/2659/2666. </w:t>
      </w:r>
      <w:r w:rsidRPr="005A5790">
        <w:rPr>
          <w:szCs w:val="24"/>
        </w:rPr>
        <w:t>Acesso em:  3 abr. 2023.</w:t>
      </w:r>
    </w:p>
    <w:p w14:paraId="60E2142E" w14:textId="77777777" w:rsidR="00ED108C" w:rsidRPr="005A5790" w:rsidRDefault="00ED108C" w:rsidP="00ED108C">
      <w:pPr>
        <w:pStyle w:val="Referncias"/>
        <w:spacing w:before="240"/>
        <w:rPr>
          <w:szCs w:val="24"/>
        </w:rPr>
      </w:pPr>
      <w:r w:rsidRPr="005A5790">
        <w:rPr>
          <w:szCs w:val="24"/>
        </w:rPr>
        <w:t xml:space="preserve">MOREIRA, </w:t>
      </w:r>
      <w:proofErr w:type="spellStart"/>
      <w:r w:rsidRPr="005A5790">
        <w:rPr>
          <w:szCs w:val="24"/>
        </w:rPr>
        <w:t>Weberty</w:t>
      </w:r>
      <w:proofErr w:type="spellEnd"/>
      <w:r w:rsidRPr="005A5790">
        <w:rPr>
          <w:szCs w:val="24"/>
        </w:rPr>
        <w:t xml:space="preserve"> </w:t>
      </w:r>
      <w:r w:rsidRPr="005A5790">
        <w:rPr>
          <w:i/>
          <w:iCs/>
          <w:szCs w:val="24"/>
        </w:rPr>
        <w:t>et al</w:t>
      </w:r>
      <w:r w:rsidRPr="005A5790">
        <w:rPr>
          <w:szCs w:val="24"/>
        </w:rPr>
        <w:t xml:space="preserve">. Estudo comparativo da eficiência de processos de aquisição de matérias utilizando o BPM para redução do tempo de conclusão de compras em empresa de grande porte. </w:t>
      </w:r>
      <w:r w:rsidRPr="005A5790">
        <w:rPr>
          <w:b/>
          <w:bCs/>
          <w:szCs w:val="24"/>
        </w:rPr>
        <w:t>Revista Computação Aplicado</w:t>
      </w:r>
      <w:r w:rsidRPr="005A5790">
        <w:rPr>
          <w:szCs w:val="24"/>
        </w:rPr>
        <w:t>, Guarulhos, v. 9, n. 1, p. 22-32, 2020. Disponível em: http://revistas.ung.br/index.php/computacaoaplicada/article/view/3526/3218. Acesso em: 9 abr. 2023.</w:t>
      </w:r>
    </w:p>
    <w:p w14:paraId="5C2D1F52" w14:textId="77777777" w:rsidR="00ED108C" w:rsidRPr="005A5790" w:rsidRDefault="00ED108C" w:rsidP="00ED108C">
      <w:pPr>
        <w:spacing w:before="240"/>
      </w:pPr>
      <w:r w:rsidRPr="005A5790">
        <w:lastRenderedPageBreak/>
        <w:t xml:space="preserve">MORO, </w:t>
      </w:r>
      <w:proofErr w:type="spellStart"/>
      <w:r w:rsidRPr="005A5790">
        <w:t>Khetelin</w:t>
      </w:r>
      <w:proofErr w:type="spellEnd"/>
      <w:r w:rsidRPr="005A5790">
        <w:t xml:space="preserve">. </w:t>
      </w:r>
      <w:r w:rsidRPr="005A5790">
        <w:rPr>
          <w:b/>
          <w:bCs/>
        </w:rPr>
        <w:t>Sistema para gestão de estoques em uma loja de varejo</w:t>
      </w:r>
      <w:r w:rsidRPr="005A5790">
        <w:t>. 2018. 51 f. Trabalho de Conclusão de Curso (Bacharelado em Engenharia de produção) – Graduação, Medianeira: Universidade Tecnológica Federal do Paraná, Medianeira, 2018. Disponível em: http://repositorio.utfpr.edu.br/jspui/bitstream/1/12743/1/gestaoestoqueslojavarejo.pdf. Acesso em: 10 abr. 2023.</w:t>
      </w:r>
    </w:p>
    <w:p w14:paraId="4A177B3C" w14:textId="77777777" w:rsidR="00ED108C" w:rsidRPr="005A5790" w:rsidRDefault="00ED108C" w:rsidP="00ED108C">
      <w:pPr>
        <w:spacing w:before="240"/>
      </w:pPr>
      <w:r w:rsidRPr="005A5790">
        <w:t xml:space="preserve">OLIVEIRA, Danilo Pereira de. </w:t>
      </w:r>
      <w:r w:rsidRPr="005A5790">
        <w:rPr>
          <w:b/>
          <w:bCs/>
        </w:rPr>
        <w:t>Proposta de interface baseada no Material Design para um aplicativo Android no domínio de barbearias</w:t>
      </w:r>
      <w:r w:rsidRPr="005A5790">
        <w:t xml:space="preserve">. 2022. 82 f. Trabalho de Conclusão de Curso (Bacharelado em Sistemas de Informação) – Graduação, Universidade Federal de </w:t>
      </w:r>
      <w:proofErr w:type="spellStart"/>
      <w:r w:rsidRPr="005A5790">
        <w:t>Uberlância</w:t>
      </w:r>
      <w:proofErr w:type="spellEnd"/>
      <w:r w:rsidRPr="005A5790">
        <w:t>, Monte Carmelo, 2022. Disponível em: https://repositorio.ufu.br/bitstream/123456789/36358/3/PropostaInterfaceBaseada.pdf. Acesso em: 10 abr. 2023.</w:t>
      </w:r>
    </w:p>
    <w:p w14:paraId="01DF7C9A" w14:textId="77777777" w:rsidR="00ED108C" w:rsidRPr="005A5790" w:rsidRDefault="00ED108C" w:rsidP="00ED108C">
      <w:pPr>
        <w:spacing w:before="240"/>
      </w:pPr>
      <w:r w:rsidRPr="005A5790">
        <w:t xml:space="preserve">PENA, Júlia Mundim. </w:t>
      </w:r>
      <w:r w:rsidRPr="005A5790">
        <w:rPr>
          <w:b/>
          <w:bCs/>
        </w:rPr>
        <w:t xml:space="preserve">Experiências em </w:t>
      </w:r>
      <w:proofErr w:type="spellStart"/>
      <w:r w:rsidRPr="005A5790">
        <w:rPr>
          <w:b/>
          <w:bCs/>
        </w:rPr>
        <w:t>multidimensões</w:t>
      </w:r>
      <w:proofErr w:type="spellEnd"/>
      <w:r w:rsidRPr="005A5790">
        <w:t>: comunicação, hedonismo, usabilidade e iteratividade no UX Design. 2019. 82 f. Trabalho de Conclusão de Curso (Faculdade de Comunicação) – Graduação, Universidade de Brasília, Brasília, 2019. Disponível em: https://bdm.unb.br/bitstream/10483/26658/1/2019_JuliaMundimPena_tcc.pdf. Acesso em 2 abr. 2023.</w:t>
      </w:r>
    </w:p>
    <w:p w14:paraId="75BBBE37" w14:textId="77777777" w:rsidR="00ED108C" w:rsidRPr="00401E85" w:rsidRDefault="00ED108C" w:rsidP="00ED108C">
      <w:pPr>
        <w:pStyle w:val="Referncias"/>
        <w:spacing w:before="240"/>
        <w:rPr>
          <w:szCs w:val="24"/>
        </w:rPr>
      </w:pPr>
      <w:r w:rsidRPr="00401E85">
        <w:rPr>
          <w:lang w:val="en-US"/>
        </w:rPr>
        <w:t xml:space="preserve">ROSA, Yulia; WAHJU, </w:t>
      </w:r>
      <w:proofErr w:type="spellStart"/>
      <w:r w:rsidRPr="00401E85">
        <w:rPr>
          <w:lang w:val="en-US"/>
        </w:rPr>
        <w:t>Marsellinus</w:t>
      </w:r>
      <w:proofErr w:type="spellEnd"/>
      <w:r w:rsidRPr="00401E85">
        <w:rPr>
          <w:lang w:val="en-US"/>
        </w:rPr>
        <w:t xml:space="preserve"> Bachtiar. </w:t>
      </w:r>
      <w:r w:rsidRPr="005A5790">
        <w:rPr>
          <w:lang w:val="en-US"/>
        </w:rPr>
        <w:t xml:space="preserve">Inventory and Sales Information System Design on Clothing Store (Case Study: X Fashion, Jakarta). </w:t>
      </w:r>
      <w:proofErr w:type="spellStart"/>
      <w:r w:rsidRPr="00717AC7">
        <w:rPr>
          <w:b/>
          <w:bCs/>
        </w:rPr>
        <w:t>J</w:t>
      </w:r>
      <w:r>
        <w:rPr>
          <w:b/>
          <w:bCs/>
        </w:rPr>
        <w:t>o</w:t>
      </w:r>
      <w:r w:rsidRPr="00717AC7">
        <w:rPr>
          <w:b/>
          <w:bCs/>
        </w:rPr>
        <w:t>urnal</w:t>
      </w:r>
      <w:proofErr w:type="spellEnd"/>
      <w:r w:rsidRPr="00717AC7">
        <w:rPr>
          <w:b/>
          <w:bCs/>
        </w:rPr>
        <w:t xml:space="preserve"> </w:t>
      </w:r>
      <w:proofErr w:type="spellStart"/>
      <w:r w:rsidRPr="00717AC7">
        <w:rPr>
          <w:b/>
          <w:bCs/>
        </w:rPr>
        <w:t>Logistik</w:t>
      </w:r>
      <w:proofErr w:type="spellEnd"/>
      <w:r w:rsidRPr="00717AC7">
        <w:rPr>
          <w:b/>
          <w:bCs/>
        </w:rPr>
        <w:t xml:space="preserve"> </w:t>
      </w:r>
      <w:proofErr w:type="spellStart"/>
      <w:r w:rsidRPr="00717AC7">
        <w:rPr>
          <w:b/>
          <w:bCs/>
        </w:rPr>
        <w:t>Indonesia</w:t>
      </w:r>
      <w:proofErr w:type="spellEnd"/>
      <w:r w:rsidRPr="00717AC7">
        <w:t xml:space="preserve">, </w:t>
      </w:r>
      <w:proofErr w:type="spellStart"/>
      <w:r w:rsidRPr="00717AC7">
        <w:t>jacarta</w:t>
      </w:r>
      <w:proofErr w:type="spellEnd"/>
      <w:r w:rsidRPr="00717AC7">
        <w:t xml:space="preserve">, </w:t>
      </w:r>
      <w:r w:rsidRPr="005A5790">
        <w:t xml:space="preserve">v. 4, n. 1, p. 39-48, </w:t>
      </w:r>
      <w:r w:rsidRPr="00717AC7">
        <w:t xml:space="preserve">2020. </w:t>
      </w:r>
      <w:r w:rsidRPr="005A5790">
        <w:t>Disponível em:</w:t>
      </w:r>
      <w:r>
        <w:t xml:space="preserve"> </w:t>
      </w:r>
      <w:r w:rsidRPr="005A5790">
        <w:t>https://ojs.stiami.ac.id/index.php/logistik/article/view/872/495. Acesso em: 3 abr. 2023.</w:t>
      </w:r>
    </w:p>
    <w:p w14:paraId="3E7D2C82" w14:textId="77777777" w:rsidR="00ED108C" w:rsidRDefault="00ED108C" w:rsidP="00ED108C"/>
    <w:p w14:paraId="6321509D" w14:textId="77777777" w:rsidR="00ED108C" w:rsidRPr="005A5790" w:rsidRDefault="00ED108C" w:rsidP="00ED108C">
      <w:r w:rsidRPr="005A5790">
        <w:t xml:space="preserve">SALOMÉ, Fernanda Franciele Sousa </w:t>
      </w:r>
      <w:r w:rsidRPr="005A5790">
        <w:rPr>
          <w:i/>
          <w:iCs/>
        </w:rPr>
        <w:t>et al.</w:t>
      </w:r>
      <w:r w:rsidRPr="005A5790">
        <w:t xml:space="preserve"> O impacto da pandemia do COVID-19 na gestão financeira das micro e pequenas empresas do setor varejista de Cláudio-MG. </w:t>
      </w:r>
      <w:proofErr w:type="spellStart"/>
      <w:r w:rsidRPr="005A5790">
        <w:rPr>
          <w:b/>
          <w:bCs/>
        </w:rPr>
        <w:t>Reserach</w:t>
      </w:r>
      <w:proofErr w:type="spellEnd"/>
      <w:r w:rsidRPr="005A5790">
        <w:t xml:space="preserve"> </w:t>
      </w:r>
      <w:r w:rsidRPr="005A5790">
        <w:rPr>
          <w:b/>
          <w:bCs/>
        </w:rPr>
        <w:t xml:space="preserve">Society </w:t>
      </w:r>
      <w:proofErr w:type="spellStart"/>
      <w:r w:rsidRPr="005A5790">
        <w:rPr>
          <w:b/>
          <w:bCs/>
        </w:rPr>
        <w:t>and</w:t>
      </w:r>
      <w:proofErr w:type="spellEnd"/>
      <w:r w:rsidRPr="005A5790">
        <w:rPr>
          <w:b/>
          <w:bCs/>
        </w:rPr>
        <w:t xml:space="preserve"> </w:t>
      </w:r>
      <w:proofErr w:type="spellStart"/>
      <w:r w:rsidRPr="005A5790">
        <w:rPr>
          <w:b/>
          <w:bCs/>
        </w:rPr>
        <w:t>Development</w:t>
      </w:r>
      <w:proofErr w:type="spellEnd"/>
      <w:r w:rsidRPr="005A5790">
        <w:t>, Minas Gerais, v. 10, n. 6, p. 1-16, 2021. Disponível em: https://rsdjournal.org/index.php/rsd/article/view/15303/14203. Acesso em 16 abr. 2023.</w:t>
      </w:r>
    </w:p>
    <w:p w14:paraId="101E8BA0" w14:textId="77777777" w:rsidR="00ED108C" w:rsidRPr="005A5790" w:rsidRDefault="00ED108C" w:rsidP="00ED108C">
      <w:pPr>
        <w:spacing w:before="240"/>
      </w:pPr>
      <w:r w:rsidRPr="005A5790">
        <w:t xml:space="preserve">SANTOS, Alexandre Nahum </w:t>
      </w:r>
      <w:r w:rsidRPr="005A5790">
        <w:rPr>
          <w:i/>
          <w:iCs/>
        </w:rPr>
        <w:t>et al.</w:t>
      </w:r>
      <w:r w:rsidRPr="005A5790">
        <w:t xml:space="preserve"> Importância da gestão financeira para agricultura familiar em sistemas agroflorestais. </w:t>
      </w:r>
      <w:proofErr w:type="spellStart"/>
      <w:r w:rsidRPr="005A5790">
        <w:rPr>
          <w:b/>
          <w:bCs/>
        </w:rPr>
        <w:t>Observatorio</w:t>
      </w:r>
      <w:proofErr w:type="spellEnd"/>
      <w:r w:rsidRPr="005A5790">
        <w:rPr>
          <w:b/>
          <w:bCs/>
        </w:rPr>
        <w:t xml:space="preserve"> de La Economia </w:t>
      </w:r>
      <w:proofErr w:type="spellStart"/>
      <w:r w:rsidRPr="005A5790">
        <w:rPr>
          <w:b/>
          <w:bCs/>
        </w:rPr>
        <w:t>Latinoamericana</w:t>
      </w:r>
      <w:proofErr w:type="spellEnd"/>
      <w:r w:rsidRPr="005A5790">
        <w:t>, Pará, v. 1, n. 1, p. 1-19, 2019. Disponível em: https://www.eumed.net/rev/oel/2019/02/gestao-financeira-agricultura.html. Acesso em: 23 abr. 2023.</w:t>
      </w:r>
    </w:p>
    <w:p w14:paraId="7EDF44E0" w14:textId="77777777" w:rsidR="00ED108C" w:rsidRDefault="00ED108C" w:rsidP="00ED108C">
      <w:pPr>
        <w:pStyle w:val="Referncias"/>
        <w:rPr>
          <w:szCs w:val="24"/>
        </w:rPr>
      </w:pPr>
    </w:p>
    <w:p w14:paraId="566237B7" w14:textId="77777777" w:rsidR="00ED108C" w:rsidRPr="005A5790" w:rsidRDefault="00ED108C" w:rsidP="00ED108C">
      <w:pPr>
        <w:pStyle w:val="Referncias"/>
        <w:rPr>
          <w:szCs w:val="24"/>
        </w:rPr>
      </w:pPr>
      <w:r>
        <w:rPr>
          <w:szCs w:val="24"/>
        </w:rPr>
        <w:t>SANTOS</w:t>
      </w:r>
      <w:r w:rsidRPr="002676DA">
        <w:rPr>
          <w:szCs w:val="24"/>
        </w:rPr>
        <w:t xml:space="preserve">, Nayara Granemann </w:t>
      </w:r>
      <w:proofErr w:type="spellStart"/>
      <w:r w:rsidRPr="002676DA">
        <w:rPr>
          <w:szCs w:val="24"/>
        </w:rPr>
        <w:t>Thibes</w:t>
      </w:r>
      <w:proofErr w:type="spellEnd"/>
      <w:r w:rsidRPr="002676DA">
        <w:rPr>
          <w:szCs w:val="24"/>
        </w:rPr>
        <w:t xml:space="preserve">. Problemas enfrentados </w:t>
      </w:r>
      <w:r>
        <w:rPr>
          <w:szCs w:val="24"/>
        </w:rPr>
        <w:t xml:space="preserve">empresa </w:t>
      </w:r>
      <w:r w:rsidRPr="002676DA">
        <w:rPr>
          <w:szCs w:val="24"/>
        </w:rPr>
        <w:t xml:space="preserve">Autêntica Store. Entrevista concedida a </w:t>
      </w:r>
      <w:proofErr w:type="spellStart"/>
      <w:r w:rsidRPr="002676DA">
        <w:rPr>
          <w:szCs w:val="24"/>
        </w:rPr>
        <w:t>Luis</w:t>
      </w:r>
      <w:proofErr w:type="spellEnd"/>
      <w:r w:rsidRPr="002676DA">
        <w:rPr>
          <w:szCs w:val="24"/>
        </w:rPr>
        <w:t xml:space="preserve"> Eduardo Bonatti. </w:t>
      </w:r>
      <w:r>
        <w:rPr>
          <w:szCs w:val="24"/>
        </w:rPr>
        <w:t>Jaraguá do Sul</w:t>
      </w:r>
      <w:r w:rsidRPr="002676DA">
        <w:rPr>
          <w:szCs w:val="24"/>
        </w:rPr>
        <w:t xml:space="preserve">, </w:t>
      </w:r>
      <w:r>
        <w:rPr>
          <w:szCs w:val="24"/>
        </w:rPr>
        <w:t xml:space="preserve">15 </w:t>
      </w:r>
      <w:r w:rsidRPr="002676DA">
        <w:rPr>
          <w:szCs w:val="24"/>
        </w:rPr>
        <w:t>abr. 2023.</w:t>
      </w:r>
    </w:p>
    <w:p w14:paraId="11004884" w14:textId="77777777" w:rsidR="00ED108C" w:rsidRDefault="00ED108C" w:rsidP="00ED108C">
      <w:pPr>
        <w:pStyle w:val="Referncias"/>
        <w:rPr>
          <w:szCs w:val="24"/>
        </w:rPr>
      </w:pPr>
    </w:p>
    <w:p w14:paraId="52EAAC0B" w14:textId="77777777" w:rsidR="00ED108C" w:rsidRPr="005A5790" w:rsidRDefault="00ED108C" w:rsidP="00ED108C">
      <w:pPr>
        <w:pStyle w:val="Referncias"/>
        <w:rPr>
          <w:szCs w:val="24"/>
        </w:rPr>
      </w:pPr>
      <w:r w:rsidRPr="005A5790">
        <w:rPr>
          <w:szCs w:val="24"/>
        </w:rPr>
        <w:t>SILVA, Bráulio Wilker.</w:t>
      </w:r>
      <w:r w:rsidRPr="005A5790">
        <w:rPr>
          <w:b/>
          <w:bCs/>
          <w:szCs w:val="24"/>
        </w:rPr>
        <w:t xml:space="preserve"> Gestão de Estoques:</w:t>
      </w:r>
      <w:r w:rsidRPr="005A5790">
        <w:rPr>
          <w:szCs w:val="24"/>
        </w:rPr>
        <w:t xml:space="preserve"> Planejamento, Execução e Controle. Minas Gerais: BWS Consultoria, 2020. Disponível em: https://books.google.com.br/books?hl=pt-BR&amp;lr=lang_pt&amp;id=EUe_DwAAQBAJ&amp;oi=fnd&amp;pg=PA103&amp;dq=o+que+%C3%A9+gest%C3%A3o+de+estoque&amp;ots=oRzvgjlfBA&amp;sig=3Ydqq4A5r8gR0Oyat01C42zTxf0#v=onepage&amp;q&amp;f=false. Acesso em: 13 abr. 2023.</w:t>
      </w:r>
    </w:p>
    <w:p w14:paraId="0FD715C3" w14:textId="77777777" w:rsidR="00ED108C" w:rsidRPr="005A5790" w:rsidRDefault="00ED108C" w:rsidP="00ED108C">
      <w:pPr>
        <w:spacing w:before="240"/>
      </w:pPr>
      <w:r w:rsidRPr="005A5790">
        <w:lastRenderedPageBreak/>
        <w:t xml:space="preserve">SILVA, </w:t>
      </w:r>
      <w:proofErr w:type="spellStart"/>
      <w:r w:rsidRPr="005A5790">
        <w:t>Gillyane</w:t>
      </w:r>
      <w:proofErr w:type="spellEnd"/>
      <w:r w:rsidRPr="005A5790">
        <w:t xml:space="preserve"> Pereira. </w:t>
      </w:r>
      <w:r w:rsidRPr="005A5790">
        <w:rPr>
          <w:b/>
          <w:bCs/>
        </w:rPr>
        <w:t>Gestão de processos:</w:t>
      </w:r>
      <w:r w:rsidRPr="005A5790">
        <w:t xml:space="preserve"> Uma análise do processo de uma assistência técnica da fabricante de telefones Forever Mobile utilizando o método BPMN através da análise AS/IS e TO/BE. 2021. 52 f. Trabalho de Conclusão de Curso (Bacharelado em Administração) – Graduação, Universidade Federal da Paraíba, João Pessoa, 2021. Disponível em: https://repositorio.ufpb.br/jspui/bitstream/123456789/21902/1/GPS21012022.pdf. Acesso em: 14 abr. 2023.</w:t>
      </w:r>
    </w:p>
    <w:p w14:paraId="496AA5AB" w14:textId="77777777" w:rsidR="00ED108C" w:rsidRPr="005A5790" w:rsidRDefault="00ED108C" w:rsidP="00ED108C">
      <w:pPr>
        <w:spacing w:before="240"/>
      </w:pPr>
      <w:r w:rsidRPr="005A5790">
        <w:t xml:space="preserve">SILVA, Lucas Luís de Oliveira </w:t>
      </w:r>
      <w:r w:rsidRPr="005A5790">
        <w:rPr>
          <w:i/>
          <w:iCs/>
        </w:rPr>
        <w:t>et al</w:t>
      </w:r>
      <w:r w:rsidRPr="005A5790">
        <w:t xml:space="preserve">. Sistema de gestão de demandas e serviços internos para as atividades da controladoria: um estudo em uma indústria do setor automotivo. </w:t>
      </w:r>
      <w:r w:rsidRPr="005A5790">
        <w:rPr>
          <w:b/>
          <w:bCs/>
        </w:rPr>
        <w:t>Revista Gestão e Organizações</w:t>
      </w:r>
      <w:r w:rsidRPr="005A5790">
        <w:t>, Pernambuco, v. 6, n. 2, p. 85-109, 2021. Disponível em: https://periodicos.ifpb.edu.br/index.php/rgo/article/view/4966. Acesso em: 22 abr. 2023.</w:t>
      </w:r>
    </w:p>
    <w:p w14:paraId="1B626412" w14:textId="77777777" w:rsidR="00ED108C" w:rsidRPr="005A5790" w:rsidRDefault="00ED108C" w:rsidP="00ED108C">
      <w:pPr>
        <w:pStyle w:val="Referncias"/>
        <w:spacing w:before="240"/>
        <w:rPr>
          <w:szCs w:val="24"/>
        </w:rPr>
      </w:pPr>
      <w:r w:rsidRPr="005A5790">
        <w:rPr>
          <w:szCs w:val="24"/>
        </w:rPr>
        <w:t xml:space="preserve">SILVA, Marcio José; MENEGASSI, Cláudia </w:t>
      </w:r>
      <w:proofErr w:type="spellStart"/>
      <w:r w:rsidRPr="005A5790">
        <w:rPr>
          <w:szCs w:val="24"/>
        </w:rPr>
        <w:t>Herrero</w:t>
      </w:r>
      <w:proofErr w:type="spellEnd"/>
      <w:r w:rsidRPr="005A5790">
        <w:rPr>
          <w:szCs w:val="24"/>
        </w:rPr>
        <w:t xml:space="preserve"> Martins. Perspectivas de estudos sobre gestão do conhecimento no setor da moda e do vestuário, por meio de análise sistemática de literatura. </w:t>
      </w:r>
      <w:r w:rsidRPr="005A5790">
        <w:rPr>
          <w:b/>
          <w:bCs/>
          <w:szCs w:val="24"/>
        </w:rPr>
        <w:t>Perspectivas em Gestão &amp; Conhecimento</w:t>
      </w:r>
      <w:r w:rsidRPr="005A5790">
        <w:rPr>
          <w:szCs w:val="24"/>
        </w:rPr>
        <w:t xml:space="preserve">, Curitiba, </w:t>
      </w:r>
      <w:r w:rsidRPr="005A5790">
        <w:t xml:space="preserve">v. 8, n. 3, p. 192-208, </w:t>
      </w:r>
      <w:r w:rsidRPr="005A5790">
        <w:rPr>
          <w:szCs w:val="24"/>
        </w:rPr>
        <w:t>2018. Disponível em: https://dialnet.unirioja.es/servlet/articulo?codigo=7864478. Acesso em: 23 abr. 2023.</w:t>
      </w:r>
    </w:p>
    <w:p w14:paraId="28A5BCF0" w14:textId="77777777" w:rsidR="00ED108C" w:rsidRPr="005A5790" w:rsidRDefault="00ED108C" w:rsidP="00ED108C">
      <w:pPr>
        <w:pStyle w:val="Referncias"/>
        <w:spacing w:before="240"/>
        <w:rPr>
          <w:szCs w:val="24"/>
          <w:lang w:val="en-US"/>
        </w:rPr>
      </w:pPr>
      <w:r w:rsidRPr="005A5790">
        <w:rPr>
          <w:szCs w:val="24"/>
        </w:rPr>
        <w:t xml:space="preserve">SOUZA, Eduardo </w:t>
      </w:r>
      <w:r w:rsidRPr="005A5790">
        <w:rPr>
          <w:i/>
          <w:iCs/>
          <w:szCs w:val="24"/>
        </w:rPr>
        <w:t>et al</w:t>
      </w:r>
      <w:r w:rsidRPr="005A5790">
        <w:rPr>
          <w:szCs w:val="24"/>
        </w:rPr>
        <w:t xml:space="preserve">. Desenvolvimento de interface de dispositivos móveis para utilização com uma plataforma múltipla de dados. </w:t>
      </w:r>
      <w:r w:rsidRPr="005A5790">
        <w:rPr>
          <w:b/>
          <w:bCs/>
          <w:szCs w:val="24"/>
          <w:lang w:val="en-US"/>
        </w:rPr>
        <w:t>Brazilian Journal of development</w:t>
      </w:r>
      <w:r w:rsidRPr="005A5790">
        <w:rPr>
          <w:szCs w:val="24"/>
          <w:lang w:val="en-US"/>
        </w:rPr>
        <w:t xml:space="preserve">, Curitiba, </w:t>
      </w:r>
      <w:r w:rsidRPr="00717AC7">
        <w:rPr>
          <w:lang w:val="en-US"/>
        </w:rPr>
        <w:t xml:space="preserve">v. 7, n. 2, p. 19476-19490, </w:t>
      </w:r>
      <w:r w:rsidRPr="005A5790">
        <w:rPr>
          <w:szCs w:val="24"/>
          <w:lang w:val="en-US"/>
        </w:rPr>
        <w:t xml:space="preserve">2021. </w:t>
      </w:r>
      <w:proofErr w:type="spellStart"/>
      <w:r w:rsidRPr="005A5790">
        <w:rPr>
          <w:szCs w:val="24"/>
          <w:lang w:val="en-US"/>
        </w:rPr>
        <w:t>Disponível</w:t>
      </w:r>
      <w:proofErr w:type="spellEnd"/>
      <w:r w:rsidRPr="005A5790">
        <w:rPr>
          <w:szCs w:val="24"/>
          <w:lang w:val="en-US"/>
        </w:rPr>
        <w:t xml:space="preserve"> </w:t>
      </w:r>
      <w:proofErr w:type="spellStart"/>
      <w:r w:rsidRPr="005A5790">
        <w:rPr>
          <w:szCs w:val="24"/>
          <w:lang w:val="en-US"/>
        </w:rPr>
        <w:t>em</w:t>
      </w:r>
      <w:proofErr w:type="spellEnd"/>
      <w:r w:rsidRPr="005A5790">
        <w:rPr>
          <w:szCs w:val="24"/>
          <w:lang w:val="en-US"/>
        </w:rPr>
        <w:t xml:space="preserve">: https://ojs.brazilianjournals.com.br/ojs/index.php/BRJD/article/view/25240/20189. </w:t>
      </w:r>
      <w:proofErr w:type="spellStart"/>
      <w:r w:rsidRPr="005A5790">
        <w:rPr>
          <w:szCs w:val="24"/>
          <w:lang w:val="en-US"/>
        </w:rPr>
        <w:t>Acesso</w:t>
      </w:r>
      <w:proofErr w:type="spellEnd"/>
      <w:r w:rsidRPr="005A5790">
        <w:rPr>
          <w:szCs w:val="24"/>
          <w:lang w:val="en-US"/>
        </w:rPr>
        <w:t xml:space="preserve"> </w:t>
      </w:r>
      <w:proofErr w:type="spellStart"/>
      <w:r w:rsidRPr="005A5790">
        <w:rPr>
          <w:szCs w:val="24"/>
          <w:lang w:val="en-US"/>
        </w:rPr>
        <w:t>em</w:t>
      </w:r>
      <w:proofErr w:type="spellEnd"/>
      <w:r w:rsidRPr="005A5790">
        <w:rPr>
          <w:szCs w:val="24"/>
          <w:lang w:val="en-US"/>
        </w:rPr>
        <w:t>: 3 abr. 2021.</w:t>
      </w:r>
    </w:p>
    <w:p w14:paraId="43B26BAF" w14:textId="081B9FAE" w:rsidR="003C1E7F" w:rsidRPr="005A5790" w:rsidRDefault="009F0083" w:rsidP="00ED108C">
      <w:pPr>
        <w:pStyle w:val="Referncias"/>
        <w:spacing w:before="240"/>
        <w:rPr>
          <w:szCs w:val="24"/>
        </w:rPr>
      </w:pPr>
      <w:r>
        <w:rPr>
          <w:szCs w:val="24"/>
          <w:lang w:val="en-US"/>
        </w:rPr>
        <w:t>QUICKBOOKS</w:t>
      </w:r>
      <w:r w:rsidR="003C1E7F" w:rsidRPr="005A5790">
        <w:rPr>
          <w:szCs w:val="24"/>
          <w:lang w:val="en-US"/>
        </w:rPr>
        <w:t xml:space="preserve">. </w:t>
      </w:r>
      <w:r w:rsidR="007432E6" w:rsidRPr="007432E6">
        <w:rPr>
          <w:b/>
          <w:bCs/>
          <w:szCs w:val="24"/>
          <w:lang w:val="en-US"/>
        </w:rPr>
        <w:t>Stay stocked for success</w:t>
      </w:r>
      <w:r w:rsidR="003C1E7F" w:rsidRPr="005A5790">
        <w:rPr>
          <w:szCs w:val="24"/>
          <w:lang w:val="en-US"/>
        </w:rPr>
        <w:t xml:space="preserve">. </w:t>
      </w:r>
      <w:r w:rsidR="003C1E7F" w:rsidRPr="00396E89">
        <w:rPr>
          <w:szCs w:val="24"/>
          <w:lang w:val="en-US"/>
        </w:rPr>
        <w:t>[S. l.], 202</w:t>
      </w:r>
      <w:r w:rsidRPr="00396E89">
        <w:rPr>
          <w:szCs w:val="24"/>
          <w:lang w:val="en-US"/>
        </w:rPr>
        <w:t>4</w:t>
      </w:r>
      <w:r w:rsidR="003C1E7F" w:rsidRPr="00396E89">
        <w:rPr>
          <w:szCs w:val="24"/>
          <w:lang w:val="en-US"/>
        </w:rPr>
        <w:t xml:space="preserve">. </w:t>
      </w:r>
      <w:r w:rsidR="003C1E7F" w:rsidRPr="005A5790">
        <w:rPr>
          <w:szCs w:val="24"/>
        </w:rPr>
        <w:t xml:space="preserve">Disponível em: </w:t>
      </w:r>
      <w:r w:rsidR="00615CB0" w:rsidRPr="00615CB0">
        <w:rPr>
          <w:szCs w:val="24"/>
        </w:rPr>
        <w:t>https://quickbooks.intuit.com/global/inventory-management/</w:t>
      </w:r>
      <w:r w:rsidR="003C1E7F" w:rsidRPr="005A5790">
        <w:rPr>
          <w:szCs w:val="24"/>
        </w:rPr>
        <w:t xml:space="preserve">. Acesso em: </w:t>
      </w:r>
      <w:r>
        <w:rPr>
          <w:szCs w:val="24"/>
        </w:rPr>
        <w:t>15</w:t>
      </w:r>
      <w:r w:rsidR="003C1E7F" w:rsidRPr="005A5790">
        <w:rPr>
          <w:szCs w:val="24"/>
        </w:rPr>
        <w:t xml:space="preserve"> </w:t>
      </w:r>
      <w:r>
        <w:rPr>
          <w:szCs w:val="24"/>
        </w:rPr>
        <w:t>jun</w:t>
      </w:r>
      <w:r w:rsidR="003C1E7F" w:rsidRPr="005A5790">
        <w:rPr>
          <w:szCs w:val="24"/>
        </w:rPr>
        <w:t>. 202</w:t>
      </w:r>
      <w:r>
        <w:rPr>
          <w:szCs w:val="24"/>
        </w:rPr>
        <w:t>4</w:t>
      </w:r>
      <w:r w:rsidR="003C1E7F" w:rsidRPr="005A5790">
        <w:rPr>
          <w:szCs w:val="24"/>
        </w:rPr>
        <w:t>.</w:t>
      </w:r>
    </w:p>
    <w:p w14:paraId="43FEAFC0" w14:textId="77777777" w:rsidR="00ED108C" w:rsidRPr="005A5790" w:rsidRDefault="00ED108C" w:rsidP="00ED108C">
      <w:pPr>
        <w:pStyle w:val="Referncias"/>
        <w:spacing w:before="240"/>
      </w:pPr>
      <w:r w:rsidRPr="005A5790">
        <w:t xml:space="preserve">TURRA, Márcio Ezequiel </w:t>
      </w:r>
      <w:proofErr w:type="spellStart"/>
      <w:r w:rsidRPr="005A5790">
        <w:t>Diel</w:t>
      </w:r>
      <w:proofErr w:type="spellEnd"/>
      <w:r w:rsidRPr="005A5790">
        <w:t xml:space="preserve">; JULIANI, Lucélia Ivonete; SALLA, Neusa Maria Da Costa Gonçalves. Gestão de Processos de Negócio – BPM: Um Estudo Bibliométrico sobre a Produção Científica Nacional. </w:t>
      </w:r>
      <w:r w:rsidRPr="005A5790">
        <w:rPr>
          <w:b/>
          <w:bCs/>
        </w:rPr>
        <w:t>Revista Administração em Diálogo</w:t>
      </w:r>
      <w:r w:rsidRPr="005A5790">
        <w:t>, São Paulo, v. 20, n. 3, p. 46-68, 2018. Disponível em: https://www.redalyc.org/journal/5346/534664605003/534664605003.pdf. Acesso em: 23 abr. 2023</w:t>
      </w:r>
    </w:p>
    <w:p w14:paraId="1CA93597" w14:textId="77777777" w:rsidR="00ED108C" w:rsidRPr="005A5790" w:rsidRDefault="00ED108C" w:rsidP="00ED108C">
      <w:pPr>
        <w:pStyle w:val="Referncias"/>
        <w:spacing w:before="240"/>
      </w:pPr>
      <w:r w:rsidRPr="005A5790">
        <w:t xml:space="preserve">VARIZA, Luciano. </w:t>
      </w:r>
      <w:r w:rsidRPr="005A5790">
        <w:rPr>
          <w:b/>
          <w:bCs/>
        </w:rPr>
        <w:t>Loja espaço da moda:</w:t>
      </w:r>
      <w:r w:rsidRPr="005A5790">
        <w:t xml:space="preserve"> controle e gerenciamento de estoques por meio da implantação de um software. 2018. 44 f. Trabalho de Conclusão de Curso (Bacharelado em Administração) – Graduação, FAT, Tapejara, 2018. Disponível em: http://fatrs.com.br/faculdade/uploads/tcc/20b4f6684f7145ec6596c01b486fe165.pdf. Acesso em: 10 abr. 2023</w:t>
      </w:r>
    </w:p>
    <w:p w14:paraId="53C85105" w14:textId="2279975B" w:rsidR="00DD6D52" w:rsidRDefault="00DD6D52">
      <w:pPr>
        <w:keepNext w:val="0"/>
        <w:keepLines w:val="0"/>
        <w:rPr>
          <w:rFonts w:ascii="Times" w:hAnsi="Times"/>
          <w:b/>
          <w:caps/>
          <w:szCs w:val="20"/>
        </w:rPr>
      </w:pPr>
    </w:p>
    <w:p w14:paraId="46D91125" w14:textId="3CAD6793" w:rsidR="00DD6D52" w:rsidRDefault="00DD6D52" w:rsidP="00DD6D52">
      <w:pPr>
        <w:pStyle w:val="TF-xpos-apndiceTTULO"/>
      </w:pPr>
      <w:bookmarkStart w:id="237" w:name="_Toc168072424"/>
      <w:bookmarkStart w:id="238" w:name="_Toc169372019"/>
      <w:r>
        <w:lastRenderedPageBreak/>
        <w:t>APÊNDICE A – Heurísticas de Nielsen</w:t>
      </w:r>
      <w:bookmarkEnd w:id="237"/>
      <w:bookmarkEnd w:id="238"/>
    </w:p>
    <w:p w14:paraId="10739A9A" w14:textId="495C154A" w:rsidR="00DD6D52" w:rsidRDefault="00DD6D52" w:rsidP="00DD6D52">
      <w:pPr>
        <w:pStyle w:val="TF-TEXTO"/>
      </w:pPr>
      <w:r>
        <w:rPr>
          <w:sz w:val="23"/>
          <w:szCs w:val="23"/>
        </w:rPr>
        <w:t xml:space="preserve">Este Apêndice apresenta as heurísticas de Nielsen (1994), que estão dispostas no </w:t>
      </w:r>
      <w:r>
        <w:rPr>
          <w:sz w:val="23"/>
          <w:szCs w:val="23"/>
        </w:rPr>
        <w:fldChar w:fldCharType="begin"/>
      </w:r>
      <w:r>
        <w:rPr>
          <w:sz w:val="23"/>
          <w:szCs w:val="23"/>
        </w:rPr>
        <w:instrText xml:space="preserve"> REF _Ref165400814 \h </w:instrText>
      </w:r>
      <w:r>
        <w:rPr>
          <w:sz w:val="23"/>
          <w:szCs w:val="23"/>
        </w:rPr>
      </w:r>
      <w:r>
        <w:rPr>
          <w:sz w:val="23"/>
          <w:szCs w:val="23"/>
        </w:rPr>
        <w:fldChar w:fldCharType="separate"/>
      </w:r>
      <w:r>
        <w:t xml:space="preserve">Quadro </w:t>
      </w:r>
      <w:r w:rsidR="00A37051">
        <w:rPr>
          <w:noProof/>
        </w:rPr>
        <w:t>7</w:t>
      </w:r>
      <w:r>
        <w:rPr>
          <w:sz w:val="23"/>
          <w:szCs w:val="23"/>
        </w:rPr>
        <w:fldChar w:fldCharType="end"/>
      </w:r>
      <w:r>
        <w:rPr>
          <w:sz w:val="23"/>
          <w:szCs w:val="23"/>
        </w:rPr>
        <w:t>.</w:t>
      </w:r>
    </w:p>
    <w:p w14:paraId="3DFEB779" w14:textId="28A307FE" w:rsidR="00DD6D52" w:rsidRPr="00CD26B1" w:rsidRDefault="00DD6D52" w:rsidP="00DD6D52">
      <w:pPr>
        <w:pStyle w:val="Legenda"/>
        <w:jc w:val="center"/>
        <w:rPr>
          <w:b w:val="0"/>
          <w:bCs w:val="0"/>
          <w:sz w:val="24"/>
          <w:szCs w:val="24"/>
        </w:rPr>
      </w:pPr>
      <w:bookmarkStart w:id="239" w:name="_Toc168072358"/>
      <w:bookmarkStart w:id="240" w:name="_Toc169377017"/>
      <w:r w:rsidRPr="00CD26B1">
        <w:rPr>
          <w:b w:val="0"/>
          <w:bCs w:val="0"/>
          <w:sz w:val="24"/>
          <w:szCs w:val="24"/>
        </w:rPr>
        <w:t xml:space="preserve">Quadro </w:t>
      </w:r>
      <w:r w:rsidRPr="00CD26B1">
        <w:rPr>
          <w:b w:val="0"/>
          <w:bCs w:val="0"/>
          <w:sz w:val="24"/>
          <w:szCs w:val="24"/>
        </w:rPr>
        <w:fldChar w:fldCharType="begin"/>
      </w:r>
      <w:r w:rsidRPr="00CD26B1">
        <w:rPr>
          <w:b w:val="0"/>
          <w:bCs w:val="0"/>
          <w:sz w:val="24"/>
          <w:szCs w:val="24"/>
        </w:rPr>
        <w:instrText xml:space="preserve"> SEQ Quadro \* ARABIC </w:instrText>
      </w:r>
      <w:r w:rsidRPr="00CD26B1">
        <w:rPr>
          <w:b w:val="0"/>
          <w:bCs w:val="0"/>
          <w:sz w:val="24"/>
          <w:szCs w:val="24"/>
        </w:rPr>
        <w:fldChar w:fldCharType="separate"/>
      </w:r>
      <w:r w:rsidRPr="00CD26B1">
        <w:rPr>
          <w:b w:val="0"/>
          <w:bCs w:val="0"/>
          <w:sz w:val="24"/>
          <w:szCs w:val="24"/>
        </w:rPr>
        <w:fldChar w:fldCharType="end"/>
      </w:r>
      <w:r w:rsidRPr="00CD26B1">
        <w:rPr>
          <w:b w:val="0"/>
          <w:bCs w:val="0"/>
          <w:sz w:val="24"/>
          <w:szCs w:val="24"/>
        </w:rPr>
        <w:t xml:space="preserve"> </w:t>
      </w:r>
      <w:r>
        <w:rPr>
          <w:b w:val="0"/>
          <w:bCs w:val="0"/>
          <w:sz w:val="24"/>
          <w:szCs w:val="24"/>
        </w:rPr>
        <w:t>–</w:t>
      </w:r>
      <w:r w:rsidRPr="00CD26B1">
        <w:rPr>
          <w:b w:val="0"/>
          <w:bCs w:val="0"/>
          <w:sz w:val="24"/>
          <w:szCs w:val="24"/>
        </w:rPr>
        <w:t xml:space="preserve"> Heurísticas de Nielsen</w:t>
      </w:r>
      <w:bookmarkEnd w:id="239"/>
      <w:bookmarkEnd w:id="24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9"/>
        <w:gridCol w:w="2650"/>
        <w:gridCol w:w="5883"/>
      </w:tblGrid>
      <w:tr w:rsidR="00DD6D52" w14:paraId="1B471584" w14:textId="77777777" w:rsidTr="006A66BF">
        <w:tc>
          <w:tcPr>
            <w:tcW w:w="3227" w:type="dxa"/>
            <w:gridSpan w:val="2"/>
            <w:shd w:val="clear" w:color="auto" w:fill="AEAAAA"/>
          </w:tcPr>
          <w:p w14:paraId="6FD17944" w14:textId="77777777" w:rsidR="00DD6D52" w:rsidRPr="00D4797F" w:rsidRDefault="00DD6D52" w:rsidP="006A66BF">
            <w:pPr>
              <w:pStyle w:val="TF-TEXTOQUADRO"/>
              <w:rPr>
                <w:b/>
                <w:bCs/>
                <w:sz w:val="20"/>
              </w:rPr>
            </w:pPr>
            <w:r w:rsidRPr="00D4797F">
              <w:rPr>
                <w:b/>
                <w:bCs/>
                <w:sz w:val="20"/>
              </w:rPr>
              <w:t>Heurística</w:t>
            </w:r>
          </w:p>
        </w:tc>
        <w:tc>
          <w:tcPr>
            <w:tcW w:w="6061" w:type="dxa"/>
            <w:shd w:val="clear" w:color="auto" w:fill="AEAAAA"/>
          </w:tcPr>
          <w:p w14:paraId="52261D83" w14:textId="77777777" w:rsidR="00DD6D52" w:rsidRPr="00D4797F" w:rsidRDefault="00DD6D52" w:rsidP="006A66BF">
            <w:pPr>
              <w:pStyle w:val="TF-TEXTOQUADRO"/>
              <w:rPr>
                <w:b/>
                <w:bCs/>
                <w:sz w:val="20"/>
              </w:rPr>
            </w:pPr>
            <w:r w:rsidRPr="00D4797F">
              <w:rPr>
                <w:b/>
                <w:bCs/>
                <w:sz w:val="20"/>
              </w:rPr>
              <w:t>Descrição</w:t>
            </w:r>
          </w:p>
        </w:tc>
      </w:tr>
      <w:tr w:rsidR="00DD6D52" w14:paraId="7416FEA1" w14:textId="77777777" w:rsidTr="006A66BF">
        <w:tc>
          <w:tcPr>
            <w:tcW w:w="534" w:type="dxa"/>
            <w:shd w:val="clear" w:color="auto" w:fill="auto"/>
            <w:vAlign w:val="center"/>
          </w:tcPr>
          <w:p w14:paraId="11112426" w14:textId="77777777" w:rsidR="00DD6D52" w:rsidRPr="00D4797F" w:rsidRDefault="00DD6D52" w:rsidP="006A66BF">
            <w:pPr>
              <w:pStyle w:val="TF-TEXTOQUADRO"/>
              <w:jc w:val="center"/>
              <w:rPr>
                <w:sz w:val="20"/>
              </w:rPr>
            </w:pPr>
            <w:r w:rsidRPr="00D4797F">
              <w:rPr>
                <w:sz w:val="20"/>
              </w:rPr>
              <w:t>1</w:t>
            </w:r>
          </w:p>
        </w:tc>
        <w:tc>
          <w:tcPr>
            <w:tcW w:w="2693" w:type="dxa"/>
            <w:shd w:val="clear" w:color="auto" w:fill="auto"/>
            <w:vAlign w:val="center"/>
          </w:tcPr>
          <w:p w14:paraId="59A48C50" w14:textId="77777777" w:rsidR="00DD6D52" w:rsidRPr="00D4797F" w:rsidRDefault="00DD6D52" w:rsidP="006A66BF">
            <w:pPr>
              <w:pStyle w:val="TF-TEXTOQUADRO"/>
              <w:jc w:val="center"/>
              <w:rPr>
                <w:sz w:val="20"/>
              </w:rPr>
            </w:pPr>
            <w:r w:rsidRPr="00D4797F">
              <w:rPr>
                <w:sz w:val="20"/>
              </w:rPr>
              <w:t>Visibilidade do estado do sistema</w:t>
            </w:r>
          </w:p>
        </w:tc>
        <w:tc>
          <w:tcPr>
            <w:tcW w:w="6061" w:type="dxa"/>
            <w:shd w:val="clear" w:color="auto" w:fill="auto"/>
          </w:tcPr>
          <w:p w14:paraId="18A7AFFB" w14:textId="77777777" w:rsidR="00DD6D52" w:rsidRPr="00D4797F" w:rsidRDefault="00DD6D52" w:rsidP="006A66BF">
            <w:pPr>
              <w:pStyle w:val="TF-TEXTOQUADRO"/>
              <w:jc w:val="both"/>
              <w:rPr>
                <w:sz w:val="20"/>
              </w:rPr>
            </w:pPr>
            <w:r w:rsidRPr="00D4797F">
              <w:rPr>
                <w:sz w:val="20"/>
              </w:rPr>
              <w:t>O sistema deve sempre manter os usuários informados sobre o que está acontecendo, por meio de um feedback apropriado dentro de um tempo razoável.</w:t>
            </w:r>
          </w:p>
        </w:tc>
      </w:tr>
      <w:tr w:rsidR="00DD6D52" w14:paraId="6CF8DB4A" w14:textId="77777777" w:rsidTr="006A66BF">
        <w:tc>
          <w:tcPr>
            <w:tcW w:w="534" w:type="dxa"/>
            <w:shd w:val="clear" w:color="auto" w:fill="auto"/>
            <w:vAlign w:val="center"/>
          </w:tcPr>
          <w:p w14:paraId="31336D83" w14:textId="77777777" w:rsidR="00DD6D52" w:rsidRPr="00D4797F" w:rsidRDefault="00DD6D52" w:rsidP="006A66BF">
            <w:pPr>
              <w:pStyle w:val="TF-TEXTOQUADRO"/>
              <w:jc w:val="center"/>
              <w:rPr>
                <w:sz w:val="20"/>
              </w:rPr>
            </w:pPr>
            <w:r w:rsidRPr="00D4797F">
              <w:rPr>
                <w:sz w:val="20"/>
              </w:rPr>
              <w:t>2</w:t>
            </w:r>
          </w:p>
        </w:tc>
        <w:tc>
          <w:tcPr>
            <w:tcW w:w="2693" w:type="dxa"/>
            <w:shd w:val="clear" w:color="auto" w:fill="auto"/>
            <w:vAlign w:val="center"/>
          </w:tcPr>
          <w:p w14:paraId="1CFCFA5B" w14:textId="77777777" w:rsidR="00DD6D52" w:rsidRPr="00D4797F" w:rsidRDefault="00DD6D52" w:rsidP="006A66BF">
            <w:pPr>
              <w:pStyle w:val="TF-TEXTOQUADRO"/>
              <w:jc w:val="center"/>
              <w:rPr>
                <w:sz w:val="20"/>
              </w:rPr>
            </w:pPr>
            <w:r w:rsidRPr="00D4797F">
              <w:rPr>
                <w:sz w:val="20"/>
              </w:rPr>
              <w:t>Concordância entre o sistema e o mundo real</w:t>
            </w:r>
          </w:p>
        </w:tc>
        <w:tc>
          <w:tcPr>
            <w:tcW w:w="6061" w:type="dxa"/>
            <w:shd w:val="clear" w:color="auto" w:fill="auto"/>
          </w:tcPr>
          <w:p w14:paraId="301D3EA4" w14:textId="77777777" w:rsidR="00DD6D52" w:rsidRPr="00D4797F" w:rsidRDefault="00DD6D52" w:rsidP="006A66BF">
            <w:pPr>
              <w:pStyle w:val="TF-TEXTOQUADRO"/>
              <w:jc w:val="both"/>
              <w:rPr>
                <w:sz w:val="20"/>
              </w:rPr>
            </w:pPr>
            <w:r w:rsidRPr="00D4797F">
              <w:rPr>
                <w:sz w:val="20"/>
              </w:rPr>
              <w:t>O sistema deve utilizar a linguagem do usuário, com palavras, frases e conceitos familiares ao usuário. Seguir as convenções do mundo real e fazer a informação aparecer na ordem natural e lógica.</w:t>
            </w:r>
          </w:p>
        </w:tc>
      </w:tr>
      <w:tr w:rsidR="00DD6D52" w14:paraId="1614313D" w14:textId="77777777" w:rsidTr="006A66BF">
        <w:tc>
          <w:tcPr>
            <w:tcW w:w="534" w:type="dxa"/>
            <w:shd w:val="clear" w:color="auto" w:fill="auto"/>
            <w:vAlign w:val="center"/>
          </w:tcPr>
          <w:p w14:paraId="22018B30" w14:textId="77777777" w:rsidR="00DD6D52" w:rsidRPr="00D4797F" w:rsidRDefault="00DD6D52" w:rsidP="006A66BF">
            <w:pPr>
              <w:pStyle w:val="TF-TEXTOQUADRO"/>
              <w:jc w:val="center"/>
              <w:rPr>
                <w:sz w:val="20"/>
              </w:rPr>
            </w:pPr>
            <w:r w:rsidRPr="00D4797F">
              <w:rPr>
                <w:sz w:val="20"/>
              </w:rPr>
              <w:t>3</w:t>
            </w:r>
          </w:p>
        </w:tc>
        <w:tc>
          <w:tcPr>
            <w:tcW w:w="2693" w:type="dxa"/>
            <w:shd w:val="clear" w:color="auto" w:fill="auto"/>
            <w:vAlign w:val="center"/>
          </w:tcPr>
          <w:p w14:paraId="30457A18" w14:textId="77777777" w:rsidR="00DD6D52" w:rsidRPr="00D4797F" w:rsidRDefault="00DD6D52" w:rsidP="006A66BF">
            <w:pPr>
              <w:pStyle w:val="TF-TEXTOQUADRO"/>
              <w:jc w:val="center"/>
              <w:rPr>
                <w:sz w:val="20"/>
              </w:rPr>
            </w:pPr>
            <w:r w:rsidRPr="00D4797F">
              <w:rPr>
                <w:sz w:val="20"/>
              </w:rPr>
              <w:t>Controle e liberdade ao usuário</w:t>
            </w:r>
          </w:p>
        </w:tc>
        <w:tc>
          <w:tcPr>
            <w:tcW w:w="6061" w:type="dxa"/>
            <w:shd w:val="clear" w:color="auto" w:fill="auto"/>
          </w:tcPr>
          <w:p w14:paraId="7469B365" w14:textId="77777777" w:rsidR="00DD6D52" w:rsidRPr="00D4797F" w:rsidRDefault="00DD6D52" w:rsidP="006A66BF">
            <w:pPr>
              <w:pStyle w:val="TF-TEXTOQUADRO"/>
              <w:jc w:val="both"/>
              <w:rPr>
                <w:sz w:val="20"/>
              </w:rPr>
            </w:pPr>
            <w:r w:rsidRPr="00D4797F">
              <w:rPr>
                <w:sz w:val="20"/>
              </w:rPr>
              <w:t>O sistema deve dar apoio a ações como desfazer e refazer, funções que permitam ao usuário utilizar “saídas de emergência” em caso de escolhas de funções erradas ou para sair de um estado não esperado.</w:t>
            </w:r>
          </w:p>
        </w:tc>
      </w:tr>
      <w:tr w:rsidR="00DD6D52" w14:paraId="77A46805" w14:textId="77777777" w:rsidTr="006A66BF">
        <w:tc>
          <w:tcPr>
            <w:tcW w:w="534" w:type="dxa"/>
            <w:shd w:val="clear" w:color="auto" w:fill="auto"/>
            <w:vAlign w:val="center"/>
          </w:tcPr>
          <w:p w14:paraId="1FB1BB44" w14:textId="77777777" w:rsidR="00DD6D52" w:rsidRPr="00D4797F" w:rsidRDefault="00DD6D52" w:rsidP="006A66BF">
            <w:pPr>
              <w:pStyle w:val="TF-TEXTOQUADRO"/>
              <w:jc w:val="center"/>
              <w:rPr>
                <w:sz w:val="20"/>
              </w:rPr>
            </w:pPr>
            <w:r w:rsidRPr="00D4797F">
              <w:rPr>
                <w:sz w:val="20"/>
              </w:rPr>
              <w:t>4</w:t>
            </w:r>
          </w:p>
        </w:tc>
        <w:tc>
          <w:tcPr>
            <w:tcW w:w="2693" w:type="dxa"/>
            <w:shd w:val="clear" w:color="auto" w:fill="auto"/>
            <w:vAlign w:val="center"/>
          </w:tcPr>
          <w:p w14:paraId="0069EBD6" w14:textId="77777777" w:rsidR="00DD6D52" w:rsidRPr="00D4797F" w:rsidRDefault="00DD6D52" w:rsidP="006A66BF">
            <w:pPr>
              <w:pStyle w:val="TF-TEXTOQUADRO"/>
              <w:jc w:val="center"/>
              <w:rPr>
                <w:sz w:val="20"/>
              </w:rPr>
            </w:pPr>
            <w:r w:rsidRPr="00D4797F">
              <w:rPr>
                <w:sz w:val="20"/>
              </w:rPr>
              <w:t>Consistência e padrões</w:t>
            </w:r>
          </w:p>
        </w:tc>
        <w:tc>
          <w:tcPr>
            <w:tcW w:w="6061" w:type="dxa"/>
            <w:shd w:val="clear" w:color="auto" w:fill="auto"/>
          </w:tcPr>
          <w:p w14:paraId="7A8912D5" w14:textId="77777777" w:rsidR="00DD6D52" w:rsidRPr="00D4797F" w:rsidRDefault="00DD6D52" w:rsidP="006A66BF">
            <w:pPr>
              <w:pStyle w:val="TF-TEXTOQUADRO"/>
              <w:jc w:val="both"/>
              <w:rPr>
                <w:sz w:val="20"/>
              </w:rPr>
            </w:pPr>
            <w:r w:rsidRPr="00D4797F">
              <w:rPr>
                <w:sz w:val="20"/>
              </w:rPr>
              <w:t>Devem ser seguidas convenções da plataforma de desenvolvimento e padrões de interface normalmente aceitos. Usuários não devem ter que adivinhar se palavras, situações ou ações diferentes significam a mesma coisa.</w:t>
            </w:r>
          </w:p>
        </w:tc>
      </w:tr>
      <w:tr w:rsidR="00DD6D52" w14:paraId="25D46B40" w14:textId="77777777" w:rsidTr="006A66BF">
        <w:tc>
          <w:tcPr>
            <w:tcW w:w="534" w:type="dxa"/>
            <w:shd w:val="clear" w:color="auto" w:fill="auto"/>
            <w:vAlign w:val="center"/>
          </w:tcPr>
          <w:p w14:paraId="79376C98" w14:textId="77777777" w:rsidR="00DD6D52" w:rsidRPr="00D4797F" w:rsidRDefault="00DD6D52" w:rsidP="006A66BF">
            <w:pPr>
              <w:pStyle w:val="TF-TEXTOQUADRO"/>
              <w:jc w:val="center"/>
              <w:rPr>
                <w:sz w:val="20"/>
              </w:rPr>
            </w:pPr>
            <w:r w:rsidRPr="00D4797F">
              <w:rPr>
                <w:sz w:val="20"/>
              </w:rPr>
              <w:t>5</w:t>
            </w:r>
          </w:p>
        </w:tc>
        <w:tc>
          <w:tcPr>
            <w:tcW w:w="2693" w:type="dxa"/>
            <w:shd w:val="clear" w:color="auto" w:fill="auto"/>
            <w:vAlign w:val="center"/>
          </w:tcPr>
          <w:p w14:paraId="5E4DE8E5" w14:textId="77777777" w:rsidR="00DD6D52" w:rsidRPr="00D4797F" w:rsidRDefault="00DD6D52" w:rsidP="006A66BF">
            <w:pPr>
              <w:pStyle w:val="TF-TEXTOQUADRO"/>
              <w:jc w:val="center"/>
              <w:rPr>
                <w:sz w:val="20"/>
              </w:rPr>
            </w:pPr>
            <w:r w:rsidRPr="00D4797F">
              <w:rPr>
                <w:sz w:val="20"/>
              </w:rPr>
              <w:t>Prevenção de erros</w:t>
            </w:r>
          </w:p>
        </w:tc>
        <w:tc>
          <w:tcPr>
            <w:tcW w:w="6061" w:type="dxa"/>
            <w:shd w:val="clear" w:color="auto" w:fill="auto"/>
          </w:tcPr>
          <w:p w14:paraId="6DEC85C3" w14:textId="77777777" w:rsidR="00DD6D52" w:rsidRPr="00D4797F" w:rsidRDefault="00DD6D52" w:rsidP="006A66BF">
            <w:pPr>
              <w:pStyle w:val="TF-TEXTOQUADRO"/>
              <w:jc w:val="both"/>
              <w:rPr>
                <w:sz w:val="20"/>
              </w:rPr>
            </w:pPr>
            <w:r w:rsidRPr="00D4797F">
              <w:rPr>
                <w:sz w:val="20"/>
              </w:rPr>
              <w:t>O sistema deve evitar a ocorrência de erros na sua utilização. Melhor do que apresentar boas mensagens de erro, é ter um projeto cuidadoso que evite a ocorrência de um problema.</w:t>
            </w:r>
          </w:p>
        </w:tc>
      </w:tr>
      <w:tr w:rsidR="00DD6D52" w14:paraId="3109AA06" w14:textId="77777777" w:rsidTr="006A66BF">
        <w:tc>
          <w:tcPr>
            <w:tcW w:w="534" w:type="dxa"/>
            <w:shd w:val="clear" w:color="auto" w:fill="auto"/>
            <w:vAlign w:val="center"/>
          </w:tcPr>
          <w:p w14:paraId="61232ED2" w14:textId="77777777" w:rsidR="00DD6D52" w:rsidRPr="00D4797F" w:rsidRDefault="00DD6D52" w:rsidP="006A66BF">
            <w:pPr>
              <w:pStyle w:val="TF-TEXTOQUADRO"/>
              <w:jc w:val="center"/>
              <w:rPr>
                <w:sz w:val="20"/>
              </w:rPr>
            </w:pPr>
            <w:r w:rsidRPr="00D4797F">
              <w:rPr>
                <w:sz w:val="20"/>
              </w:rPr>
              <w:t>6</w:t>
            </w:r>
          </w:p>
        </w:tc>
        <w:tc>
          <w:tcPr>
            <w:tcW w:w="2693" w:type="dxa"/>
            <w:shd w:val="clear" w:color="auto" w:fill="auto"/>
            <w:vAlign w:val="center"/>
          </w:tcPr>
          <w:p w14:paraId="1DC80D73" w14:textId="77777777" w:rsidR="00DD6D52" w:rsidRPr="00D4797F" w:rsidRDefault="00DD6D52" w:rsidP="006A66BF">
            <w:pPr>
              <w:pStyle w:val="TF-TEXTOQUADRO"/>
              <w:jc w:val="center"/>
              <w:rPr>
                <w:sz w:val="20"/>
              </w:rPr>
            </w:pPr>
            <w:r w:rsidRPr="00D4797F">
              <w:rPr>
                <w:sz w:val="20"/>
              </w:rPr>
              <w:t>Reconhecer ao invés de lembrar</w:t>
            </w:r>
          </w:p>
        </w:tc>
        <w:tc>
          <w:tcPr>
            <w:tcW w:w="6061" w:type="dxa"/>
            <w:shd w:val="clear" w:color="auto" w:fill="auto"/>
          </w:tcPr>
          <w:p w14:paraId="1EB8C27B" w14:textId="77777777" w:rsidR="00DD6D52" w:rsidRPr="00D4797F" w:rsidRDefault="00DD6D52" w:rsidP="006A66BF">
            <w:pPr>
              <w:pStyle w:val="TF-TEXTOQUADRO"/>
              <w:jc w:val="both"/>
              <w:rPr>
                <w:sz w:val="20"/>
              </w:rPr>
            </w:pPr>
            <w:r w:rsidRPr="00D4797F">
              <w:rPr>
                <w:sz w:val="20"/>
              </w:rPr>
              <w:t>Tornar objetos, ações e opções visíveis, para que o usuário não tenha que se lembrar de informações de uma parte do diálogo para outra. Instruções para uso do sistema devem estar visíveis, ou facilmente recuperáveis, quando necessário.</w:t>
            </w:r>
          </w:p>
        </w:tc>
      </w:tr>
      <w:tr w:rsidR="00DD6D52" w14:paraId="42DCEE82" w14:textId="77777777" w:rsidTr="006A66BF">
        <w:tc>
          <w:tcPr>
            <w:tcW w:w="534" w:type="dxa"/>
            <w:shd w:val="clear" w:color="auto" w:fill="auto"/>
            <w:vAlign w:val="center"/>
          </w:tcPr>
          <w:p w14:paraId="5ACC6AA4" w14:textId="77777777" w:rsidR="00DD6D52" w:rsidRPr="00D4797F" w:rsidRDefault="00DD6D52" w:rsidP="006A66BF">
            <w:pPr>
              <w:pStyle w:val="TF-TEXTOQUADRO"/>
              <w:jc w:val="center"/>
              <w:rPr>
                <w:sz w:val="20"/>
              </w:rPr>
            </w:pPr>
            <w:r w:rsidRPr="00D4797F">
              <w:rPr>
                <w:sz w:val="20"/>
              </w:rPr>
              <w:t>7</w:t>
            </w:r>
          </w:p>
        </w:tc>
        <w:tc>
          <w:tcPr>
            <w:tcW w:w="2693" w:type="dxa"/>
            <w:shd w:val="clear" w:color="auto" w:fill="auto"/>
            <w:vAlign w:val="center"/>
          </w:tcPr>
          <w:p w14:paraId="6F23F3D6" w14:textId="77777777" w:rsidR="00DD6D52" w:rsidRPr="00D4797F" w:rsidRDefault="00DD6D52" w:rsidP="006A66BF">
            <w:pPr>
              <w:pStyle w:val="TF-TEXTOQUADRO"/>
              <w:jc w:val="center"/>
              <w:rPr>
                <w:sz w:val="20"/>
              </w:rPr>
            </w:pPr>
            <w:r w:rsidRPr="00D4797F">
              <w:rPr>
                <w:sz w:val="20"/>
              </w:rPr>
              <w:t>Flexibilidade e eficiência de uso</w:t>
            </w:r>
          </w:p>
        </w:tc>
        <w:tc>
          <w:tcPr>
            <w:tcW w:w="6061" w:type="dxa"/>
            <w:shd w:val="clear" w:color="auto" w:fill="auto"/>
          </w:tcPr>
          <w:p w14:paraId="514E45E9" w14:textId="77777777" w:rsidR="00DD6D52" w:rsidRPr="00D4797F" w:rsidRDefault="00DD6D52" w:rsidP="006A66BF">
            <w:pPr>
              <w:pStyle w:val="TF-TEXTOQUADRO"/>
              <w:jc w:val="both"/>
              <w:rPr>
                <w:sz w:val="20"/>
              </w:rPr>
            </w:pPr>
            <w:r w:rsidRPr="00D4797F">
              <w:rPr>
                <w:sz w:val="20"/>
              </w:rPr>
              <w:t>Aceleradores (abreviações, teclas de função) podem tornar mais rápida a interação com o usuário. Permitir aos usuários customizarem ações frequentes.</w:t>
            </w:r>
          </w:p>
        </w:tc>
      </w:tr>
      <w:tr w:rsidR="00DD6D52" w14:paraId="43DC7A54" w14:textId="77777777" w:rsidTr="006A66BF">
        <w:tc>
          <w:tcPr>
            <w:tcW w:w="534" w:type="dxa"/>
            <w:shd w:val="clear" w:color="auto" w:fill="auto"/>
            <w:vAlign w:val="center"/>
          </w:tcPr>
          <w:p w14:paraId="30B6DC86" w14:textId="77777777" w:rsidR="00DD6D52" w:rsidRPr="00D4797F" w:rsidRDefault="00DD6D52" w:rsidP="006A66BF">
            <w:pPr>
              <w:pStyle w:val="TF-TEXTOQUADRO"/>
              <w:jc w:val="center"/>
              <w:rPr>
                <w:sz w:val="20"/>
              </w:rPr>
            </w:pPr>
            <w:r w:rsidRPr="00D4797F">
              <w:rPr>
                <w:sz w:val="20"/>
              </w:rPr>
              <w:t>8</w:t>
            </w:r>
          </w:p>
        </w:tc>
        <w:tc>
          <w:tcPr>
            <w:tcW w:w="2693" w:type="dxa"/>
            <w:shd w:val="clear" w:color="auto" w:fill="auto"/>
            <w:vAlign w:val="center"/>
          </w:tcPr>
          <w:p w14:paraId="7236DEB6" w14:textId="77777777" w:rsidR="00DD6D52" w:rsidRPr="00D4797F" w:rsidRDefault="00DD6D52" w:rsidP="006A66BF">
            <w:pPr>
              <w:pStyle w:val="TF-TEXTOQUADRO"/>
              <w:jc w:val="center"/>
              <w:rPr>
                <w:sz w:val="20"/>
              </w:rPr>
            </w:pPr>
            <w:r w:rsidRPr="00D4797F">
              <w:rPr>
                <w:sz w:val="20"/>
              </w:rPr>
              <w:t>Projeto minimalista e estético</w:t>
            </w:r>
          </w:p>
        </w:tc>
        <w:tc>
          <w:tcPr>
            <w:tcW w:w="6061" w:type="dxa"/>
            <w:shd w:val="clear" w:color="auto" w:fill="auto"/>
          </w:tcPr>
          <w:p w14:paraId="3E0AEABF" w14:textId="77777777" w:rsidR="00DD6D52" w:rsidRPr="00D4797F" w:rsidRDefault="00DD6D52" w:rsidP="006A66BF">
            <w:pPr>
              <w:pStyle w:val="TF-TEXTOQUADRO"/>
              <w:jc w:val="both"/>
              <w:rPr>
                <w:sz w:val="20"/>
              </w:rPr>
            </w:pPr>
            <w:r w:rsidRPr="00D4797F">
              <w:rPr>
                <w:sz w:val="20"/>
              </w:rPr>
              <w:t>Diálogos não devem conter informação irrelevante ou raramente necessária. Todas as unidades extras de informações em um diálogo competem com aquelas que são realmente relevantes, e diminuem sua visibilidade relativa.</w:t>
            </w:r>
          </w:p>
        </w:tc>
      </w:tr>
      <w:tr w:rsidR="00DD6D52" w14:paraId="61A2067E" w14:textId="77777777" w:rsidTr="006A66BF">
        <w:tc>
          <w:tcPr>
            <w:tcW w:w="534" w:type="dxa"/>
            <w:shd w:val="clear" w:color="auto" w:fill="auto"/>
            <w:vAlign w:val="center"/>
          </w:tcPr>
          <w:p w14:paraId="7C4DB34A" w14:textId="77777777" w:rsidR="00DD6D52" w:rsidRPr="00D4797F" w:rsidRDefault="00DD6D52" w:rsidP="006A66BF">
            <w:pPr>
              <w:pStyle w:val="TF-TEXTOQUADRO"/>
              <w:jc w:val="center"/>
              <w:rPr>
                <w:sz w:val="20"/>
              </w:rPr>
            </w:pPr>
            <w:r w:rsidRPr="00D4797F">
              <w:rPr>
                <w:sz w:val="20"/>
              </w:rPr>
              <w:t>9</w:t>
            </w:r>
          </w:p>
        </w:tc>
        <w:tc>
          <w:tcPr>
            <w:tcW w:w="2693" w:type="dxa"/>
            <w:shd w:val="clear" w:color="auto" w:fill="auto"/>
            <w:vAlign w:val="center"/>
          </w:tcPr>
          <w:p w14:paraId="4BE428B9" w14:textId="77777777" w:rsidR="00DD6D52" w:rsidRPr="00D4797F" w:rsidRDefault="00DD6D52" w:rsidP="006A66BF">
            <w:pPr>
              <w:pStyle w:val="TF-TEXTOQUADRO"/>
              <w:jc w:val="center"/>
              <w:rPr>
                <w:sz w:val="20"/>
              </w:rPr>
            </w:pPr>
            <w:r w:rsidRPr="00D4797F">
              <w:rPr>
                <w:sz w:val="20"/>
              </w:rPr>
              <w:t>Reconhecimento, diagnóstico e recuperação de erros</w:t>
            </w:r>
          </w:p>
        </w:tc>
        <w:tc>
          <w:tcPr>
            <w:tcW w:w="6061" w:type="dxa"/>
            <w:shd w:val="clear" w:color="auto" w:fill="auto"/>
          </w:tcPr>
          <w:p w14:paraId="0AFB3161" w14:textId="77777777" w:rsidR="00DD6D52" w:rsidRPr="00D4797F" w:rsidRDefault="00DD6D52" w:rsidP="006A66BF">
            <w:pPr>
              <w:pStyle w:val="TF-TEXTOQUADRO"/>
              <w:jc w:val="both"/>
              <w:rPr>
                <w:sz w:val="20"/>
              </w:rPr>
            </w:pPr>
            <w:r w:rsidRPr="00D4797F">
              <w:rPr>
                <w:sz w:val="20"/>
              </w:rPr>
              <w:t>Mensagens de erro devem ser expressas em linguagem simples (sem códigos), indicando precisamente o problema, e sugerindo construtivamente uma solução.</w:t>
            </w:r>
          </w:p>
        </w:tc>
      </w:tr>
      <w:tr w:rsidR="00DD6D52" w14:paraId="24E2B14F" w14:textId="77777777" w:rsidTr="006A66BF">
        <w:tc>
          <w:tcPr>
            <w:tcW w:w="534" w:type="dxa"/>
            <w:shd w:val="clear" w:color="auto" w:fill="auto"/>
            <w:vAlign w:val="center"/>
          </w:tcPr>
          <w:p w14:paraId="1FDFE8B7" w14:textId="77777777" w:rsidR="00DD6D52" w:rsidRPr="00D4797F" w:rsidRDefault="00DD6D52" w:rsidP="006A66BF">
            <w:pPr>
              <w:pStyle w:val="TF-TEXTOQUADRO"/>
              <w:jc w:val="center"/>
              <w:rPr>
                <w:sz w:val="20"/>
              </w:rPr>
            </w:pPr>
            <w:r w:rsidRPr="00D4797F">
              <w:rPr>
                <w:sz w:val="20"/>
              </w:rPr>
              <w:t>10</w:t>
            </w:r>
          </w:p>
        </w:tc>
        <w:tc>
          <w:tcPr>
            <w:tcW w:w="2693" w:type="dxa"/>
            <w:shd w:val="clear" w:color="auto" w:fill="auto"/>
            <w:vAlign w:val="center"/>
          </w:tcPr>
          <w:p w14:paraId="6BEF7F42" w14:textId="77777777" w:rsidR="00DD6D52" w:rsidRPr="00D4797F" w:rsidRDefault="00DD6D52" w:rsidP="006A66BF">
            <w:pPr>
              <w:pStyle w:val="TF-TEXTOQUADRO"/>
              <w:jc w:val="center"/>
              <w:rPr>
                <w:sz w:val="20"/>
              </w:rPr>
            </w:pPr>
            <w:r w:rsidRPr="00D4797F">
              <w:rPr>
                <w:sz w:val="20"/>
              </w:rPr>
              <w:t>Ajuda e documentação</w:t>
            </w:r>
          </w:p>
        </w:tc>
        <w:tc>
          <w:tcPr>
            <w:tcW w:w="6061" w:type="dxa"/>
            <w:shd w:val="clear" w:color="auto" w:fill="auto"/>
          </w:tcPr>
          <w:p w14:paraId="5DF1EB74" w14:textId="77777777" w:rsidR="00DD6D52" w:rsidRPr="00D4797F" w:rsidRDefault="00DD6D52" w:rsidP="006A66BF">
            <w:pPr>
              <w:pStyle w:val="TF-TEXTOQUADRO"/>
              <w:jc w:val="both"/>
              <w:rPr>
                <w:sz w:val="20"/>
              </w:rPr>
            </w:pPr>
            <w:r w:rsidRPr="00D4797F">
              <w:rPr>
                <w:sz w:val="20"/>
              </w:rPr>
              <w:t>As informações de ajuda e documentação devem ser fáceis de procurar, com foco na tarefa do usuário, listando passos concretos que devem ser seguidos e não serem grandes demais.</w:t>
            </w:r>
          </w:p>
        </w:tc>
      </w:tr>
    </w:tbl>
    <w:p w14:paraId="27B8FA51" w14:textId="77777777" w:rsidR="00DD6D52" w:rsidRPr="006521E6" w:rsidDel="00140088" w:rsidRDefault="00DD6D52" w:rsidP="00DD6D52">
      <w:pPr>
        <w:pStyle w:val="TF-FONTE"/>
        <w:rPr>
          <w:del w:id="241" w:author="Simone Erbs da Costa" w:date="2024-05-31T12:15:00Z" w16du:dateUtc="2024-05-31T15:15:00Z"/>
        </w:rPr>
      </w:pPr>
      <w:r>
        <w:t xml:space="preserve">Fonte: </w:t>
      </w:r>
      <w:r w:rsidRPr="00F91CCB">
        <w:t>adaptada de Costa (2018) elaborado de Nielsen (2002).</w:t>
      </w:r>
    </w:p>
    <w:p w14:paraId="0A83D4BD" w14:textId="04863464" w:rsidR="00F255FC" w:rsidRDefault="00F255FC" w:rsidP="004D7DE2">
      <w:pPr>
        <w:pStyle w:val="TF-refernciasbibliogrficasTTULO"/>
        <w:jc w:val="left"/>
      </w:pPr>
    </w:p>
    <w:sectPr w:rsidR="00F255FC" w:rsidSect="00E9731C">
      <w:headerReference w:type="default" r:id="rId45"/>
      <w:pgSz w:w="11907" w:h="16840" w:code="9"/>
      <w:pgMar w:top="1701" w:right="1134" w:bottom="1134" w:left="1701"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8" w:author="Luís Eduardo Bonatti" w:date="2024-06-11T20:27:00Z" w:initials="LE">
    <w:p w14:paraId="0C64880E" w14:textId="77777777" w:rsidR="002C31B8" w:rsidRDefault="002C31B8" w:rsidP="002C31B8">
      <w:pPr>
        <w:pStyle w:val="Textodecomentrio"/>
      </w:pPr>
      <w:r>
        <w:rPr>
          <w:rStyle w:val="Refdecomentrio"/>
        </w:rPr>
        <w:annotationRef/>
      </w:r>
      <w:r>
        <w:t xml:space="preserve">Italico?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C6488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6AE061E" w16cex:dateUtc="2024-06-11T2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C64880E" w16cid:durableId="36AE06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F95AD1" w14:textId="77777777" w:rsidR="00BE1093" w:rsidRDefault="00BE1093">
      <w:r>
        <w:separator/>
      </w:r>
    </w:p>
    <w:p w14:paraId="6D1DBA06" w14:textId="77777777" w:rsidR="00BE1093" w:rsidRDefault="00BE1093"/>
  </w:endnote>
  <w:endnote w:type="continuationSeparator" w:id="0">
    <w:p w14:paraId="5F0A11FE" w14:textId="77777777" w:rsidR="00BE1093" w:rsidRDefault="00BE1093">
      <w:r>
        <w:continuationSeparator/>
      </w:r>
    </w:p>
    <w:p w14:paraId="20611F95" w14:textId="77777777" w:rsidR="00BE1093" w:rsidRDefault="00BE1093"/>
  </w:endnote>
  <w:endnote w:type="continuationNotice" w:id="1">
    <w:p w14:paraId="6CD7D949" w14:textId="77777777" w:rsidR="00BE1093" w:rsidRDefault="00BE10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40A6B" w14:textId="77777777" w:rsidR="00C63881" w:rsidRDefault="00C6388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EE81A2" w14:textId="77777777" w:rsidR="00BE1093" w:rsidRDefault="00BE1093">
      <w:r>
        <w:separator/>
      </w:r>
    </w:p>
    <w:p w14:paraId="5EEFE7CF" w14:textId="77777777" w:rsidR="00BE1093" w:rsidRDefault="00BE1093"/>
  </w:footnote>
  <w:footnote w:type="continuationSeparator" w:id="0">
    <w:p w14:paraId="024CA1C7" w14:textId="77777777" w:rsidR="00BE1093" w:rsidRDefault="00BE1093">
      <w:r>
        <w:continuationSeparator/>
      </w:r>
    </w:p>
    <w:p w14:paraId="50E6FCD9" w14:textId="77777777" w:rsidR="00BE1093" w:rsidRDefault="00BE1093"/>
  </w:footnote>
  <w:footnote w:type="continuationNotice" w:id="1">
    <w:p w14:paraId="4A819431" w14:textId="77777777" w:rsidR="00BE1093" w:rsidRDefault="00BE10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6C34F" w14:textId="77777777" w:rsidR="00C63881" w:rsidRDefault="00C63881">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7EF88E4" w14:textId="77777777" w:rsidR="00C63881" w:rsidRDefault="00C63881">
    <w:pPr>
      <w:ind w:right="360"/>
    </w:pPr>
  </w:p>
  <w:p w14:paraId="2B63487A" w14:textId="77777777" w:rsidR="00C63881" w:rsidRDefault="00C6388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A54F2" w14:textId="77777777" w:rsidR="00C63881" w:rsidRDefault="00C63881">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27C13" w14:textId="77777777" w:rsidR="00C63881" w:rsidRDefault="00C63881">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63D83" w14:textId="77777777" w:rsidR="00C63881" w:rsidRDefault="00C63881">
    <w:pPr>
      <w:pStyle w:val="Cabealho"/>
      <w:tabs>
        <w:tab w:val="clear" w:pos="8640"/>
        <w:tab w:val="right" w:pos="8931"/>
      </w:tabs>
      <w:ind w:right="141"/>
      <w:jc w:val="right"/>
      <w:rPr>
        <w:rStyle w:val="Nmerodepgina"/>
      </w:rPr>
    </w:pPr>
  </w:p>
  <w:p w14:paraId="006272C1" w14:textId="77777777" w:rsidR="00C63881" w:rsidRDefault="00C63881">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13</w:t>
    </w:r>
    <w:r>
      <w:rPr>
        <w:rStyle w:val="Nmerodepgina"/>
      </w:rPr>
      <w:fldChar w:fldCharType="end"/>
    </w:r>
  </w:p>
  <w:p w14:paraId="5BD91760" w14:textId="77777777" w:rsidR="00C63881" w:rsidRDefault="00C63881">
    <w:pPr>
      <w:pStyle w:val="Cabealho"/>
      <w:tabs>
        <w:tab w:val="clear" w:pos="8640"/>
        <w:tab w:val="right" w:pos="8931"/>
      </w:tabs>
      <w:ind w:right="141"/>
    </w:pPr>
  </w:p>
  <w:p w14:paraId="32629FBC" w14:textId="77777777" w:rsidR="00C63881" w:rsidRDefault="00C638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D856DD1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F6F47CC"/>
    <w:multiLevelType w:val="hybridMultilevel"/>
    <w:tmpl w:val="405445C6"/>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4" w15:restartNumberingAfterBreak="0">
    <w:nsid w:val="17427A9A"/>
    <w:multiLevelType w:val="hybridMultilevel"/>
    <w:tmpl w:val="CD722D9A"/>
    <w:lvl w:ilvl="0" w:tplc="85406FC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32BF77A3"/>
    <w:multiLevelType w:val="hybridMultilevel"/>
    <w:tmpl w:val="096253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94B01D2"/>
    <w:multiLevelType w:val="hybridMultilevel"/>
    <w:tmpl w:val="C4D0D11C"/>
    <w:lvl w:ilvl="0" w:tplc="63040478">
      <w:start w:val="1"/>
      <w:numFmt w:val="lowerLetter"/>
      <w:lvlText w:val="%1)"/>
      <w:lvlJc w:val="left"/>
      <w:pPr>
        <w:ind w:left="1040" w:hanging="360"/>
      </w:pPr>
      <w:rPr>
        <w:rFonts w:hint="default"/>
        <w:sz w:val="23"/>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4DEE787F"/>
    <w:multiLevelType w:val="hybridMultilevel"/>
    <w:tmpl w:val="D8EEC700"/>
    <w:lvl w:ilvl="0" w:tplc="FFFFFFFF">
      <w:start w:val="2003"/>
      <w:numFmt w:val="bullet"/>
      <w:lvlText w:val=""/>
      <w:lvlJc w:val="left"/>
      <w:pPr>
        <w:tabs>
          <w:tab w:val="num" w:pos="720"/>
        </w:tabs>
        <w:ind w:left="720" w:hanging="360"/>
      </w:pPr>
      <w:rPr>
        <w:rFonts w:ascii="Symbol" w:eastAsia="Times New Roman" w:hAnsi="Symbol"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842DC2C"/>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6403002A"/>
    <w:multiLevelType w:val="hybridMultilevel"/>
    <w:tmpl w:val="37B2F7A2"/>
    <w:lvl w:ilvl="0" w:tplc="89226398">
      <w:start w:val="1"/>
      <w:numFmt w:val="lowerLetter"/>
      <w:lvlText w:val="%1)"/>
      <w:lvlJc w:val="left"/>
      <w:pPr>
        <w:ind w:left="1040" w:hanging="360"/>
      </w:pPr>
      <w:rPr>
        <w:rFonts w:hint="default"/>
        <w:sz w:val="23"/>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75C847F8"/>
    <w:multiLevelType w:val="hybridMultilevel"/>
    <w:tmpl w:val="93B28F4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F052A05"/>
    <w:multiLevelType w:val="hybridMultilevel"/>
    <w:tmpl w:val="298A1B7A"/>
    <w:lvl w:ilvl="0" w:tplc="96C464D2">
      <w:start w:val="1"/>
      <w:numFmt w:val="lowerLetter"/>
      <w:lvlText w:val="%1)"/>
      <w:lvlJc w:val="left"/>
      <w:pPr>
        <w:ind w:left="720" w:hanging="360"/>
      </w:pPr>
      <w:rPr>
        <w:rFonts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DB3C66"/>
    <w:multiLevelType w:val="hybridMultilevel"/>
    <w:tmpl w:val="405445C6"/>
    <w:lvl w:ilvl="0" w:tplc="FFFFFFFF">
      <w:start w:val="1"/>
      <w:numFmt w:val="lowerLetter"/>
      <w:lvlText w:val="%1)"/>
      <w:lvlJc w:val="left"/>
      <w:pPr>
        <w:ind w:left="1400" w:hanging="360"/>
      </w:pPr>
    </w:lvl>
    <w:lvl w:ilvl="1" w:tplc="FFFFFFFF" w:tentative="1">
      <w:start w:val="1"/>
      <w:numFmt w:val="lowerLetter"/>
      <w:lvlText w:val="%2."/>
      <w:lvlJc w:val="left"/>
      <w:pPr>
        <w:ind w:left="2120" w:hanging="360"/>
      </w:pPr>
    </w:lvl>
    <w:lvl w:ilvl="2" w:tplc="FFFFFFFF" w:tentative="1">
      <w:start w:val="1"/>
      <w:numFmt w:val="lowerRoman"/>
      <w:lvlText w:val="%3."/>
      <w:lvlJc w:val="right"/>
      <w:pPr>
        <w:ind w:left="2840" w:hanging="180"/>
      </w:pPr>
    </w:lvl>
    <w:lvl w:ilvl="3" w:tplc="FFFFFFFF" w:tentative="1">
      <w:start w:val="1"/>
      <w:numFmt w:val="decimal"/>
      <w:lvlText w:val="%4."/>
      <w:lvlJc w:val="left"/>
      <w:pPr>
        <w:ind w:left="3560" w:hanging="360"/>
      </w:pPr>
    </w:lvl>
    <w:lvl w:ilvl="4" w:tplc="FFFFFFFF" w:tentative="1">
      <w:start w:val="1"/>
      <w:numFmt w:val="lowerLetter"/>
      <w:lvlText w:val="%5."/>
      <w:lvlJc w:val="left"/>
      <w:pPr>
        <w:ind w:left="4280" w:hanging="360"/>
      </w:pPr>
    </w:lvl>
    <w:lvl w:ilvl="5" w:tplc="FFFFFFFF" w:tentative="1">
      <w:start w:val="1"/>
      <w:numFmt w:val="lowerRoman"/>
      <w:lvlText w:val="%6."/>
      <w:lvlJc w:val="right"/>
      <w:pPr>
        <w:ind w:left="5000" w:hanging="180"/>
      </w:pPr>
    </w:lvl>
    <w:lvl w:ilvl="6" w:tplc="FFFFFFFF" w:tentative="1">
      <w:start w:val="1"/>
      <w:numFmt w:val="decimal"/>
      <w:lvlText w:val="%7."/>
      <w:lvlJc w:val="left"/>
      <w:pPr>
        <w:ind w:left="5720" w:hanging="360"/>
      </w:pPr>
    </w:lvl>
    <w:lvl w:ilvl="7" w:tplc="FFFFFFFF" w:tentative="1">
      <w:start w:val="1"/>
      <w:numFmt w:val="lowerLetter"/>
      <w:lvlText w:val="%8."/>
      <w:lvlJc w:val="left"/>
      <w:pPr>
        <w:ind w:left="6440" w:hanging="360"/>
      </w:pPr>
    </w:lvl>
    <w:lvl w:ilvl="8" w:tplc="FFFFFFFF" w:tentative="1">
      <w:start w:val="1"/>
      <w:numFmt w:val="lowerRoman"/>
      <w:lvlText w:val="%9."/>
      <w:lvlJc w:val="right"/>
      <w:pPr>
        <w:ind w:left="7160" w:hanging="180"/>
      </w:pPr>
    </w:lvl>
  </w:abstractNum>
  <w:num w:numId="1" w16cid:durableId="1327633435">
    <w:abstractNumId w:val="0"/>
  </w:num>
  <w:num w:numId="2" w16cid:durableId="1791702102">
    <w:abstractNumId w:val="2"/>
  </w:num>
  <w:num w:numId="3" w16cid:durableId="9688233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66832417">
    <w:abstractNumId w:val="1"/>
  </w:num>
  <w:num w:numId="5" w16cid:durableId="14864326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726305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05880680">
    <w:abstractNumId w:val="7"/>
  </w:num>
  <w:num w:numId="8" w16cid:durableId="15088635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24482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505574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370037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69178984">
    <w:abstractNumId w:val="6"/>
  </w:num>
  <w:num w:numId="13" w16cid:durableId="325138040">
    <w:abstractNumId w:val="11"/>
  </w:num>
  <w:num w:numId="14" w16cid:durableId="1670868939">
    <w:abstractNumId w:val="3"/>
  </w:num>
  <w:num w:numId="15" w16cid:durableId="543636355">
    <w:abstractNumId w:val="4"/>
  </w:num>
  <w:num w:numId="16" w16cid:durableId="1989048082">
    <w:abstractNumId w:val="9"/>
  </w:num>
  <w:num w:numId="17" w16cid:durableId="778644917">
    <w:abstractNumId w:val="8"/>
  </w:num>
  <w:num w:numId="18" w16cid:durableId="1662465673">
    <w:abstractNumId w:val="12"/>
  </w:num>
  <w:num w:numId="19" w16cid:durableId="1000236870">
    <w:abstractNumId w:val="5"/>
  </w:num>
  <w:num w:numId="20" w16cid:durableId="7601017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209951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11802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115450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898948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13470914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uís Eduardo Bonatti">
    <w15:presenceInfo w15:providerId="AD" w15:userId="S::lbonatti@furb.br::8df0e130-d5ed-4105-a5b3-68920c882241"/>
  </w15:person>
  <w15:person w15:author="Simone Erbs da Costa">
    <w15:presenceInfo w15:providerId="AD" w15:userId="S::secosta@furb.br::f62304b7-2205-4f4e-97d7-147b49a17d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grammar="clean"/>
  <w:defaultTabStop w:val="709"/>
  <w:hyphenationZone w:val="425"/>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055"/>
    <w:rsid w:val="000032D6"/>
    <w:rsid w:val="000043CD"/>
    <w:rsid w:val="000047B5"/>
    <w:rsid w:val="00006CB0"/>
    <w:rsid w:val="00007A6D"/>
    <w:rsid w:val="00010901"/>
    <w:rsid w:val="0001092B"/>
    <w:rsid w:val="00011F15"/>
    <w:rsid w:val="00012922"/>
    <w:rsid w:val="00015300"/>
    <w:rsid w:val="0001575C"/>
    <w:rsid w:val="00017128"/>
    <w:rsid w:val="000204E7"/>
    <w:rsid w:val="00020FF9"/>
    <w:rsid w:val="00021C00"/>
    <w:rsid w:val="00022AC8"/>
    <w:rsid w:val="00022BB3"/>
    <w:rsid w:val="00023FA0"/>
    <w:rsid w:val="00025346"/>
    <w:rsid w:val="000255B7"/>
    <w:rsid w:val="0002602F"/>
    <w:rsid w:val="00026043"/>
    <w:rsid w:val="00026109"/>
    <w:rsid w:val="00026F33"/>
    <w:rsid w:val="0002764B"/>
    <w:rsid w:val="00027BD2"/>
    <w:rsid w:val="0003001A"/>
    <w:rsid w:val="00030B9C"/>
    <w:rsid w:val="00030E4A"/>
    <w:rsid w:val="00031A27"/>
    <w:rsid w:val="0003210B"/>
    <w:rsid w:val="00032760"/>
    <w:rsid w:val="00032887"/>
    <w:rsid w:val="00032D8B"/>
    <w:rsid w:val="000341FA"/>
    <w:rsid w:val="00034D60"/>
    <w:rsid w:val="00034E02"/>
    <w:rsid w:val="0003584A"/>
    <w:rsid w:val="00035E92"/>
    <w:rsid w:val="00037D7A"/>
    <w:rsid w:val="00041141"/>
    <w:rsid w:val="00041786"/>
    <w:rsid w:val="00041992"/>
    <w:rsid w:val="00041DBC"/>
    <w:rsid w:val="00042238"/>
    <w:rsid w:val="00042326"/>
    <w:rsid w:val="000430A0"/>
    <w:rsid w:val="00044A24"/>
    <w:rsid w:val="00047C1B"/>
    <w:rsid w:val="00047C44"/>
    <w:rsid w:val="000501D4"/>
    <w:rsid w:val="000513E8"/>
    <w:rsid w:val="00051CDA"/>
    <w:rsid w:val="00051D0F"/>
    <w:rsid w:val="00051F88"/>
    <w:rsid w:val="000527C1"/>
    <w:rsid w:val="00052A5C"/>
    <w:rsid w:val="0005387F"/>
    <w:rsid w:val="000538F5"/>
    <w:rsid w:val="00054477"/>
    <w:rsid w:val="000545AC"/>
    <w:rsid w:val="000553C5"/>
    <w:rsid w:val="00055410"/>
    <w:rsid w:val="00055F22"/>
    <w:rsid w:val="00056C64"/>
    <w:rsid w:val="000577B9"/>
    <w:rsid w:val="00057ED1"/>
    <w:rsid w:val="000608E9"/>
    <w:rsid w:val="0006159E"/>
    <w:rsid w:val="00062492"/>
    <w:rsid w:val="00064878"/>
    <w:rsid w:val="0006607E"/>
    <w:rsid w:val="000667DF"/>
    <w:rsid w:val="00066E43"/>
    <w:rsid w:val="0007010E"/>
    <w:rsid w:val="0007076A"/>
    <w:rsid w:val="00072D73"/>
    <w:rsid w:val="00073761"/>
    <w:rsid w:val="00073983"/>
    <w:rsid w:val="00073BD7"/>
    <w:rsid w:val="0007509A"/>
    <w:rsid w:val="00075792"/>
    <w:rsid w:val="000757D0"/>
    <w:rsid w:val="0007669E"/>
    <w:rsid w:val="00080690"/>
    <w:rsid w:val="00080B1C"/>
    <w:rsid w:val="0008195D"/>
    <w:rsid w:val="000823C1"/>
    <w:rsid w:val="0008377C"/>
    <w:rsid w:val="00084398"/>
    <w:rsid w:val="00084CE7"/>
    <w:rsid w:val="000854EC"/>
    <w:rsid w:val="00085A02"/>
    <w:rsid w:val="00086D51"/>
    <w:rsid w:val="00086E92"/>
    <w:rsid w:val="00090496"/>
    <w:rsid w:val="00090511"/>
    <w:rsid w:val="000909F1"/>
    <w:rsid w:val="00090C0E"/>
    <w:rsid w:val="00091B80"/>
    <w:rsid w:val="0009206A"/>
    <w:rsid w:val="00092269"/>
    <w:rsid w:val="000927B1"/>
    <w:rsid w:val="000955C2"/>
    <w:rsid w:val="00095CCC"/>
    <w:rsid w:val="00096347"/>
    <w:rsid w:val="00097023"/>
    <w:rsid w:val="00097095"/>
    <w:rsid w:val="000A0E30"/>
    <w:rsid w:val="000A104C"/>
    <w:rsid w:val="000A3257"/>
    <w:rsid w:val="000A3D53"/>
    <w:rsid w:val="000A3EAB"/>
    <w:rsid w:val="000A3FAC"/>
    <w:rsid w:val="000A52BB"/>
    <w:rsid w:val="000A52E2"/>
    <w:rsid w:val="000A565E"/>
    <w:rsid w:val="000A5D5A"/>
    <w:rsid w:val="000B12DE"/>
    <w:rsid w:val="000B15ED"/>
    <w:rsid w:val="000B1EA3"/>
    <w:rsid w:val="000B206A"/>
    <w:rsid w:val="000B2178"/>
    <w:rsid w:val="000B2577"/>
    <w:rsid w:val="000B2B25"/>
    <w:rsid w:val="000B33BD"/>
    <w:rsid w:val="000B34AF"/>
    <w:rsid w:val="000B3868"/>
    <w:rsid w:val="000B3B45"/>
    <w:rsid w:val="000B4074"/>
    <w:rsid w:val="000B53C8"/>
    <w:rsid w:val="000B56F0"/>
    <w:rsid w:val="000B57CA"/>
    <w:rsid w:val="000B5E53"/>
    <w:rsid w:val="000B5FF5"/>
    <w:rsid w:val="000B6B94"/>
    <w:rsid w:val="000B712F"/>
    <w:rsid w:val="000B7940"/>
    <w:rsid w:val="000C028B"/>
    <w:rsid w:val="000C084C"/>
    <w:rsid w:val="000C1860"/>
    <w:rsid w:val="000C1926"/>
    <w:rsid w:val="000C1A18"/>
    <w:rsid w:val="000C1B55"/>
    <w:rsid w:val="000C2726"/>
    <w:rsid w:val="000C2B04"/>
    <w:rsid w:val="000C3D5D"/>
    <w:rsid w:val="000C3F1A"/>
    <w:rsid w:val="000C3F29"/>
    <w:rsid w:val="000C519D"/>
    <w:rsid w:val="000C7846"/>
    <w:rsid w:val="000C78D6"/>
    <w:rsid w:val="000C7DCC"/>
    <w:rsid w:val="000D0206"/>
    <w:rsid w:val="000D20DC"/>
    <w:rsid w:val="000D2367"/>
    <w:rsid w:val="000D256E"/>
    <w:rsid w:val="000D262B"/>
    <w:rsid w:val="000D705F"/>
    <w:rsid w:val="000D7132"/>
    <w:rsid w:val="000D76C5"/>
    <w:rsid w:val="000D770A"/>
    <w:rsid w:val="000D7AB3"/>
    <w:rsid w:val="000E039E"/>
    <w:rsid w:val="000E27F9"/>
    <w:rsid w:val="000E2B1E"/>
    <w:rsid w:val="000E2EFA"/>
    <w:rsid w:val="000E311F"/>
    <w:rsid w:val="000E3A68"/>
    <w:rsid w:val="000E3C84"/>
    <w:rsid w:val="000E4446"/>
    <w:rsid w:val="000E496F"/>
    <w:rsid w:val="000E49E4"/>
    <w:rsid w:val="000E4EEB"/>
    <w:rsid w:val="000E5BFE"/>
    <w:rsid w:val="000E6C05"/>
    <w:rsid w:val="000E6CE0"/>
    <w:rsid w:val="000E7B46"/>
    <w:rsid w:val="000F426E"/>
    <w:rsid w:val="000F4763"/>
    <w:rsid w:val="000F5A6E"/>
    <w:rsid w:val="000F601E"/>
    <w:rsid w:val="000F6819"/>
    <w:rsid w:val="000F69C5"/>
    <w:rsid w:val="000F77E3"/>
    <w:rsid w:val="000F7A75"/>
    <w:rsid w:val="00101689"/>
    <w:rsid w:val="00101E1C"/>
    <w:rsid w:val="00102815"/>
    <w:rsid w:val="00103EE9"/>
    <w:rsid w:val="00103F3E"/>
    <w:rsid w:val="001042C5"/>
    <w:rsid w:val="001049E4"/>
    <w:rsid w:val="00105288"/>
    <w:rsid w:val="0010651E"/>
    <w:rsid w:val="00106A42"/>
    <w:rsid w:val="00107B02"/>
    <w:rsid w:val="00107B85"/>
    <w:rsid w:val="001101A3"/>
    <w:rsid w:val="0011080C"/>
    <w:rsid w:val="0011222E"/>
    <w:rsid w:val="00113223"/>
    <w:rsid w:val="00113367"/>
    <w:rsid w:val="0011504C"/>
    <w:rsid w:val="00115822"/>
    <w:rsid w:val="001164BA"/>
    <w:rsid w:val="001164DA"/>
    <w:rsid w:val="001164FE"/>
    <w:rsid w:val="00116BD9"/>
    <w:rsid w:val="00117407"/>
    <w:rsid w:val="00117657"/>
    <w:rsid w:val="001178C1"/>
    <w:rsid w:val="00117FDC"/>
    <w:rsid w:val="00120A57"/>
    <w:rsid w:val="00121D81"/>
    <w:rsid w:val="00122944"/>
    <w:rsid w:val="00122FA8"/>
    <w:rsid w:val="001260DB"/>
    <w:rsid w:val="00130303"/>
    <w:rsid w:val="00131ED7"/>
    <w:rsid w:val="001321C2"/>
    <w:rsid w:val="00133D43"/>
    <w:rsid w:val="00134945"/>
    <w:rsid w:val="00134D87"/>
    <w:rsid w:val="00135C11"/>
    <w:rsid w:val="00136FCF"/>
    <w:rsid w:val="0013713C"/>
    <w:rsid w:val="00137D11"/>
    <w:rsid w:val="00137EF1"/>
    <w:rsid w:val="00140C3F"/>
    <w:rsid w:val="00140E9A"/>
    <w:rsid w:val="00141515"/>
    <w:rsid w:val="001423EE"/>
    <w:rsid w:val="00142E14"/>
    <w:rsid w:val="001437B5"/>
    <w:rsid w:val="00143C80"/>
    <w:rsid w:val="00143CF9"/>
    <w:rsid w:val="001447B0"/>
    <w:rsid w:val="00145024"/>
    <w:rsid w:val="00145156"/>
    <w:rsid w:val="00145A21"/>
    <w:rsid w:val="00145D7D"/>
    <w:rsid w:val="00145F4F"/>
    <w:rsid w:val="00146369"/>
    <w:rsid w:val="001467D6"/>
    <w:rsid w:val="0015033B"/>
    <w:rsid w:val="00150A99"/>
    <w:rsid w:val="001513B9"/>
    <w:rsid w:val="001515CC"/>
    <w:rsid w:val="0015176B"/>
    <w:rsid w:val="00151C3E"/>
    <w:rsid w:val="00152819"/>
    <w:rsid w:val="00153C74"/>
    <w:rsid w:val="001546A8"/>
    <w:rsid w:val="00154A9D"/>
    <w:rsid w:val="00154DEF"/>
    <w:rsid w:val="001554E9"/>
    <w:rsid w:val="00155B55"/>
    <w:rsid w:val="00155E7F"/>
    <w:rsid w:val="00155F5C"/>
    <w:rsid w:val="001569F0"/>
    <w:rsid w:val="00156C7F"/>
    <w:rsid w:val="00157106"/>
    <w:rsid w:val="00157543"/>
    <w:rsid w:val="00157CDF"/>
    <w:rsid w:val="001604A5"/>
    <w:rsid w:val="00162465"/>
    <w:rsid w:val="00162BF1"/>
    <w:rsid w:val="001631E4"/>
    <w:rsid w:val="001632D6"/>
    <w:rsid w:val="001634D0"/>
    <w:rsid w:val="0016560C"/>
    <w:rsid w:val="00167938"/>
    <w:rsid w:val="00167EC9"/>
    <w:rsid w:val="00170CC4"/>
    <w:rsid w:val="00171E19"/>
    <w:rsid w:val="00173671"/>
    <w:rsid w:val="00173719"/>
    <w:rsid w:val="0017371E"/>
    <w:rsid w:val="001746B3"/>
    <w:rsid w:val="0017496C"/>
    <w:rsid w:val="0017528B"/>
    <w:rsid w:val="0017529B"/>
    <w:rsid w:val="00175C5B"/>
    <w:rsid w:val="00176907"/>
    <w:rsid w:val="001776C8"/>
    <w:rsid w:val="00177887"/>
    <w:rsid w:val="00177B1A"/>
    <w:rsid w:val="00181942"/>
    <w:rsid w:val="00181AAB"/>
    <w:rsid w:val="00181CB6"/>
    <w:rsid w:val="0018215B"/>
    <w:rsid w:val="001835B8"/>
    <w:rsid w:val="001841DC"/>
    <w:rsid w:val="0018440D"/>
    <w:rsid w:val="001860D0"/>
    <w:rsid w:val="00187CDA"/>
    <w:rsid w:val="00190B57"/>
    <w:rsid w:val="001933B0"/>
    <w:rsid w:val="00193458"/>
    <w:rsid w:val="00193AAF"/>
    <w:rsid w:val="00194B19"/>
    <w:rsid w:val="00194E8C"/>
    <w:rsid w:val="0019507A"/>
    <w:rsid w:val="00195F0A"/>
    <w:rsid w:val="001A02DD"/>
    <w:rsid w:val="001A1676"/>
    <w:rsid w:val="001A1996"/>
    <w:rsid w:val="001A1F31"/>
    <w:rsid w:val="001A2D50"/>
    <w:rsid w:val="001A4260"/>
    <w:rsid w:val="001A46F0"/>
    <w:rsid w:val="001A4F36"/>
    <w:rsid w:val="001A5AB9"/>
    <w:rsid w:val="001A5F7F"/>
    <w:rsid w:val="001A6292"/>
    <w:rsid w:val="001A6488"/>
    <w:rsid w:val="001A6985"/>
    <w:rsid w:val="001A799D"/>
    <w:rsid w:val="001B2F1E"/>
    <w:rsid w:val="001B4DFE"/>
    <w:rsid w:val="001B55BA"/>
    <w:rsid w:val="001B6F01"/>
    <w:rsid w:val="001B7361"/>
    <w:rsid w:val="001B759F"/>
    <w:rsid w:val="001C00E9"/>
    <w:rsid w:val="001C3061"/>
    <w:rsid w:val="001C38AE"/>
    <w:rsid w:val="001C3BA6"/>
    <w:rsid w:val="001C3FA4"/>
    <w:rsid w:val="001C4051"/>
    <w:rsid w:val="001C4AA1"/>
    <w:rsid w:val="001C5CBB"/>
    <w:rsid w:val="001C6722"/>
    <w:rsid w:val="001C6C12"/>
    <w:rsid w:val="001C6C56"/>
    <w:rsid w:val="001C6D6E"/>
    <w:rsid w:val="001C7FD7"/>
    <w:rsid w:val="001D239A"/>
    <w:rsid w:val="001D42D9"/>
    <w:rsid w:val="001D5D29"/>
    <w:rsid w:val="001D65E7"/>
    <w:rsid w:val="001D6B88"/>
    <w:rsid w:val="001E0F28"/>
    <w:rsid w:val="001E0FA4"/>
    <w:rsid w:val="001E1CEA"/>
    <w:rsid w:val="001E266F"/>
    <w:rsid w:val="001E2B09"/>
    <w:rsid w:val="001E39A8"/>
    <w:rsid w:val="001E419C"/>
    <w:rsid w:val="001E436E"/>
    <w:rsid w:val="001E4E1A"/>
    <w:rsid w:val="001E5A62"/>
    <w:rsid w:val="001E640B"/>
    <w:rsid w:val="001E6437"/>
    <w:rsid w:val="001E75A8"/>
    <w:rsid w:val="001E75A9"/>
    <w:rsid w:val="001E7AA6"/>
    <w:rsid w:val="001F0244"/>
    <w:rsid w:val="001F152B"/>
    <w:rsid w:val="001F157C"/>
    <w:rsid w:val="001F1806"/>
    <w:rsid w:val="001F1C1C"/>
    <w:rsid w:val="001F3BE6"/>
    <w:rsid w:val="001F3FE8"/>
    <w:rsid w:val="001F43AF"/>
    <w:rsid w:val="001F4BF0"/>
    <w:rsid w:val="001F5E80"/>
    <w:rsid w:val="001F7914"/>
    <w:rsid w:val="00200449"/>
    <w:rsid w:val="002008A9"/>
    <w:rsid w:val="002009E4"/>
    <w:rsid w:val="002010CC"/>
    <w:rsid w:val="002014F2"/>
    <w:rsid w:val="00201BA3"/>
    <w:rsid w:val="00202680"/>
    <w:rsid w:val="00202CEE"/>
    <w:rsid w:val="00202F3F"/>
    <w:rsid w:val="002030C4"/>
    <w:rsid w:val="00203CBB"/>
    <w:rsid w:val="00203D9A"/>
    <w:rsid w:val="002041A3"/>
    <w:rsid w:val="00204260"/>
    <w:rsid w:val="00204560"/>
    <w:rsid w:val="002045AB"/>
    <w:rsid w:val="00207446"/>
    <w:rsid w:val="002074E7"/>
    <w:rsid w:val="00210128"/>
    <w:rsid w:val="00210664"/>
    <w:rsid w:val="00210873"/>
    <w:rsid w:val="0021138B"/>
    <w:rsid w:val="00211617"/>
    <w:rsid w:val="00211882"/>
    <w:rsid w:val="00211EB3"/>
    <w:rsid w:val="00212F17"/>
    <w:rsid w:val="00214FE2"/>
    <w:rsid w:val="002157CA"/>
    <w:rsid w:val="00215872"/>
    <w:rsid w:val="00215C34"/>
    <w:rsid w:val="002162C5"/>
    <w:rsid w:val="00216BFB"/>
    <w:rsid w:val="00217888"/>
    <w:rsid w:val="0021789F"/>
    <w:rsid w:val="002179F3"/>
    <w:rsid w:val="00220481"/>
    <w:rsid w:val="0022104B"/>
    <w:rsid w:val="0022192B"/>
    <w:rsid w:val="00223B5F"/>
    <w:rsid w:val="00223E31"/>
    <w:rsid w:val="00224BB2"/>
    <w:rsid w:val="002267CA"/>
    <w:rsid w:val="00227131"/>
    <w:rsid w:val="0022745F"/>
    <w:rsid w:val="00227552"/>
    <w:rsid w:val="00230C7C"/>
    <w:rsid w:val="002328F9"/>
    <w:rsid w:val="0023307F"/>
    <w:rsid w:val="002330CF"/>
    <w:rsid w:val="00234029"/>
    <w:rsid w:val="002350A6"/>
    <w:rsid w:val="00235240"/>
    <w:rsid w:val="0023548A"/>
    <w:rsid w:val="00235F12"/>
    <w:rsid w:val="002368FD"/>
    <w:rsid w:val="00236BEF"/>
    <w:rsid w:val="00240D2D"/>
    <w:rsid w:val="00242789"/>
    <w:rsid w:val="002440B0"/>
    <w:rsid w:val="00244A39"/>
    <w:rsid w:val="0024500A"/>
    <w:rsid w:val="0024562F"/>
    <w:rsid w:val="00245CAF"/>
    <w:rsid w:val="002464A7"/>
    <w:rsid w:val="00250E3E"/>
    <w:rsid w:val="00251A81"/>
    <w:rsid w:val="00252C9A"/>
    <w:rsid w:val="00253220"/>
    <w:rsid w:val="00256893"/>
    <w:rsid w:val="00256F17"/>
    <w:rsid w:val="002576AA"/>
    <w:rsid w:val="00257AA2"/>
    <w:rsid w:val="002617EB"/>
    <w:rsid w:val="0026190D"/>
    <w:rsid w:val="00262210"/>
    <w:rsid w:val="00263635"/>
    <w:rsid w:val="00265305"/>
    <w:rsid w:val="002672D9"/>
    <w:rsid w:val="00267E3A"/>
    <w:rsid w:val="00271354"/>
    <w:rsid w:val="00274EB8"/>
    <w:rsid w:val="00275F9D"/>
    <w:rsid w:val="00277D21"/>
    <w:rsid w:val="00280ADD"/>
    <w:rsid w:val="00281878"/>
    <w:rsid w:val="002834B7"/>
    <w:rsid w:val="00283B2E"/>
    <w:rsid w:val="00283FA6"/>
    <w:rsid w:val="0028467F"/>
    <w:rsid w:val="00284683"/>
    <w:rsid w:val="0028617A"/>
    <w:rsid w:val="00287148"/>
    <w:rsid w:val="002874C0"/>
    <w:rsid w:val="00290008"/>
    <w:rsid w:val="00290308"/>
    <w:rsid w:val="002906E7"/>
    <w:rsid w:val="00291630"/>
    <w:rsid w:val="00291B14"/>
    <w:rsid w:val="002921C1"/>
    <w:rsid w:val="00294038"/>
    <w:rsid w:val="00294AAB"/>
    <w:rsid w:val="00294F9B"/>
    <w:rsid w:val="00294FFB"/>
    <w:rsid w:val="00295331"/>
    <w:rsid w:val="0029544E"/>
    <w:rsid w:val="00295D31"/>
    <w:rsid w:val="0029608A"/>
    <w:rsid w:val="002961E3"/>
    <w:rsid w:val="0029774A"/>
    <w:rsid w:val="00297AC5"/>
    <w:rsid w:val="002A07E6"/>
    <w:rsid w:val="002A0CFD"/>
    <w:rsid w:val="002A180A"/>
    <w:rsid w:val="002A1B1B"/>
    <w:rsid w:val="002A1D9A"/>
    <w:rsid w:val="002A272A"/>
    <w:rsid w:val="002A2912"/>
    <w:rsid w:val="002A3830"/>
    <w:rsid w:val="002A429A"/>
    <w:rsid w:val="002A4C60"/>
    <w:rsid w:val="002A4D5F"/>
    <w:rsid w:val="002A62EC"/>
    <w:rsid w:val="002A6C87"/>
    <w:rsid w:val="002A76D5"/>
    <w:rsid w:val="002B067A"/>
    <w:rsid w:val="002B1AE1"/>
    <w:rsid w:val="002B2406"/>
    <w:rsid w:val="002B3568"/>
    <w:rsid w:val="002B4718"/>
    <w:rsid w:val="002B7598"/>
    <w:rsid w:val="002B7864"/>
    <w:rsid w:val="002B7A59"/>
    <w:rsid w:val="002B7C86"/>
    <w:rsid w:val="002B7EED"/>
    <w:rsid w:val="002C0322"/>
    <w:rsid w:val="002C0F9F"/>
    <w:rsid w:val="002C1BFF"/>
    <w:rsid w:val="002C1DBD"/>
    <w:rsid w:val="002C21D8"/>
    <w:rsid w:val="002C2922"/>
    <w:rsid w:val="002C2BC5"/>
    <w:rsid w:val="002C2E8D"/>
    <w:rsid w:val="002C31B8"/>
    <w:rsid w:val="002C4159"/>
    <w:rsid w:val="002C4383"/>
    <w:rsid w:val="002C4A08"/>
    <w:rsid w:val="002C5367"/>
    <w:rsid w:val="002C5F43"/>
    <w:rsid w:val="002C7504"/>
    <w:rsid w:val="002D046D"/>
    <w:rsid w:val="002D0B54"/>
    <w:rsid w:val="002D1876"/>
    <w:rsid w:val="002D1EA4"/>
    <w:rsid w:val="002D2291"/>
    <w:rsid w:val="002D277E"/>
    <w:rsid w:val="002D2F4B"/>
    <w:rsid w:val="002D492E"/>
    <w:rsid w:val="002D4B73"/>
    <w:rsid w:val="002D58BB"/>
    <w:rsid w:val="002D5982"/>
    <w:rsid w:val="002D6352"/>
    <w:rsid w:val="002D6B44"/>
    <w:rsid w:val="002E06D4"/>
    <w:rsid w:val="002E20FE"/>
    <w:rsid w:val="002E21F3"/>
    <w:rsid w:val="002E2EE7"/>
    <w:rsid w:val="002E49F5"/>
    <w:rsid w:val="002E5449"/>
    <w:rsid w:val="002E54C7"/>
    <w:rsid w:val="002E5E57"/>
    <w:rsid w:val="002E6DD1"/>
    <w:rsid w:val="002E7BA1"/>
    <w:rsid w:val="002E7C22"/>
    <w:rsid w:val="002F027E"/>
    <w:rsid w:val="002F18E4"/>
    <w:rsid w:val="002F2309"/>
    <w:rsid w:val="002F239F"/>
    <w:rsid w:val="002F2B8F"/>
    <w:rsid w:val="002F3DC0"/>
    <w:rsid w:val="002F4FFB"/>
    <w:rsid w:val="002F51D4"/>
    <w:rsid w:val="002F7F4D"/>
    <w:rsid w:val="00301D96"/>
    <w:rsid w:val="003027C8"/>
    <w:rsid w:val="00303AC4"/>
    <w:rsid w:val="003043D6"/>
    <w:rsid w:val="00304FEA"/>
    <w:rsid w:val="00305228"/>
    <w:rsid w:val="00305797"/>
    <w:rsid w:val="00305B03"/>
    <w:rsid w:val="0030664D"/>
    <w:rsid w:val="00306F20"/>
    <w:rsid w:val="003076FF"/>
    <w:rsid w:val="00307AF0"/>
    <w:rsid w:val="00307DDD"/>
    <w:rsid w:val="00310423"/>
    <w:rsid w:val="00310472"/>
    <w:rsid w:val="00310B2C"/>
    <w:rsid w:val="00311921"/>
    <w:rsid w:val="0031200E"/>
    <w:rsid w:val="0031250C"/>
    <w:rsid w:val="00312CEA"/>
    <w:rsid w:val="0031390E"/>
    <w:rsid w:val="00314D50"/>
    <w:rsid w:val="0031557E"/>
    <w:rsid w:val="00316D1E"/>
    <w:rsid w:val="003201EA"/>
    <w:rsid w:val="00320CBA"/>
    <w:rsid w:val="003211AB"/>
    <w:rsid w:val="003214B1"/>
    <w:rsid w:val="00321AF4"/>
    <w:rsid w:val="00321EC8"/>
    <w:rsid w:val="00321F5B"/>
    <w:rsid w:val="00323083"/>
    <w:rsid w:val="003231F0"/>
    <w:rsid w:val="00323B7F"/>
    <w:rsid w:val="00324D2A"/>
    <w:rsid w:val="00325401"/>
    <w:rsid w:val="00325E66"/>
    <w:rsid w:val="00326385"/>
    <w:rsid w:val="00327E82"/>
    <w:rsid w:val="00330F72"/>
    <w:rsid w:val="00331210"/>
    <w:rsid w:val="00331252"/>
    <w:rsid w:val="00331564"/>
    <w:rsid w:val="003333D2"/>
    <w:rsid w:val="0033376A"/>
    <w:rsid w:val="00334208"/>
    <w:rsid w:val="00335048"/>
    <w:rsid w:val="003355BD"/>
    <w:rsid w:val="003371CA"/>
    <w:rsid w:val="00337DCF"/>
    <w:rsid w:val="00340B6D"/>
    <w:rsid w:val="00341F93"/>
    <w:rsid w:val="00342338"/>
    <w:rsid w:val="003426D7"/>
    <w:rsid w:val="00342871"/>
    <w:rsid w:val="0034325A"/>
    <w:rsid w:val="00343C30"/>
    <w:rsid w:val="003443FF"/>
    <w:rsid w:val="00344540"/>
    <w:rsid w:val="00344E30"/>
    <w:rsid w:val="00344EDE"/>
    <w:rsid w:val="003453B7"/>
    <w:rsid w:val="003463E2"/>
    <w:rsid w:val="00346723"/>
    <w:rsid w:val="0034687D"/>
    <w:rsid w:val="00351205"/>
    <w:rsid w:val="0035175B"/>
    <w:rsid w:val="003522AE"/>
    <w:rsid w:val="00352880"/>
    <w:rsid w:val="00352B32"/>
    <w:rsid w:val="003534FD"/>
    <w:rsid w:val="003535E8"/>
    <w:rsid w:val="00353C0B"/>
    <w:rsid w:val="00354BA9"/>
    <w:rsid w:val="003559F2"/>
    <w:rsid w:val="00355D9D"/>
    <w:rsid w:val="00355ED6"/>
    <w:rsid w:val="00356CEF"/>
    <w:rsid w:val="00356F49"/>
    <w:rsid w:val="00357233"/>
    <w:rsid w:val="003604D6"/>
    <w:rsid w:val="00361933"/>
    <w:rsid w:val="00362443"/>
    <w:rsid w:val="003627B5"/>
    <w:rsid w:val="003635E0"/>
    <w:rsid w:val="00363909"/>
    <w:rsid w:val="00363E40"/>
    <w:rsid w:val="00364D86"/>
    <w:rsid w:val="0036523A"/>
    <w:rsid w:val="00366451"/>
    <w:rsid w:val="00366A89"/>
    <w:rsid w:val="00366E43"/>
    <w:rsid w:val="00367572"/>
    <w:rsid w:val="003703A4"/>
    <w:rsid w:val="00371CE4"/>
    <w:rsid w:val="00372B3C"/>
    <w:rsid w:val="00374718"/>
    <w:rsid w:val="003749CF"/>
    <w:rsid w:val="00375741"/>
    <w:rsid w:val="00376370"/>
    <w:rsid w:val="00377364"/>
    <w:rsid w:val="00377E62"/>
    <w:rsid w:val="00380A93"/>
    <w:rsid w:val="00383087"/>
    <w:rsid w:val="003831B3"/>
    <w:rsid w:val="00383CF8"/>
    <w:rsid w:val="003856AE"/>
    <w:rsid w:val="0038572D"/>
    <w:rsid w:val="00386C9D"/>
    <w:rsid w:val="00387471"/>
    <w:rsid w:val="00387569"/>
    <w:rsid w:val="00387972"/>
    <w:rsid w:val="00387F4D"/>
    <w:rsid w:val="00390F0A"/>
    <w:rsid w:val="00392024"/>
    <w:rsid w:val="00392898"/>
    <w:rsid w:val="0039523A"/>
    <w:rsid w:val="003956C9"/>
    <w:rsid w:val="00396150"/>
    <w:rsid w:val="00396349"/>
    <w:rsid w:val="00396376"/>
    <w:rsid w:val="00396E89"/>
    <w:rsid w:val="003970CA"/>
    <w:rsid w:val="00397F41"/>
    <w:rsid w:val="003A2A12"/>
    <w:rsid w:val="003A2B7D"/>
    <w:rsid w:val="003A2C52"/>
    <w:rsid w:val="003A2DDA"/>
    <w:rsid w:val="003A313F"/>
    <w:rsid w:val="003A31CB"/>
    <w:rsid w:val="003A35D8"/>
    <w:rsid w:val="003A40C4"/>
    <w:rsid w:val="003A45B9"/>
    <w:rsid w:val="003A4A75"/>
    <w:rsid w:val="003A6D2E"/>
    <w:rsid w:val="003A786B"/>
    <w:rsid w:val="003A7A4E"/>
    <w:rsid w:val="003A7F5B"/>
    <w:rsid w:val="003B06E9"/>
    <w:rsid w:val="003B1518"/>
    <w:rsid w:val="003B2721"/>
    <w:rsid w:val="003B46C8"/>
    <w:rsid w:val="003B4A19"/>
    <w:rsid w:val="003B5666"/>
    <w:rsid w:val="003B647A"/>
    <w:rsid w:val="003B70BA"/>
    <w:rsid w:val="003B730B"/>
    <w:rsid w:val="003B75AB"/>
    <w:rsid w:val="003B7E9A"/>
    <w:rsid w:val="003C0184"/>
    <w:rsid w:val="003C048D"/>
    <w:rsid w:val="003C067E"/>
    <w:rsid w:val="003C137A"/>
    <w:rsid w:val="003C164C"/>
    <w:rsid w:val="003C1DE6"/>
    <w:rsid w:val="003C1E7F"/>
    <w:rsid w:val="003C2007"/>
    <w:rsid w:val="003C44EB"/>
    <w:rsid w:val="003C4BCB"/>
    <w:rsid w:val="003C50B3"/>
    <w:rsid w:val="003C5BEE"/>
    <w:rsid w:val="003C63F9"/>
    <w:rsid w:val="003C6681"/>
    <w:rsid w:val="003C784D"/>
    <w:rsid w:val="003D0FEC"/>
    <w:rsid w:val="003D17AA"/>
    <w:rsid w:val="003D2739"/>
    <w:rsid w:val="003D2AC4"/>
    <w:rsid w:val="003D2B71"/>
    <w:rsid w:val="003D3129"/>
    <w:rsid w:val="003D331F"/>
    <w:rsid w:val="003D5D13"/>
    <w:rsid w:val="003D6DDA"/>
    <w:rsid w:val="003E0722"/>
    <w:rsid w:val="003E1216"/>
    <w:rsid w:val="003E17F0"/>
    <w:rsid w:val="003E1940"/>
    <w:rsid w:val="003E1BB7"/>
    <w:rsid w:val="003E36BD"/>
    <w:rsid w:val="003E3848"/>
    <w:rsid w:val="003E39B6"/>
    <w:rsid w:val="003E4C51"/>
    <w:rsid w:val="003E4F19"/>
    <w:rsid w:val="003E5771"/>
    <w:rsid w:val="003E5ABC"/>
    <w:rsid w:val="003E5FE0"/>
    <w:rsid w:val="003E6D0C"/>
    <w:rsid w:val="003E7084"/>
    <w:rsid w:val="003F0A48"/>
    <w:rsid w:val="003F0EDC"/>
    <w:rsid w:val="003F14E5"/>
    <w:rsid w:val="003F48A7"/>
    <w:rsid w:val="003F52EE"/>
    <w:rsid w:val="003F58FA"/>
    <w:rsid w:val="003F6220"/>
    <w:rsid w:val="003F7AC0"/>
    <w:rsid w:val="00400C5C"/>
    <w:rsid w:val="004028B9"/>
    <w:rsid w:val="00403359"/>
    <w:rsid w:val="004036B6"/>
    <w:rsid w:val="00403901"/>
    <w:rsid w:val="0040436D"/>
    <w:rsid w:val="00404600"/>
    <w:rsid w:val="00406D82"/>
    <w:rsid w:val="00406EA8"/>
    <w:rsid w:val="00410543"/>
    <w:rsid w:val="00412281"/>
    <w:rsid w:val="00412ED4"/>
    <w:rsid w:val="00413D4E"/>
    <w:rsid w:val="00414F94"/>
    <w:rsid w:val="004155DB"/>
    <w:rsid w:val="0041623F"/>
    <w:rsid w:val="00416938"/>
    <w:rsid w:val="00416D3F"/>
    <w:rsid w:val="004173CC"/>
    <w:rsid w:val="0042179E"/>
    <w:rsid w:val="004217AF"/>
    <w:rsid w:val="00421E75"/>
    <w:rsid w:val="004231ED"/>
    <w:rsid w:val="0042356B"/>
    <w:rsid w:val="00423640"/>
    <w:rsid w:val="00424230"/>
    <w:rsid w:val="004243D2"/>
    <w:rsid w:val="00424610"/>
    <w:rsid w:val="00424F06"/>
    <w:rsid w:val="004269D9"/>
    <w:rsid w:val="00426B8E"/>
    <w:rsid w:val="00427E81"/>
    <w:rsid w:val="00427F61"/>
    <w:rsid w:val="0043017A"/>
    <w:rsid w:val="004313F2"/>
    <w:rsid w:val="00431D76"/>
    <w:rsid w:val="00432731"/>
    <w:rsid w:val="00432E2C"/>
    <w:rsid w:val="00434B5E"/>
    <w:rsid w:val="00435514"/>
    <w:rsid w:val="004357E7"/>
    <w:rsid w:val="00436BE4"/>
    <w:rsid w:val="004376CC"/>
    <w:rsid w:val="00440A57"/>
    <w:rsid w:val="00440AA4"/>
    <w:rsid w:val="00442C65"/>
    <w:rsid w:val="00442D80"/>
    <w:rsid w:val="00442FFA"/>
    <w:rsid w:val="00443AB8"/>
    <w:rsid w:val="00444BFD"/>
    <w:rsid w:val="00444F0F"/>
    <w:rsid w:val="00445281"/>
    <w:rsid w:val="00445358"/>
    <w:rsid w:val="00445FCD"/>
    <w:rsid w:val="00446BC4"/>
    <w:rsid w:val="00446E85"/>
    <w:rsid w:val="004500EC"/>
    <w:rsid w:val="00450497"/>
    <w:rsid w:val="00450876"/>
    <w:rsid w:val="00450986"/>
    <w:rsid w:val="0045132A"/>
    <w:rsid w:val="0045180F"/>
    <w:rsid w:val="0045225C"/>
    <w:rsid w:val="00452571"/>
    <w:rsid w:val="00453166"/>
    <w:rsid w:val="0045323A"/>
    <w:rsid w:val="00453616"/>
    <w:rsid w:val="00453F58"/>
    <w:rsid w:val="004542C8"/>
    <w:rsid w:val="00455670"/>
    <w:rsid w:val="004556BA"/>
    <w:rsid w:val="0045611B"/>
    <w:rsid w:val="00456164"/>
    <w:rsid w:val="0045681C"/>
    <w:rsid w:val="00456FF6"/>
    <w:rsid w:val="00457CFD"/>
    <w:rsid w:val="0046038C"/>
    <w:rsid w:val="0046121E"/>
    <w:rsid w:val="00461299"/>
    <w:rsid w:val="00463638"/>
    <w:rsid w:val="00463BC5"/>
    <w:rsid w:val="00464F23"/>
    <w:rsid w:val="00466BCD"/>
    <w:rsid w:val="00466C02"/>
    <w:rsid w:val="00466F5B"/>
    <w:rsid w:val="00467AFC"/>
    <w:rsid w:val="00470725"/>
    <w:rsid w:val="00470B61"/>
    <w:rsid w:val="00470C96"/>
    <w:rsid w:val="0047304F"/>
    <w:rsid w:val="00473363"/>
    <w:rsid w:val="00473C49"/>
    <w:rsid w:val="0047582C"/>
    <w:rsid w:val="00476C78"/>
    <w:rsid w:val="004770D3"/>
    <w:rsid w:val="0047716D"/>
    <w:rsid w:val="00477A8E"/>
    <w:rsid w:val="0048005B"/>
    <w:rsid w:val="00480391"/>
    <w:rsid w:val="00481F84"/>
    <w:rsid w:val="0048255D"/>
    <w:rsid w:val="00482D7C"/>
    <w:rsid w:val="00485367"/>
    <w:rsid w:val="0048576D"/>
    <w:rsid w:val="00485EA2"/>
    <w:rsid w:val="0048672F"/>
    <w:rsid w:val="00486CCA"/>
    <w:rsid w:val="00486DEE"/>
    <w:rsid w:val="00487FA4"/>
    <w:rsid w:val="004904A1"/>
    <w:rsid w:val="004905C4"/>
    <w:rsid w:val="00490B22"/>
    <w:rsid w:val="0049140E"/>
    <w:rsid w:val="0049164B"/>
    <w:rsid w:val="00491BE3"/>
    <w:rsid w:val="004920BD"/>
    <w:rsid w:val="00493DB8"/>
    <w:rsid w:val="0049495C"/>
    <w:rsid w:val="00494ADB"/>
    <w:rsid w:val="00494E8A"/>
    <w:rsid w:val="00496657"/>
    <w:rsid w:val="00496BDC"/>
    <w:rsid w:val="00497EF6"/>
    <w:rsid w:val="004A06C5"/>
    <w:rsid w:val="004A0D50"/>
    <w:rsid w:val="004A1078"/>
    <w:rsid w:val="004A32DD"/>
    <w:rsid w:val="004A3680"/>
    <w:rsid w:val="004A5EA5"/>
    <w:rsid w:val="004A6394"/>
    <w:rsid w:val="004A6779"/>
    <w:rsid w:val="004A717C"/>
    <w:rsid w:val="004A7383"/>
    <w:rsid w:val="004B1088"/>
    <w:rsid w:val="004B1292"/>
    <w:rsid w:val="004B1DE0"/>
    <w:rsid w:val="004B1E24"/>
    <w:rsid w:val="004B350E"/>
    <w:rsid w:val="004B3FF6"/>
    <w:rsid w:val="004B430B"/>
    <w:rsid w:val="004B5E07"/>
    <w:rsid w:val="004B5E3D"/>
    <w:rsid w:val="004B6601"/>
    <w:rsid w:val="004B6B8F"/>
    <w:rsid w:val="004B7511"/>
    <w:rsid w:val="004C08BE"/>
    <w:rsid w:val="004C0B51"/>
    <w:rsid w:val="004C0BEF"/>
    <w:rsid w:val="004C10FA"/>
    <w:rsid w:val="004C33A2"/>
    <w:rsid w:val="004C4D98"/>
    <w:rsid w:val="004C59F9"/>
    <w:rsid w:val="004C5AC8"/>
    <w:rsid w:val="004C64D4"/>
    <w:rsid w:val="004C68F0"/>
    <w:rsid w:val="004C6FB4"/>
    <w:rsid w:val="004C7807"/>
    <w:rsid w:val="004D0724"/>
    <w:rsid w:val="004D0C07"/>
    <w:rsid w:val="004D21A9"/>
    <w:rsid w:val="004D260A"/>
    <w:rsid w:val="004D4C96"/>
    <w:rsid w:val="004D695D"/>
    <w:rsid w:val="004D7153"/>
    <w:rsid w:val="004D72B7"/>
    <w:rsid w:val="004D760D"/>
    <w:rsid w:val="004D7796"/>
    <w:rsid w:val="004D7DE2"/>
    <w:rsid w:val="004E0E13"/>
    <w:rsid w:val="004E1CDB"/>
    <w:rsid w:val="004E1D53"/>
    <w:rsid w:val="004E2C0F"/>
    <w:rsid w:val="004E4A00"/>
    <w:rsid w:val="004E4B02"/>
    <w:rsid w:val="004E4E24"/>
    <w:rsid w:val="004E515A"/>
    <w:rsid w:val="004E5406"/>
    <w:rsid w:val="004E54DF"/>
    <w:rsid w:val="004E61AF"/>
    <w:rsid w:val="004E68ED"/>
    <w:rsid w:val="004E7174"/>
    <w:rsid w:val="004E7C2C"/>
    <w:rsid w:val="004F0005"/>
    <w:rsid w:val="004F1B61"/>
    <w:rsid w:val="004F3BC4"/>
    <w:rsid w:val="004F53E5"/>
    <w:rsid w:val="004F5F50"/>
    <w:rsid w:val="004F61B7"/>
    <w:rsid w:val="004F6FDF"/>
    <w:rsid w:val="004F79A8"/>
    <w:rsid w:val="004F7DAD"/>
    <w:rsid w:val="005019E7"/>
    <w:rsid w:val="00501A91"/>
    <w:rsid w:val="00501D11"/>
    <w:rsid w:val="00503373"/>
    <w:rsid w:val="0050397F"/>
    <w:rsid w:val="00504364"/>
    <w:rsid w:val="00505273"/>
    <w:rsid w:val="00505B54"/>
    <w:rsid w:val="00505FFE"/>
    <w:rsid w:val="00507273"/>
    <w:rsid w:val="00507589"/>
    <w:rsid w:val="005122C4"/>
    <w:rsid w:val="005129B4"/>
    <w:rsid w:val="00512B7B"/>
    <w:rsid w:val="0051375B"/>
    <w:rsid w:val="00513812"/>
    <w:rsid w:val="00513B17"/>
    <w:rsid w:val="005140D4"/>
    <w:rsid w:val="005153C7"/>
    <w:rsid w:val="005156AB"/>
    <w:rsid w:val="005169B8"/>
    <w:rsid w:val="00516AB5"/>
    <w:rsid w:val="00517CB6"/>
    <w:rsid w:val="00517CE1"/>
    <w:rsid w:val="00520743"/>
    <w:rsid w:val="00520FDC"/>
    <w:rsid w:val="00521A5F"/>
    <w:rsid w:val="00521AED"/>
    <w:rsid w:val="005228D3"/>
    <w:rsid w:val="00523380"/>
    <w:rsid w:val="00523511"/>
    <w:rsid w:val="0052365D"/>
    <w:rsid w:val="00525E65"/>
    <w:rsid w:val="005301FE"/>
    <w:rsid w:val="0053045F"/>
    <w:rsid w:val="005309B7"/>
    <w:rsid w:val="0053189D"/>
    <w:rsid w:val="005329C3"/>
    <w:rsid w:val="00532C33"/>
    <w:rsid w:val="00533E98"/>
    <w:rsid w:val="005348D6"/>
    <w:rsid w:val="00536336"/>
    <w:rsid w:val="00536456"/>
    <w:rsid w:val="00540714"/>
    <w:rsid w:val="00540A0B"/>
    <w:rsid w:val="005415F3"/>
    <w:rsid w:val="00542ED7"/>
    <w:rsid w:val="005439A6"/>
    <w:rsid w:val="00544C3F"/>
    <w:rsid w:val="00546023"/>
    <w:rsid w:val="00546380"/>
    <w:rsid w:val="00546E13"/>
    <w:rsid w:val="00547730"/>
    <w:rsid w:val="0054779B"/>
    <w:rsid w:val="00547FC0"/>
    <w:rsid w:val="00550D4A"/>
    <w:rsid w:val="005516CB"/>
    <w:rsid w:val="005524FC"/>
    <w:rsid w:val="005529DD"/>
    <w:rsid w:val="00552DC9"/>
    <w:rsid w:val="005553BE"/>
    <w:rsid w:val="005607CD"/>
    <w:rsid w:val="00562BEA"/>
    <w:rsid w:val="005640A6"/>
    <w:rsid w:val="00564A29"/>
    <w:rsid w:val="00564B19"/>
    <w:rsid w:val="00564FBC"/>
    <w:rsid w:val="00566192"/>
    <w:rsid w:val="0056644F"/>
    <w:rsid w:val="00567204"/>
    <w:rsid w:val="005678B4"/>
    <w:rsid w:val="005678B7"/>
    <w:rsid w:val="005700C9"/>
    <w:rsid w:val="005705A9"/>
    <w:rsid w:val="005705E8"/>
    <w:rsid w:val="00570FAF"/>
    <w:rsid w:val="0057129B"/>
    <w:rsid w:val="00571F49"/>
    <w:rsid w:val="00572864"/>
    <w:rsid w:val="005740D8"/>
    <w:rsid w:val="0057420C"/>
    <w:rsid w:val="00575AA1"/>
    <w:rsid w:val="005763DB"/>
    <w:rsid w:val="0058021A"/>
    <w:rsid w:val="00580526"/>
    <w:rsid w:val="00580A44"/>
    <w:rsid w:val="00581505"/>
    <w:rsid w:val="0058271B"/>
    <w:rsid w:val="00582F1C"/>
    <w:rsid w:val="00583520"/>
    <w:rsid w:val="0058356E"/>
    <w:rsid w:val="0058618A"/>
    <w:rsid w:val="00586FE2"/>
    <w:rsid w:val="00592617"/>
    <w:rsid w:val="00593CD2"/>
    <w:rsid w:val="005946A5"/>
    <w:rsid w:val="005946E5"/>
    <w:rsid w:val="005949C9"/>
    <w:rsid w:val="0059545E"/>
    <w:rsid w:val="005955FE"/>
    <w:rsid w:val="00595885"/>
    <w:rsid w:val="005961CF"/>
    <w:rsid w:val="00596671"/>
    <w:rsid w:val="00596A83"/>
    <w:rsid w:val="005A0120"/>
    <w:rsid w:val="005A023A"/>
    <w:rsid w:val="005A04DC"/>
    <w:rsid w:val="005A057D"/>
    <w:rsid w:val="005A0974"/>
    <w:rsid w:val="005A0D54"/>
    <w:rsid w:val="005A111F"/>
    <w:rsid w:val="005A23FE"/>
    <w:rsid w:val="005A3647"/>
    <w:rsid w:val="005A390A"/>
    <w:rsid w:val="005A3BA0"/>
    <w:rsid w:val="005A3E2C"/>
    <w:rsid w:val="005A489D"/>
    <w:rsid w:val="005A4952"/>
    <w:rsid w:val="005A65F0"/>
    <w:rsid w:val="005A7A32"/>
    <w:rsid w:val="005A7D12"/>
    <w:rsid w:val="005B20A1"/>
    <w:rsid w:val="005B228D"/>
    <w:rsid w:val="005B2422"/>
    <w:rsid w:val="005B2478"/>
    <w:rsid w:val="005B30F7"/>
    <w:rsid w:val="005B3F80"/>
    <w:rsid w:val="005B4878"/>
    <w:rsid w:val="005B4CB2"/>
    <w:rsid w:val="005B4DC0"/>
    <w:rsid w:val="005B5347"/>
    <w:rsid w:val="005B62FA"/>
    <w:rsid w:val="005B65EA"/>
    <w:rsid w:val="005B689D"/>
    <w:rsid w:val="005B7803"/>
    <w:rsid w:val="005C01CF"/>
    <w:rsid w:val="005C0512"/>
    <w:rsid w:val="005C0775"/>
    <w:rsid w:val="005C16E8"/>
    <w:rsid w:val="005C1EA9"/>
    <w:rsid w:val="005C27D8"/>
    <w:rsid w:val="005C3357"/>
    <w:rsid w:val="005C3E9D"/>
    <w:rsid w:val="005C4E31"/>
    <w:rsid w:val="005C5CB9"/>
    <w:rsid w:val="005C5D01"/>
    <w:rsid w:val="005C7497"/>
    <w:rsid w:val="005C7541"/>
    <w:rsid w:val="005C7834"/>
    <w:rsid w:val="005D08A7"/>
    <w:rsid w:val="005D151F"/>
    <w:rsid w:val="005D1627"/>
    <w:rsid w:val="005D3779"/>
    <w:rsid w:val="005D426B"/>
    <w:rsid w:val="005D538C"/>
    <w:rsid w:val="005D5523"/>
    <w:rsid w:val="005D5778"/>
    <w:rsid w:val="005D5960"/>
    <w:rsid w:val="005D5B3A"/>
    <w:rsid w:val="005D5C94"/>
    <w:rsid w:val="005D6090"/>
    <w:rsid w:val="005D69EC"/>
    <w:rsid w:val="005D7BEE"/>
    <w:rsid w:val="005E034F"/>
    <w:rsid w:val="005E0481"/>
    <w:rsid w:val="005E07B2"/>
    <w:rsid w:val="005E0A70"/>
    <w:rsid w:val="005E0B88"/>
    <w:rsid w:val="005E14B9"/>
    <w:rsid w:val="005E1C14"/>
    <w:rsid w:val="005E2480"/>
    <w:rsid w:val="005E2AE6"/>
    <w:rsid w:val="005E35F3"/>
    <w:rsid w:val="005E3743"/>
    <w:rsid w:val="005E400D"/>
    <w:rsid w:val="005E4185"/>
    <w:rsid w:val="005E5FE8"/>
    <w:rsid w:val="005E5FF6"/>
    <w:rsid w:val="005E63CC"/>
    <w:rsid w:val="005E698D"/>
    <w:rsid w:val="005E6EE3"/>
    <w:rsid w:val="005E79E3"/>
    <w:rsid w:val="005F09F1"/>
    <w:rsid w:val="005F202B"/>
    <w:rsid w:val="005F259A"/>
    <w:rsid w:val="005F359B"/>
    <w:rsid w:val="005F3737"/>
    <w:rsid w:val="005F43A7"/>
    <w:rsid w:val="005F44B8"/>
    <w:rsid w:val="005F602A"/>
    <w:rsid w:val="005F645A"/>
    <w:rsid w:val="005F6ED5"/>
    <w:rsid w:val="005F709A"/>
    <w:rsid w:val="005F735B"/>
    <w:rsid w:val="0060088E"/>
    <w:rsid w:val="0060094B"/>
    <w:rsid w:val="00600F8F"/>
    <w:rsid w:val="00600FC3"/>
    <w:rsid w:val="00603945"/>
    <w:rsid w:val="00603AE6"/>
    <w:rsid w:val="00603DA6"/>
    <w:rsid w:val="00603ED4"/>
    <w:rsid w:val="00604665"/>
    <w:rsid w:val="00606DA9"/>
    <w:rsid w:val="00607E69"/>
    <w:rsid w:val="00611058"/>
    <w:rsid w:val="006118D1"/>
    <w:rsid w:val="00612B54"/>
    <w:rsid w:val="00613160"/>
    <w:rsid w:val="006139F8"/>
    <w:rsid w:val="00613CC7"/>
    <w:rsid w:val="00613FC6"/>
    <w:rsid w:val="00614738"/>
    <w:rsid w:val="006149B4"/>
    <w:rsid w:val="00615CB0"/>
    <w:rsid w:val="00616D20"/>
    <w:rsid w:val="00617DDD"/>
    <w:rsid w:val="006201CD"/>
    <w:rsid w:val="006201F5"/>
    <w:rsid w:val="00620D93"/>
    <w:rsid w:val="00620DBA"/>
    <w:rsid w:val="0062105D"/>
    <w:rsid w:val="0062122C"/>
    <w:rsid w:val="0062138C"/>
    <w:rsid w:val="00621A87"/>
    <w:rsid w:val="00621F9C"/>
    <w:rsid w:val="0062234A"/>
    <w:rsid w:val="006235EF"/>
    <w:rsid w:val="00623C00"/>
    <w:rsid w:val="0062464D"/>
    <w:rsid w:val="0062510F"/>
    <w:rsid w:val="0062576D"/>
    <w:rsid w:val="00625788"/>
    <w:rsid w:val="00626772"/>
    <w:rsid w:val="00627F2F"/>
    <w:rsid w:val="0063277E"/>
    <w:rsid w:val="006333D0"/>
    <w:rsid w:val="00633C84"/>
    <w:rsid w:val="006340A5"/>
    <w:rsid w:val="006344CA"/>
    <w:rsid w:val="00634CCF"/>
    <w:rsid w:val="00634E51"/>
    <w:rsid w:val="006366FF"/>
    <w:rsid w:val="00637216"/>
    <w:rsid w:val="0064117C"/>
    <w:rsid w:val="00641F78"/>
    <w:rsid w:val="00641FAE"/>
    <w:rsid w:val="00642683"/>
    <w:rsid w:val="006426D5"/>
    <w:rsid w:val="006426E3"/>
    <w:rsid w:val="006430A2"/>
    <w:rsid w:val="0064451D"/>
    <w:rsid w:val="00645295"/>
    <w:rsid w:val="00645B65"/>
    <w:rsid w:val="006466FF"/>
    <w:rsid w:val="00650627"/>
    <w:rsid w:val="006506F4"/>
    <w:rsid w:val="00651B29"/>
    <w:rsid w:val="006521E6"/>
    <w:rsid w:val="00653921"/>
    <w:rsid w:val="00654390"/>
    <w:rsid w:val="00654E2D"/>
    <w:rsid w:val="00655627"/>
    <w:rsid w:val="00656184"/>
    <w:rsid w:val="00656C00"/>
    <w:rsid w:val="00657957"/>
    <w:rsid w:val="00660EF9"/>
    <w:rsid w:val="00661967"/>
    <w:rsid w:val="006623A2"/>
    <w:rsid w:val="0066317D"/>
    <w:rsid w:val="006634C5"/>
    <w:rsid w:val="00663DA0"/>
    <w:rsid w:val="006640A2"/>
    <w:rsid w:val="00666201"/>
    <w:rsid w:val="00666F20"/>
    <w:rsid w:val="00667657"/>
    <w:rsid w:val="0067124E"/>
    <w:rsid w:val="00671B49"/>
    <w:rsid w:val="00672E69"/>
    <w:rsid w:val="00675D64"/>
    <w:rsid w:val="00675F36"/>
    <w:rsid w:val="00676B06"/>
    <w:rsid w:val="006802B7"/>
    <w:rsid w:val="0068063C"/>
    <w:rsid w:val="00682754"/>
    <w:rsid w:val="00683BFA"/>
    <w:rsid w:val="0068458C"/>
    <w:rsid w:val="006849EE"/>
    <w:rsid w:val="00684B5E"/>
    <w:rsid w:val="0068501B"/>
    <w:rsid w:val="00685423"/>
    <w:rsid w:val="00685737"/>
    <w:rsid w:val="00685C53"/>
    <w:rsid w:val="00686A66"/>
    <w:rsid w:val="00686B3D"/>
    <w:rsid w:val="00687C49"/>
    <w:rsid w:val="00687C61"/>
    <w:rsid w:val="00687D4B"/>
    <w:rsid w:val="00687FD6"/>
    <w:rsid w:val="00690A30"/>
    <w:rsid w:val="006914FE"/>
    <w:rsid w:val="00692ACB"/>
    <w:rsid w:val="00693942"/>
    <w:rsid w:val="00693B3F"/>
    <w:rsid w:val="00693B8C"/>
    <w:rsid w:val="0069400F"/>
    <w:rsid w:val="006947AC"/>
    <w:rsid w:val="00694D26"/>
    <w:rsid w:val="0069546C"/>
    <w:rsid w:val="00695745"/>
    <w:rsid w:val="006971BE"/>
    <w:rsid w:val="00697E1A"/>
    <w:rsid w:val="006A03B6"/>
    <w:rsid w:val="006A072E"/>
    <w:rsid w:val="006A0A1A"/>
    <w:rsid w:val="006A0D77"/>
    <w:rsid w:val="006A0DBB"/>
    <w:rsid w:val="006A1E73"/>
    <w:rsid w:val="006A2739"/>
    <w:rsid w:val="006A4761"/>
    <w:rsid w:val="006A4C33"/>
    <w:rsid w:val="006A507A"/>
    <w:rsid w:val="006A569C"/>
    <w:rsid w:val="006A6460"/>
    <w:rsid w:val="006A66BF"/>
    <w:rsid w:val="006A75C9"/>
    <w:rsid w:val="006B062B"/>
    <w:rsid w:val="006B104E"/>
    <w:rsid w:val="006B3E16"/>
    <w:rsid w:val="006B3E5B"/>
    <w:rsid w:val="006B49A8"/>
    <w:rsid w:val="006B5AEA"/>
    <w:rsid w:val="006B61EB"/>
    <w:rsid w:val="006B6383"/>
    <w:rsid w:val="006B640D"/>
    <w:rsid w:val="006B6E0C"/>
    <w:rsid w:val="006B7640"/>
    <w:rsid w:val="006B7B61"/>
    <w:rsid w:val="006C05CA"/>
    <w:rsid w:val="006C10E1"/>
    <w:rsid w:val="006C29EB"/>
    <w:rsid w:val="006C2EBB"/>
    <w:rsid w:val="006C3B23"/>
    <w:rsid w:val="006C3E28"/>
    <w:rsid w:val="006C61F7"/>
    <w:rsid w:val="006C61FA"/>
    <w:rsid w:val="006C636A"/>
    <w:rsid w:val="006C6C5E"/>
    <w:rsid w:val="006C6DC0"/>
    <w:rsid w:val="006C6F87"/>
    <w:rsid w:val="006D0896"/>
    <w:rsid w:val="006D12AC"/>
    <w:rsid w:val="006D12C8"/>
    <w:rsid w:val="006D1328"/>
    <w:rsid w:val="006D16EA"/>
    <w:rsid w:val="006D1F38"/>
    <w:rsid w:val="006D33CE"/>
    <w:rsid w:val="006D352B"/>
    <w:rsid w:val="006D4025"/>
    <w:rsid w:val="006D42B1"/>
    <w:rsid w:val="006D4D81"/>
    <w:rsid w:val="006D4F06"/>
    <w:rsid w:val="006D5080"/>
    <w:rsid w:val="006D53C1"/>
    <w:rsid w:val="006D69BE"/>
    <w:rsid w:val="006D6CF3"/>
    <w:rsid w:val="006D7539"/>
    <w:rsid w:val="006E07F1"/>
    <w:rsid w:val="006E0FEE"/>
    <w:rsid w:val="006E10AC"/>
    <w:rsid w:val="006E1DF6"/>
    <w:rsid w:val="006E1F90"/>
    <w:rsid w:val="006E376D"/>
    <w:rsid w:val="006E4806"/>
    <w:rsid w:val="006E5A74"/>
    <w:rsid w:val="006E5B80"/>
    <w:rsid w:val="006E671D"/>
    <w:rsid w:val="006E7B7B"/>
    <w:rsid w:val="006F01DC"/>
    <w:rsid w:val="006F072F"/>
    <w:rsid w:val="006F0F45"/>
    <w:rsid w:val="006F136C"/>
    <w:rsid w:val="006F1EF7"/>
    <w:rsid w:val="006F2627"/>
    <w:rsid w:val="006F2ABF"/>
    <w:rsid w:val="006F2C27"/>
    <w:rsid w:val="006F3D0B"/>
    <w:rsid w:val="006F4BBB"/>
    <w:rsid w:val="006F5DB3"/>
    <w:rsid w:val="006F6033"/>
    <w:rsid w:val="006F6C25"/>
    <w:rsid w:val="006F76B4"/>
    <w:rsid w:val="007026B8"/>
    <w:rsid w:val="0070391A"/>
    <w:rsid w:val="007042E0"/>
    <w:rsid w:val="00704704"/>
    <w:rsid w:val="007055CD"/>
    <w:rsid w:val="00705A4C"/>
    <w:rsid w:val="0070638C"/>
    <w:rsid w:val="00706486"/>
    <w:rsid w:val="00706C4C"/>
    <w:rsid w:val="00707098"/>
    <w:rsid w:val="00710CEE"/>
    <w:rsid w:val="0071122A"/>
    <w:rsid w:val="007116F7"/>
    <w:rsid w:val="00712F7A"/>
    <w:rsid w:val="00713632"/>
    <w:rsid w:val="00713A83"/>
    <w:rsid w:val="00714F6E"/>
    <w:rsid w:val="00715C64"/>
    <w:rsid w:val="00716333"/>
    <w:rsid w:val="00716869"/>
    <w:rsid w:val="00716BD8"/>
    <w:rsid w:val="0071772B"/>
    <w:rsid w:val="00721810"/>
    <w:rsid w:val="00721DE9"/>
    <w:rsid w:val="00721ECC"/>
    <w:rsid w:val="00722324"/>
    <w:rsid w:val="007225FF"/>
    <w:rsid w:val="007236A0"/>
    <w:rsid w:val="007245AE"/>
    <w:rsid w:val="0072491F"/>
    <w:rsid w:val="00724F81"/>
    <w:rsid w:val="007250EE"/>
    <w:rsid w:val="00725368"/>
    <w:rsid w:val="00725DAD"/>
    <w:rsid w:val="0072748D"/>
    <w:rsid w:val="007277C5"/>
    <w:rsid w:val="00727CC2"/>
    <w:rsid w:val="007300E3"/>
    <w:rsid w:val="007304F3"/>
    <w:rsid w:val="00730C4B"/>
    <w:rsid w:val="00730E58"/>
    <w:rsid w:val="00731C6F"/>
    <w:rsid w:val="00732EC0"/>
    <w:rsid w:val="00733CFD"/>
    <w:rsid w:val="00733FF9"/>
    <w:rsid w:val="007341C6"/>
    <w:rsid w:val="0073420D"/>
    <w:rsid w:val="007345F6"/>
    <w:rsid w:val="00734BDC"/>
    <w:rsid w:val="00735E1B"/>
    <w:rsid w:val="00735FA6"/>
    <w:rsid w:val="007365D9"/>
    <w:rsid w:val="0073731B"/>
    <w:rsid w:val="0074031C"/>
    <w:rsid w:val="007407E8"/>
    <w:rsid w:val="007420AA"/>
    <w:rsid w:val="00742E5E"/>
    <w:rsid w:val="00743042"/>
    <w:rsid w:val="007432E6"/>
    <w:rsid w:val="0074369A"/>
    <w:rsid w:val="00744751"/>
    <w:rsid w:val="00746C3B"/>
    <w:rsid w:val="00746CA2"/>
    <w:rsid w:val="0074776F"/>
    <w:rsid w:val="00747985"/>
    <w:rsid w:val="00751216"/>
    <w:rsid w:val="00752DDA"/>
    <w:rsid w:val="0075334B"/>
    <w:rsid w:val="00753630"/>
    <w:rsid w:val="00753751"/>
    <w:rsid w:val="00754E20"/>
    <w:rsid w:val="007554DF"/>
    <w:rsid w:val="0075776D"/>
    <w:rsid w:val="00757A6F"/>
    <w:rsid w:val="00757B03"/>
    <w:rsid w:val="00760A59"/>
    <w:rsid w:val="00760EE2"/>
    <w:rsid w:val="007613FB"/>
    <w:rsid w:val="00762C3D"/>
    <w:rsid w:val="0076361E"/>
    <w:rsid w:val="0076571C"/>
    <w:rsid w:val="00765B0F"/>
    <w:rsid w:val="00766AE1"/>
    <w:rsid w:val="00767BDD"/>
    <w:rsid w:val="00767F33"/>
    <w:rsid w:val="007705E4"/>
    <w:rsid w:val="00771B06"/>
    <w:rsid w:val="0077214D"/>
    <w:rsid w:val="007722BF"/>
    <w:rsid w:val="00772F8F"/>
    <w:rsid w:val="00774EC0"/>
    <w:rsid w:val="00777456"/>
    <w:rsid w:val="007813B5"/>
    <w:rsid w:val="00781A24"/>
    <w:rsid w:val="00781CD7"/>
    <w:rsid w:val="00782BE1"/>
    <w:rsid w:val="00783452"/>
    <w:rsid w:val="0078400B"/>
    <w:rsid w:val="00784B96"/>
    <w:rsid w:val="007854B3"/>
    <w:rsid w:val="007865D9"/>
    <w:rsid w:val="0078787D"/>
    <w:rsid w:val="00787FA8"/>
    <w:rsid w:val="0079029D"/>
    <w:rsid w:val="00790348"/>
    <w:rsid w:val="00790366"/>
    <w:rsid w:val="00790429"/>
    <w:rsid w:val="007904B1"/>
    <w:rsid w:val="00790EF2"/>
    <w:rsid w:val="00792B4E"/>
    <w:rsid w:val="007949C1"/>
    <w:rsid w:val="00794A11"/>
    <w:rsid w:val="007958E6"/>
    <w:rsid w:val="007960E9"/>
    <w:rsid w:val="00796579"/>
    <w:rsid w:val="0079663B"/>
    <w:rsid w:val="007A0231"/>
    <w:rsid w:val="007A0A4F"/>
    <w:rsid w:val="007A1147"/>
    <w:rsid w:val="007A2117"/>
    <w:rsid w:val="007A286C"/>
    <w:rsid w:val="007A2C23"/>
    <w:rsid w:val="007A4AE8"/>
    <w:rsid w:val="007A4D0D"/>
    <w:rsid w:val="007A551A"/>
    <w:rsid w:val="007A60B9"/>
    <w:rsid w:val="007A6203"/>
    <w:rsid w:val="007A6382"/>
    <w:rsid w:val="007B13D9"/>
    <w:rsid w:val="007B186B"/>
    <w:rsid w:val="007B2016"/>
    <w:rsid w:val="007B2211"/>
    <w:rsid w:val="007B22B6"/>
    <w:rsid w:val="007B3D17"/>
    <w:rsid w:val="007B3EF7"/>
    <w:rsid w:val="007B4F18"/>
    <w:rsid w:val="007B5394"/>
    <w:rsid w:val="007B56E5"/>
    <w:rsid w:val="007B69E4"/>
    <w:rsid w:val="007B7152"/>
    <w:rsid w:val="007C0F11"/>
    <w:rsid w:val="007C203E"/>
    <w:rsid w:val="007C2704"/>
    <w:rsid w:val="007C27A0"/>
    <w:rsid w:val="007C39DD"/>
    <w:rsid w:val="007C3D3B"/>
    <w:rsid w:val="007C4732"/>
    <w:rsid w:val="007C537E"/>
    <w:rsid w:val="007C6007"/>
    <w:rsid w:val="007C6415"/>
    <w:rsid w:val="007C6EDC"/>
    <w:rsid w:val="007C7A3F"/>
    <w:rsid w:val="007D10F2"/>
    <w:rsid w:val="007D2698"/>
    <w:rsid w:val="007D2929"/>
    <w:rsid w:val="007D32B2"/>
    <w:rsid w:val="007D392B"/>
    <w:rsid w:val="007D3C96"/>
    <w:rsid w:val="007D3DF7"/>
    <w:rsid w:val="007D4818"/>
    <w:rsid w:val="007D5272"/>
    <w:rsid w:val="007D5F08"/>
    <w:rsid w:val="007D6A86"/>
    <w:rsid w:val="007D6F32"/>
    <w:rsid w:val="007D77A4"/>
    <w:rsid w:val="007E0225"/>
    <w:rsid w:val="007E03E4"/>
    <w:rsid w:val="007E0913"/>
    <w:rsid w:val="007E0CEC"/>
    <w:rsid w:val="007E12AA"/>
    <w:rsid w:val="007E1F4E"/>
    <w:rsid w:val="007E2078"/>
    <w:rsid w:val="007E406B"/>
    <w:rsid w:val="007E4619"/>
    <w:rsid w:val="007E68FF"/>
    <w:rsid w:val="007E730D"/>
    <w:rsid w:val="007F0293"/>
    <w:rsid w:val="007F0471"/>
    <w:rsid w:val="007F0CBA"/>
    <w:rsid w:val="007F0D7A"/>
    <w:rsid w:val="007F11A3"/>
    <w:rsid w:val="007F15EA"/>
    <w:rsid w:val="007F1E8A"/>
    <w:rsid w:val="007F27F4"/>
    <w:rsid w:val="007F2A5A"/>
    <w:rsid w:val="007F2B31"/>
    <w:rsid w:val="007F403E"/>
    <w:rsid w:val="007F47C4"/>
    <w:rsid w:val="007F5461"/>
    <w:rsid w:val="007F6622"/>
    <w:rsid w:val="007F74A4"/>
    <w:rsid w:val="007F782D"/>
    <w:rsid w:val="00800029"/>
    <w:rsid w:val="0080045C"/>
    <w:rsid w:val="00802859"/>
    <w:rsid w:val="00803AFD"/>
    <w:rsid w:val="00803CCF"/>
    <w:rsid w:val="00803CD9"/>
    <w:rsid w:val="00805605"/>
    <w:rsid w:val="00805C47"/>
    <w:rsid w:val="00805C8E"/>
    <w:rsid w:val="00806C13"/>
    <w:rsid w:val="00807E9C"/>
    <w:rsid w:val="00810CEA"/>
    <w:rsid w:val="00812040"/>
    <w:rsid w:val="00813233"/>
    <w:rsid w:val="00813BB0"/>
    <w:rsid w:val="00813C4B"/>
    <w:rsid w:val="0081654A"/>
    <w:rsid w:val="00816D2F"/>
    <w:rsid w:val="0081772F"/>
    <w:rsid w:val="00820443"/>
    <w:rsid w:val="0082061B"/>
    <w:rsid w:val="00821387"/>
    <w:rsid w:val="00822744"/>
    <w:rsid w:val="0082317D"/>
    <w:rsid w:val="008231A6"/>
    <w:rsid w:val="008233E5"/>
    <w:rsid w:val="00824350"/>
    <w:rsid w:val="00824E30"/>
    <w:rsid w:val="00825325"/>
    <w:rsid w:val="0082598D"/>
    <w:rsid w:val="0082702F"/>
    <w:rsid w:val="00827460"/>
    <w:rsid w:val="00827936"/>
    <w:rsid w:val="00830BC6"/>
    <w:rsid w:val="00830D17"/>
    <w:rsid w:val="00832B86"/>
    <w:rsid w:val="00833271"/>
    <w:rsid w:val="00833DE8"/>
    <w:rsid w:val="00833F47"/>
    <w:rsid w:val="008348C3"/>
    <w:rsid w:val="008355C1"/>
    <w:rsid w:val="008365C5"/>
    <w:rsid w:val="008373B4"/>
    <w:rsid w:val="0083788F"/>
    <w:rsid w:val="008404FD"/>
    <w:rsid w:val="00841520"/>
    <w:rsid w:val="00842D3F"/>
    <w:rsid w:val="00843E22"/>
    <w:rsid w:val="00844CC2"/>
    <w:rsid w:val="008457C3"/>
    <w:rsid w:val="00845969"/>
    <w:rsid w:val="00845AEC"/>
    <w:rsid w:val="00847404"/>
    <w:rsid w:val="00847D37"/>
    <w:rsid w:val="00847EFA"/>
    <w:rsid w:val="0085082F"/>
    <w:rsid w:val="00851B53"/>
    <w:rsid w:val="00852893"/>
    <w:rsid w:val="0085295F"/>
    <w:rsid w:val="00852E5F"/>
    <w:rsid w:val="008530E5"/>
    <w:rsid w:val="00853694"/>
    <w:rsid w:val="00853F46"/>
    <w:rsid w:val="00854199"/>
    <w:rsid w:val="008546E4"/>
    <w:rsid w:val="00854BD6"/>
    <w:rsid w:val="00854CAD"/>
    <w:rsid w:val="00855C16"/>
    <w:rsid w:val="00856C6F"/>
    <w:rsid w:val="00856FA4"/>
    <w:rsid w:val="008572CC"/>
    <w:rsid w:val="00857A01"/>
    <w:rsid w:val="00860209"/>
    <w:rsid w:val="00861574"/>
    <w:rsid w:val="008618A9"/>
    <w:rsid w:val="00863189"/>
    <w:rsid w:val="00863E61"/>
    <w:rsid w:val="00863FE7"/>
    <w:rsid w:val="00864CDD"/>
    <w:rsid w:val="00865A65"/>
    <w:rsid w:val="00866A2E"/>
    <w:rsid w:val="00867590"/>
    <w:rsid w:val="00867D2C"/>
    <w:rsid w:val="0087003F"/>
    <w:rsid w:val="008709F5"/>
    <w:rsid w:val="00871A41"/>
    <w:rsid w:val="00871B12"/>
    <w:rsid w:val="0087222B"/>
    <w:rsid w:val="0087329A"/>
    <w:rsid w:val="00874448"/>
    <w:rsid w:val="008748A8"/>
    <w:rsid w:val="0087502F"/>
    <w:rsid w:val="008755B7"/>
    <w:rsid w:val="00875C25"/>
    <w:rsid w:val="008777E3"/>
    <w:rsid w:val="00877CB2"/>
    <w:rsid w:val="00880279"/>
    <w:rsid w:val="00881466"/>
    <w:rsid w:val="0088179F"/>
    <w:rsid w:val="00882829"/>
    <w:rsid w:val="0088288D"/>
    <w:rsid w:val="0088335A"/>
    <w:rsid w:val="00883539"/>
    <w:rsid w:val="00884095"/>
    <w:rsid w:val="00884CDD"/>
    <w:rsid w:val="00885A7A"/>
    <w:rsid w:val="0088637F"/>
    <w:rsid w:val="00886D76"/>
    <w:rsid w:val="008871D0"/>
    <w:rsid w:val="00887349"/>
    <w:rsid w:val="008876F6"/>
    <w:rsid w:val="008877C2"/>
    <w:rsid w:val="0088785D"/>
    <w:rsid w:val="008878C1"/>
    <w:rsid w:val="0088794D"/>
    <w:rsid w:val="00887959"/>
    <w:rsid w:val="00887BF3"/>
    <w:rsid w:val="00891A4E"/>
    <w:rsid w:val="00891AB4"/>
    <w:rsid w:val="00891B08"/>
    <w:rsid w:val="00891BC7"/>
    <w:rsid w:val="00893341"/>
    <w:rsid w:val="008933D2"/>
    <w:rsid w:val="008934C6"/>
    <w:rsid w:val="00893861"/>
    <w:rsid w:val="00893AFF"/>
    <w:rsid w:val="00894B70"/>
    <w:rsid w:val="00895862"/>
    <w:rsid w:val="00895F63"/>
    <w:rsid w:val="00896A33"/>
    <w:rsid w:val="00896FDE"/>
    <w:rsid w:val="00897232"/>
    <w:rsid w:val="008977A0"/>
    <w:rsid w:val="008A042C"/>
    <w:rsid w:val="008A0958"/>
    <w:rsid w:val="008A159C"/>
    <w:rsid w:val="008A2478"/>
    <w:rsid w:val="008A26B6"/>
    <w:rsid w:val="008A2AF8"/>
    <w:rsid w:val="008A34AF"/>
    <w:rsid w:val="008A396D"/>
    <w:rsid w:val="008A3CA3"/>
    <w:rsid w:val="008A572B"/>
    <w:rsid w:val="008A6A5B"/>
    <w:rsid w:val="008A6BE5"/>
    <w:rsid w:val="008B0A07"/>
    <w:rsid w:val="008B0A9A"/>
    <w:rsid w:val="008B0D8C"/>
    <w:rsid w:val="008B0F76"/>
    <w:rsid w:val="008B1072"/>
    <w:rsid w:val="008B11BB"/>
    <w:rsid w:val="008B230E"/>
    <w:rsid w:val="008B3E11"/>
    <w:rsid w:val="008B3F1F"/>
    <w:rsid w:val="008B48B6"/>
    <w:rsid w:val="008B4A21"/>
    <w:rsid w:val="008B54A2"/>
    <w:rsid w:val="008B5CCB"/>
    <w:rsid w:val="008B61CE"/>
    <w:rsid w:val="008B6ADC"/>
    <w:rsid w:val="008B7115"/>
    <w:rsid w:val="008B77FF"/>
    <w:rsid w:val="008C04C2"/>
    <w:rsid w:val="008C0B54"/>
    <w:rsid w:val="008C1030"/>
    <w:rsid w:val="008C1495"/>
    <w:rsid w:val="008C1FB8"/>
    <w:rsid w:val="008C3CFE"/>
    <w:rsid w:val="008C41F3"/>
    <w:rsid w:val="008C565E"/>
    <w:rsid w:val="008C5E2A"/>
    <w:rsid w:val="008C6108"/>
    <w:rsid w:val="008C685D"/>
    <w:rsid w:val="008C6DE1"/>
    <w:rsid w:val="008C6F75"/>
    <w:rsid w:val="008C7244"/>
    <w:rsid w:val="008C7758"/>
    <w:rsid w:val="008C7FAE"/>
    <w:rsid w:val="008D095D"/>
    <w:rsid w:val="008D4B0A"/>
    <w:rsid w:val="008D4D49"/>
    <w:rsid w:val="008D5753"/>
    <w:rsid w:val="008D5790"/>
    <w:rsid w:val="008D5B62"/>
    <w:rsid w:val="008D5FCE"/>
    <w:rsid w:val="008D66C0"/>
    <w:rsid w:val="008D69C5"/>
    <w:rsid w:val="008D6CF2"/>
    <w:rsid w:val="008D715C"/>
    <w:rsid w:val="008D7404"/>
    <w:rsid w:val="008D7FBF"/>
    <w:rsid w:val="008E0AD9"/>
    <w:rsid w:val="008E191A"/>
    <w:rsid w:val="008E1C7F"/>
    <w:rsid w:val="008E1F0F"/>
    <w:rsid w:val="008E2BE5"/>
    <w:rsid w:val="008E2DAB"/>
    <w:rsid w:val="008E333C"/>
    <w:rsid w:val="008E5331"/>
    <w:rsid w:val="008F0305"/>
    <w:rsid w:val="008F0B90"/>
    <w:rsid w:val="008F0CF0"/>
    <w:rsid w:val="008F2657"/>
    <w:rsid w:val="008F2F1B"/>
    <w:rsid w:val="008F3059"/>
    <w:rsid w:val="008F3228"/>
    <w:rsid w:val="008F3E34"/>
    <w:rsid w:val="008F44DE"/>
    <w:rsid w:val="008F4529"/>
    <w:rsid w:val="008F496D"/>
    <w:rsid w:val="008F498C"/>
    <w:rsid w:val="008F4E2C"/>
    <w:rsid w:val="008F4FDC"/>
    <w:rsid w:val="008F658A"/>
    <w:rsid w:val="008F6F60"/>
    <w:rsid w:val="008F70AD"/>
    <w:rsid w:val="008F70C4"/>
    <w:rsid w:val="00900A07"/>
    <w:rsid w:val="00900D21"/>
    <w:rsid w:val="009022BF"/>
    <w:rsid w:val="00902DE1"/>
    <w:rsid w:val="009035EB"/>
    <w:rsid w:val="00903B48"/>
    <w:rsid w:val="00904242"/>
    <w:rsid w:val="00906388"/>
    <w:rsid w:val="00911CD9"/>
    <w:rsid w:val="00911F5D"/>
    <w:rsid w:val="009122F0"/>
    <w:rsid w:val="00912B71"/>
    <w:rsid w:val="009137AD"/>
    <w:rsid w:val="00913AF9"/>
    <w:rsid w:val="009142F0"/>
    <w:rsid w:val="00914933"/>
    <w:rsid w:val="0091568F"/>
    <w:rsid w:val="00915FF9"/>
    <w:rsid w:val="009160F7"/>
    <w:rsid w:val="0091621C"/>
    <w:rsid w:val="00916DAD"/>
    <w:rsid w:val="009173E1"/>
    <w:rsid w:val="0091757D"/>
    <w:rsid w:val="00920001"/>
    <w:rsid w:val="009216B2"/>
    <w:rsid w:val="009222AB"/>
    <w:rsid w:val="00923E97"/>
    <w:rsid w:val="00925229"/>
    <w:rsid w:val="00925770"/>
    <w:rsid w:val="0092701A"/>
    <w:rsid w:val="0092732E"/>
    <w:rsid w:val="00927765"/>
    <w:rsid w:val="00931632"/>
    <w:rsid w:val="00932C92"/>
    <w:rsid w:val="00932DEA"/>
    <w:rsid w:val="00933DA1"/>
    <w:rsid w:val="00933E9D"/>
    <w:rsid w:val="009358B0"/>
    <w:rsid w:val="00935BA1"/>
    <w:rsid w:val="009369CE"/>
    <w:rsid w:val="009373EF"/>
    <w:rsid w:val="0093783D"/>
    <w:rsid w:val="00937DC7"/>
    <w:rsid w:val="00941F5B"/>
    <w:rsid w:val="009428C7"/>
    <w:rsid w:val="009432FC"/>
    <w:rsid w:val="009435C7"/>
    <w:rsid w:val="00943669"/>
    <w:rsid w:val="00944F87"/>
    <w:rsid w:val="009451AC"/>
    <w:rsid w:val="009451B9"/>
    <w:rsid w:val="00945369"/>
    <w:rsid w:val="009454E4"/>
    <w:rsid w:val="00946069"/>
    <w:rsid w:val="00947F45"/>
    <w:rsid w:val="00950160"/>
    <w:rsid w:val="00952DB0"/>
    <w:rsid w:val="00953840"/>
    <w:rsid w:val="0095397D"/>
    <w:rsid w:val="0095433E"/>
    <w:rsid w:val="00954FA9"/>
    <w:rsid w:val="00955587"/>
    <w:rsid w:val="009563D9"/>
    <w:rsid w:val="00956912"/>
    <w:rsid w:val="0095699D"/>
    <w:rsid w:val="00956C38"/>
    <w:rsid w:val="00957921"/>
    <w:rsid w:val="00960A4D"/>
    <w:rsid w:val="00960B25"/>
    <w:rsid w:val="0096127F"/>
    <w:rsid w:val="00961423"/>
    <w:rsid w:val="00961F4A"/>
    <w:rsid w:val="009623C9"/>
    <w:rsid w:val="00963345"/>
    <w:rsid w:val="00964978"/>
    <w:rsid w:val="009650FC"/>
    <w:rsid w:val="00965510"/>
    <w:rsid w:val="00965A3D"/>
    <w:rsid w:val="0096683A"/>
    <w:rsid w:val="00966C1A"/>
    <w:rsid w:val="00966D5F"/>
    <w:rsid w:val="00966E87"/>
    <w:rsid w:val="00967233"/>
    <w:rsid w:val="0096746D"/>
    <w:rsid w:val="0096750B"/>
    <w:rsid w:val="00970371"/>
    <w:rsid w:val="00970F5A"/>
    <w:rsid w:val="0097213E"/>
    <w:rsid w:val="00972CC4"/>
    <w:rsid w:val="00972F2A"/>
    <w:rsid w:val="00972F61"/>
    <w:rsid w:val="009730A7"/>
    <w:rsid w:val="00973B0F"/>
    <w:rsid w:val="00974243"/>
    <w:rsid w:val="00974488"/>
    <w:rsid w:val="009755E9"/>
    <w:rsid w:val="00977894"/>
    <w:rsid w:val="00977936"/>
    <w:rsid w:val="00980B3D"/>
    <w:rsid w:val="009830F4"/>
    <w:rsid w:val="009834A8"/>
    <w:rsid w:val="00984240"/>
    <w:rsid w:val="00985CA6"/>
    <w:rsid w:val="00987829"/>
    <w:rsid w:val="00990F55"/>
    <w:rsid w:val="00992017"/>
    <w:rsid w:val="009925EA"/>
    <w:rsid w:val="009927CE"/>
    <w:rsid w:val="009936E2"/>
    <w:rsid w:val="00994252"/>
    <w:rsid w:val="0099475E"/>
    <w:rsid w:val="0099546A"/>
    <w:rsid w:val="00995B07"/>
    <w:rsid w:val="0099608B"/>
    <w:rsid w:val="00997115"/>
    <w:rsid w:val="009974D0"/>
    <w:rsid w:val="009A0030"/>
    <w:rsid w:val="009A0D25"/>
    <w:rsid w:val="009A1E67"/>
    <w:rsid w:val="009A1F0D"/>
    <w:rsid w:val="009A22C3"/>
    <w:rsid w:val="009A2619"/>
    <w:rsid w:val="009A2D13"/>
    <w:rsid w:val="009A42EF"/>
    <w:rsid w:val="009A47B9"/>
    <w:rsid w:val="009A556D"/>
    <w:rsid w:val="009A5C7D"/>
    <w:rsid w:val="009A7C04"/>
    <w:rsid w:val="009A7DC6"/>
    <w:rsid w:val="009B0638"/>
    <w:rsid w:val="009B078C"/>
    <w:rsid w:val="009B0CC5"/>
    <w:rsid w:val="009B1045"/>
    <w:rsid w:val="009B10D6"/>
    <w:rsid w:val="009B1472"/>
    <w:rsid w:val="009B18F4"/>
    <w:rsid w:val="009B1EF1"/>
    <w:rsid w:val="009B223F"/>
    <w:rsid w:val="009B24E9"/>
    <w:rsid w:val="009B2A5B"/>
    <w:rsid w:val="009B3013"/>
    <w:rsid w:val="009B3F75"/>
    <w:rsid w:val="009B4BB4"/>
    <w:rsid w:val="009B4C19"/>
    <w:rsid w:val="009B518D"/>
    <w:rsid w:val="009B528D"/>
    <w:rsid w:val="009B60F2"/>
    <w:rsid w:val="009B6A90"/>
    <w:rsid w:val="009B7350"/>
    <w:rsid w:val="009B7A92"/>
    <w:rsid w:val="009B7D66"/>
    <w:rsid w:val="009C0296"/>
    <w:rsid w:val="009C0569"/>
    <w:rsid w:val="009C09CF"/>
    <w:rsid w:val="009C0D5D"/>
    <w:rsid w:val="009C1802"/>
    <w:rsid w:val="009C1FEF"/>
    <w:rsid w:val="009C2B56"/>
    <w:rsid w:val="009C3318"/>
    <w:rsid w:val="009C519F"/>
    <w:rsid w:val="009C5BD0"/>
    <w:rsid w:val="009C5F75"/>
    <w:rsid w:val="009C6C3F"/>
    <w:rsid w:val="009D023B"/>
    <w:rsid w:val="009D30FA"/>
    <w:rsid w:val="009D3E64"/>
    <w:rsid w:val="009D4BA2"/>
    <w:rsid w:val="009D5F96"/>
    <w:rsid w:val="009D628D"/>
    <w:rsid w:val="009D65D0"/>
    <w:rsid w:val="009D67AF"/>
    <w:rsid w:val="009D7728"/>
    <w:rsid w:val="009D7767"/>
    <w:rsid w:val="009D7E91"/>
    <w:rsid w:val="009D7F81"/>
    <w:rsid w:val="009E54D6"/>
    <w:rsid w:val="009E54F4"/>
    <w:rsid w:val="009E6959"/>
    <w:rsid w:val="009E7389"/>
    <w:rsid w:val="009E78AE"/>
    <w:rsid w:val="009F0083"/>
    <w:rsid w:val="009F030E"/>
    <w:rsid w:val="009F0A67"/>
    <w:rsid w:val="009F0DDF"/>
    <w:rsid w:val="009F17F8"/>
    <w:rsid w:val="009F1D74"/>
    <w:rsid w:val="009F21E6"/>
    <w:rsid w:val="009F2BFA"/>
    <w:rsid w:val="009F3377"/>
    <w:rsid w:val="009F352B"/>
    <w:rsid w:val="009F4187"/>
    <w:rsid w:val="009F471B"/>
    <w:rsid w:val="009F5C07"/>
    <w:rsid w:val="009F66C8"/>
    <w:rsid w:val="009F6934"/>
    <w:rsid w:val="00A00563"/>
    <w:rsid w:val="00A00666"/>
    <w:rsid w:val="00A01102"/>
    <w:rsid w:val="00A01895"/>
    <w:rsid w:val="00A025CC"/>
    <w:rsid w:val="00A02C57"/>
    <w:rsid w:val="00A0386A"/>
    <w:rsid w:val="00A03A3D"/>
    <w:rsid w:val="00A0556E"/>
    <w:rsid w:val="00A059B9"/>
    <w:rsid w:val="00A06062"/>
    <w:rsid w:val="00A066FD"/>
    <w:rsid w:val="00A078C2"/>
    <w:rsid w:val="00A07CF6"/>
    <w:rsid w:val="00A07EE6"/>
    <w:rsid w:val="00A1057A"/>
    <w:rsid w:val="00A106BC"/>
    <w:rsid w:val="00A10FCA"/>
    <w:rsid w:val="00A114D4"/>
    <w:rsid w:val="00A12D82"/>
    <w:rsid w:val="00A13102"/>
    <w:rsid w:val="00A138D1"/>
    <w:rsid w:val="00A13E01"/>
    <w:rsid w:val="00A1554D"/>
    <w:rsid w:val="00A15CA9"/>
    <w:rsid w:val="00A1636D"/>
    <w:rsid w:val="00A177DB"/>
    <w:rsid w:val="00A2037C"/>
    <w:rsid w:val="00A205B3"/>
    <w:rsid w:val="00A20C4A"/>
    <w:rsid w:val="00A215CF"/>
    <w:rsid w:val="00A21FFA"/>
    <w:rsid w:val="00A22177"/>
    <w:rsid w:val="00A224EF"/>
    <w:rsid w:val="00A22EAC"/>
    <w:rsid w:val="00A22EAD"/>
    <w:rsid w:val="00A232FB"/>
    <w:rsid w:val="00A2333C"/>
    <w:rsid w:val="00A25C3B"/>
    <w:rsid w:val="00A260C8"/>
    <w:rsid w:val="00A27D8E"/>
    <w:rsid w:val="00A31A33"/>
    <w:rsid w:val="00A32F58"/>
    <w:rsid w:val="00A3318C"/>
    <w:rsid w:val="00A35078"/>
    <w:rsid w:val="00A350D7"/>
    <w:rsid w:val="00A35A96"/>
    <w:rsid w:val="00A35DD3"/>
    <w:rsid w:val="00A3629C"/>
    <w:rsid w:val="00A37051"/>
    <w:rsid w:val="00A375DA"/>
    <w:rsid w:val="00A37B94"/>
    <w:rsid w:val="00A40C35"/>
    <w:rsid w:val="00A41419"/>
    <w:rsid w:val="00A41A3F"/>
    <w:rsid w:val="00A42666"/>
    <w:rsid w:val="00A42A05"/>
    <w:rsid w:val="00A42A76"/>
    <w:rsid w:val="00A42F81"/>
    <w:rsid w:val="00A4785D"/>
    <w:rsid w:val="00A47BE4"/>
    <w:rsid w:val="00A50AEA"/>
    <w:rsid w:val="00A50EAF"/>
    <w:rsid w:val="00A52042"/>
    <w:rsid w:val="00A53295"/>
    <w:rsid w:val="00A534D0"/>
    <w:rsid w:val="00A54603"/>
    <w:rsid w:val="00A55337"/>
    <w:rsid w:val="00A55544"/>
    <w:rsid w:val="00A55913"/>
    <w:rsid w:val="00A56271"/>
    <w:rsid w:val="00A56309"/>
    <w:rsid w:val="00A563D8"/>
    <w:rsid w:val="00A602F9"/>
    <w:rsid w:val="00A60362"/>
    <w:rsid w:val="00A60372"/>
    <w:rsid w:val="00A60BF7"/>
    <w:rsid w:val="00A61C72"/>
    <w:rsid w:val="00A62CBE"/>
    <w:rsid w:val="00A63219"/>
    <w:rsid w:val="00A6451F"/>
    <w:rsid w:val="00A650EE"/>
    <w:rsid w:val="00A65A95"/>
    <w:rsid w:val="00A662C8"/>
    <w:rsid w:val="00A66A27"/>
    <w:rsid w:val="00A66F91"/>
    <w:rsid w:val="00A674D9"/>
    <w:rsid w:val="00A70216"/>
    <w:rsid w:val="00A70864"/>
    <w:rsid w:val="00A7096F"/>
    <w:rsid w:val="00A70CE0"/>
    <w:rsid w:val="00A71157"/>
    <w:rsid w:val="00A717C6"/>
    <w:rsid w:val="00A71A55"/>
    <w:rsid w:val="00A72AE8"/>
    <w:rsid w:val="00A72E2D"/>
    <w:rsid w:val="00A73387"/>
    <w:rsid w:val="00A737B5"/>
    <w:rsid w:val="00A7454C"/>
    <w:rsid w:val="00A745E9"/>
    <w:rsid w:val="00A75A44"/>
    <w:rsid w:val="00A75F64"/>
    <w:rsid w:val="00A76D68"/>
    <w:rsid w:val="00A77628"/>
    <w:rsid w:val="00A80936"/>
    <w:rsid w:val="00A81339"/>
    <w:rsid w:val="00A81480"/>
    <w:rsid w:val="00A81A8E"/>
    <w:rsid w:val="00A821ED"/>
    <w:rsid w:val="00A83806"/>
    <w:rsid w:val="00A8416F"/>
    <w:rsid w:val="00A8428B"/>
    <w:rsid w:val="00A845EB"/>
    <w:rsid w:val="00A850A8"/>
    <w:rsid w:val="00A85928"/>
    <w:rsid w:val="00A86079"/>
    <w:rsid w:val="00A86650"/>
    <w:rsid w:val="00A86975"/>
    <w:rsid w:val="00A90857"/>
    <w:rsid w:val="00A909A0"/>
    <w:rsid w:val="00A9198C"/>
    <w:rsid w:val="00A924B6"/>
    <w:rsid w:val="00A94F95"/>
    <w:rsid w:val="00A95047"/>
    <w:rsid w:val="00A95909"/>
    <w:rsid w:val="00A95D5D"/>
    <w:rsid w:val="00A966E6"/>
    <w:rsid w:val="00A978C5"/>
    <w:rsid w:val="00AA0BFC"/>
    <w:rsid w:val="00AA2D50"/>
    <w:rsid w:val="00AA3D1F"/>
    <w:rsid w:val="00AA509D"/>
    <w:rsid w:val="00AA5253"/>
    <w:rsid w:val="00AA6398"/>
    <w:rsid w:val="00AA787F"/>
    <w:rsid w:val="00AB02AA"/>
    <w:rsid w:val="00AB0B69"/>
    <w:rsid w:val="00AB22E4"/>
    <w:rsid w:val="00AB284A"/>
    <w:rsid w:val="00AB2BE3"/>
    <w:rsid w:val="00AB3DC8"/>
    <w:rsid w:val="00AB5C77"/>
    <w:rsid w:val="00AB5C98"/>
    <w:rsid w:val="00AB62BA"/>
    <w:rsid w:val="00AB71A1"/>
    <w:rsid w:val="00AB7834"/>
    <w:rsid w:val="00AC1A0D"/>
    <w:rsid w:val="00AC3376"/>
    <w:rsid w:val="00AC36C7"/>
    <w:rsid w:val="00AC4D5F"/>
    <w:rsid w:val="00AC4EA1"/>
    <w:rsid w:val="00AC51E0"/>
    <w:rsid w:val="00AC5921"/>
    <w:rsid w:val="00AC5948"/>
    <w:rsid w:val="00AC66CC"/>
    <w:rsid w:val="00AC7F52"/>
    <w:rsid w:val="00AD01AD"/>
    <w:rsid w:val="00AD0769"/>
    <w:rsid w:val="00AD44FD"/>
    <w:rsid w:val="00AD450C"/>
    <w:rsid w:val="00AD4782"/>
    <w:rsid w:val="00AD608A"/>
    <w:rsid w:val="00AD62BD"/>
    <w:rsid w:val="00AD62DD"/>
    <w:rsid w:val="00AD753B"/>
    <w:rsid w:val="00AD7FAC"/>
    <w:rsid w:val="00AE08DB"/>
    <w:rsid w:val="00AE10A4"/>
    <w:rsid w:val="00AE1B6E"/>
    <w:rsid w:val="00AE2239"/>
    <w:rsid w:val="00AE26A0"/>
    <w:rsid w:val="00AE2729"/>
    <w:rsid w:val="00AE2F7E"/>
    <w:rsid w:val="00AE3165"/>
    <w:rsid w:val="00AE3854"/>
    <w:rsid w:val="00AE5056"/>
    <w:rsid w:val="00AE5AE2"/>
    <w:rsid w:val="00AE7343"/>
    <w:rsid w:val="00AE79A3"/>
    <w:rsid w:val="00AF1457"/>
    <w:rsid w:val="00AF2A12"/>
    <w:rsid w:val="00AF4984"/>
    <w:rsid w:val="00AF5657"/>
    <w:rsid w:val="00AF79C1"/>
    <w:rsid w:val="00B00EE5"/>
    <w:rsid w:val="00B011CB"/>
    <w:rsid w:val="00B02D77"/>
    <w:rsid w:val="00B03AFD"/>
    <w:rsid w:val="00B055C8"/>
    <w:rsid w:val="00B05D39"/>
    <w:rsid w:val="00B07038"/>
    <w:rsid w:val="00B10067"/>
    <w:rsid w:val="00B10225"/>
    <w:rsid w:val="00B104A3"/>
    <w:rsid w:val="00B11F24"/>
    <w:rsid w:val="00B12639"/>
    <w:rsid w:val="00B135AC"/>
    <w:rsid w:val="00B1458E"/>
    <w:rsid w:val="00B14758"/>
    <w:rsid w:val="00B14C51"/>
    <w:rsid w:val="00B154FB"/>
    <w:rsid w:val="00B15540"/>
    <w:rsid w:val="00B1624C"/>
    <w:rsid w:val="00B16353"/>
    <w:rsid w:val="00B202B1"/>
    <w:rsid w:val="00B206B2"/>
    <w:rsid w:val="00B20F61"/>
    <w:rsid w:val="00B22D53"/>
    <w:rsid w:val="00B2425C"/>
    <w:rsid w:val="00B249D5"/>
    <w:rsid w:val="00B24FF2"/>
    <w:rsid w:val="00B2595E"/>
    <w:rsid w:val="00B25EFC"/>
    <w:rsid w:val="00B266C2"/>
    <w:rsid w:val="00B268FF"/>
    <w:rsid w:val="00B2758D"/>
    <w:rsid w:val="00B27C07"/>
    <w:rsid w:val="00B308AB"/>
    <w:rsid w:val="00B311C8"/>
    <w:rsid w:val="00B3126D"/>
    <w:rsid w:val="00B3139C"/>
    <w:rsid w:val="00B340F9"/>
    <w:rsid w:val="00B349CC"/>
    <w:rsid w:val="00B34D7D"/>
    <w:rsid w:val="00B35014"/>
    <w:rsid w:val="00B35695"/>
    <w:rsid w:val="00B35845"/>
    <w:rsid w:val="00B3627C"/>
    <w:rsid w:val="00B36682"/>
    <w:rsid w:val="00B366A0"/>
    <w:rsid w:val="00B36F2E"/>
    <w:rsid w:val="00B373D1"/>
    <w:rsid w:val="00B377C6"/>
    <w:rsid w:val="00B37FBF"/>
    <w:rsid w:val="00B40272"/>
    <w:rsid w:val="00B40904"/>
    <w:rsid w:val="00B42019"/>
    <w:rsid w:val="00B42199"/>
    <w:rsid w:val="00B4221D"/>
    <w:rsid w:val="00B424FD"/>
    <w:rsid w:val="00B42A0A"/>
    <w:rsid w:val="00B42AFD"/>
    <w:rsid w:val="00B43110"/>
    <w:rsid w:val="00B43492"/>
    <w:rsid w:val="00B436D3"/>
    <w:rsid w:val="00B44176"/>
    <w:rsid w:val="00B44B87"/>
    <w:rsid w:val="00B44F11"/>
    <w:rsid w:val="00B451CB"/>
    <w:rsid w:val="00B460DB"/>
    <w:rsid w:val="00B4749E"/>
    <w:rsid w:val="00B474DE"/>
    <w:rsid w:val="00B47E47"/>
    <w:rsid w:val="00B51330"/>
    <w:rsid w:val="00B521C4"/>
    <w:rsid w:val="00B53ACF"/>
    <w:rsid w:val="00B53F62"/>
    <w:rsid w:val="00B55648"/>
    <w:rsid w:val="00B55B25"/>
    <w:rsid w:val="00B55CD6"/>
    <w:rsid w:val="00B55DC1"/>
    <w:rsid w:val="00B610AC"/>
    <w:rsid w:val="00B613BE"/>
    <w:rsid w:val="00B61633"/>
    <w:rsid w:val="00B618CF"/>
    <w:rsid w:val="00B61CCD"/>
    <w:rsid w:val="00B61D5D"/>
    <w:rsid w:val="00B62979"/>
    <w:rsid w:val="00B631ED"/>
    <w:rsid w:val="00B64579"/>
    <w:rsid w:val="00B65063"/>
    <w:rsid w:val="00B65895"/>
    <w:rsid w:val="00B66DA2"/>
    <w:rsid w:val="00B66E1E"/>
    <w:rsid w:val="00B6730C"/>
    <w:rsid w:val="00B6753D"/>
    <w:rsid w:val="00B70056"/>
    <w:rsid w:val="00B70A64"/>
    <w:rsid w:val="00B71BE6"/>
    <w:rsid w:val="00B720A5"/>
    <w:rsid w:val="00B73131"/>
    <w:rsid w:val="00B735F1"/>
    <w:rsid w:val="00B74635"/>
    <w:rsid w:val="00B74CA8"/>
    <w:rsid w:val="00B769B3"/>
    <w:rsid w:val="00B7729A"/>
    <w:rsid w:val="00B77432"/>
    <w:rsid w:val="00B7751F"/>
    <w:rsid w:val="00B81BF9"/>
    <w:rsid w:val="00B81DB7"/>
    <w:rsid w:val="00B8239C"/>
    <w:rsid w:val="00B823A7"/>
    <w:rsid w:val="00B82F36"/>
    <w:rsid w:val="00B839E6"/>
    <w:rsid w:val="00B83A02"/>
    <w:rsid w:val="00B83CCF"/>
    <w:rsid w:val="00B83E26"/>
    <w:rsid w:val="00B8418C"/>
    <w:rsid w:val="00B84C07"/>
    <w:rsid w:val="00B84E64"/>
    <w:rsid w:val="00B85AD3"/>
    <w:rsid w:val="00B863F5"/>
    <w:rsid w:val="00B86AC8"/>
    <w:rsid w:val="00B86B8A"/>
    <w:rsid w:val="00B86BCC"/>
    <w:rsid w:val="00B87356"/>
    <w:rsid w:val="00B879EB"/>
    <w:rsid w:val="00B9081A"/>
    <w:rsid w:val="00B90C04"/>
    <w:rsid w:val="00B90FA5"/>
    <w:rsid w:val="00B919F1"/>
    <w:rsid w:val="00B92433"/>
    <w:rsid w:val="00B93D3F"/>
    <w:rsid w:val="00B95124"/>
    <w:rsid w:val="00B95538"/>
    <w:rsid w:val="00B96FD0"/>
    <w:rsid w:val="00B97B0E"/>
    <w:rsid w:val="00B97E62"/>
    <w:rsid w:val="00BA055E"/>
    <w:rsid w:val="00BA1AB5"/>
    <w:rsid w:val="00BA1E9E"/>
    <w:rsid w:val="00BA2179"/>
    <w:rsid w:val="00BA2E5B"/>
    <w:rsid w:val="00BA4993"/>
    <w:rsid w:val="00BA5303"/>
    <w:rsid w:val="00BA6B32"/>
    <w:rsid w:val="00BA6C55"/>
    <w:rsid w:val="00BA77CC"/>
    <w:rsid w:val="00BB0433"/>
    <w:rsid w:val="00BB33BC"/>
    <w:rsid w:val="00BB33D6"/>
    <w:rsid w:val="00BB468D"/>
    <w:rsid w:val="00BB4874"/>
    <w:rsid w:val="00BB5806"/>
    <w:rsid w:val="00BB63B7"/>
    <w:rsid w:val="00BB646B"/>
    <w:rsid w:val="00BB752F"/>
    <w:rsid w:val="00BB797C"/>
    <w:rsid w:val="00BC07CA"/>
    <w:rsid w:val="00BC07E9"/>
    <w:rsid w:val="00BC0E8D"/>
    <w:rsid w:val="00BC1A1E"/>
    <w:rsid w:val="00BC1E7D"/>
    <w:rsid w:val="00BC411F"/>
    <w:rsid w:val="00BC6CF4"/>
    <w:rsid w:val="00BC6F08"/>
    <w:rsid w:val="00BC7795"/>
    <w:rsid w:val="00BC7AA4"/>
    <w:rsid w:val="00BD0503"/>
    <w:rsid w:val="00BD08B8"/>
    <w:rsid w:val="00BD180D"/>
    <w:rsid w:val="00BD484A"/>
    <w:rsid w:val="00BD5947"/>
    <w:rsid w:val="00BD6090"/>
    <w:rsid w:val="00BD63F0"/>
    <w:rsid w:val="00BD6A11"/>
    <w:rsid w:val="00BD714C"/>
    <w:rsid w:val="00BE024E"/>
    <w:rsid w:val="00BE0C60"/>
    <w:rsid w:val="00BE1093"/>
    <w:rsid w:val="00BE1377"/>
    <w:rsid w:val="00BE221C"/>
    <w:rsid w:val="00BE22B7"/>
    <w:rsid w:val="00BE2645"/>
    <w:rsid w:val="00BE2785"/>
    <w:rsid w:val="00BE39A3"/>
    <w:rsid w:val="00BE3A82"/>
    <w:rsid w:val="00BE4165"/>
    <w:rsid w:val="00BE4426"/>
    <w:rsid w:val="00BE44DC"/>
    <w:rsid w:val="00BE5996"/>
    <w:rsid w:val="00BE6551"/>
    <w:rsid w:val="00BE6E7B"/>
    <w:rsid w:val="00BE7DA2"/>
    <w:rsid w:val="00BF05EC"/>
    <w:rsid w:val="00BF0765"/>
    <w:rsid w:val="00BF093B"/>
    <w:rsid w:val="00BF0EB6"/>
    <w:rsid w:val="00BF154E"/>
    <w:rsid w:val="00BF2AD8"/>
    <w:rsid w:val="00BF4EF4"/>
    <w:rsid w:val="00BF5B13"/>
    <w:rsid w:val="00BF7C8A"/>
    <w:rsid w:val="00C000F7"/>
    <w:rsid w:val="00C0013E"/>
    <w:rsid w:val="00C010F7"/>
    <w:rsid w:val="00C02105"/>
    <w:rsid w:val="00C02147"/>
    <w:rsid w:val="00C02328"/>
    <w:rsid w:val="00C02988"/>
    <w:rsid w:val="00C03FEC"/>
    <w:rsid w:val="00C0427D"/>
    <w:rsid w:val="00C0486C"/>
    <w:rsid w:val="00C04AE5"/>
    <w:rsid w:val="00C0531E"/>
    <w:rsid w:val="00C06B2A"/>
    <w:rsid w:val="00C07055"/>
    <w:rsid w:val="00C07BDC"/>
    <w:rsid w:val="00C122CF"/>
    <w:rsid w:val="00C12545"/>
    <w:rsid w:val="00C12668"/>
    <w:rsid w:val="00C127FC"/>
    <w:rsid w:val="00C147D7"/>
    <w:rsid w:val="00C14E01"/>
    <w:rsid w:val="00C1617A"/>
    <w:rsid w:val="00C16383"/>
    <w:rsid w:val="00C17952"/>
    <w:rsid w:val="00C20A22"/>
    <w:rsid w:val="00C20F07"/>
    <w:rsid w:val="00C21023"/>
    <w:rsid w:val="00C21627"/>
    <w:rsid w:val="00C2232D"/>
    <w:rsid w:val="00C22EDE"/>
    <w:rsid w:val="00C234D7"/>
    <w:rsid w:val="00C2474D"/>
    <w:rsid w:val="00C24BE4"/>
    <w:rsid w:val="00C24EF0"/>
    <w:rsid w:val="00C26400"/>
    <w:rsid w:val="00C27328"/>
    <w:rsid w:val="00C3000C"/>
    <w:rsid w:val="00C326ED"/>
    <w:rsid w:val="00C32869"/>
    <w:rsid w:val="00C32D3A"/>
    <w:rsid w:val="00C32E7D"/>
    <w:rsid w:val="00C33ACB"/>
    <w:rsid w:val="00C341CB"/>
    <w:rsid w:val="00C34592"/>
    <w:rsid w:val="00C35612"/>
    <w:rsid w:val="00C35A78"/>
    <w:rsid w:val="00C368A0"/>
    <w:rsid w:val="00C37966"/>
    <w:rsid w:val="00C37CFF"/>
    <w:rsid w:val="00C4016E"/>
    <w:rsid w:val="00C407CE"/>
    <w:rsid w:val="00C40B01"/>
    <w:rsid w:val="00C40D8F"/>
    <w:rsid w:val="00C40FEA"/>
    <w:rsid w:val="00C41232"/>
    <w:rsid w:val="00C41F50"/>
    <w:rsid w:val="00C42299"/>
    <w:rsid w:val="00C4244F"/>
    <w:rsid w:val="00C42461"/>
    <w:rsid w:val="00C42D6E"/>
    <w:rsid w:val="00C42F30"/>
    <w:rsid w:val="00C42F57"/>
    <w:rsid w:val="00C43FFB"/>
    <w:rsid w:val="00C440F5"/>
    <w:rsid w:val="00C44BCE"/>
    <w:rsid w:val="00C44BDB"/>
    <w:rsid w:val="00C45D20"/>
    <w:rsid w:val="00C47A76"/>
    <w:rsid w:val="00C50024"/>
    <w:rsid w:val="00C502C9"/>
    <w:rsid w:val="00C5051F"/>
    <w:rsid w:val="00C50894"/>
    <w:rsid w:val="00C52944"/>
    <w:rsid w:val="00C541FD"/>
    <w:rsid w:val="00C54508"/>
    <w:rsid w:val="00C56B1F"/>
    <w:rsid w:val="00C56EE7"/>
    <w:rsid w:val="00C578B8"/>
    <w:rsid w:val="00C57DBE"/>
    <w:rsid w:val="00C621C9"/>
    <w:rsid w:val="00C62979"/>
    <w:rsid w:val="00C632ED"/>
    <w:rsid w:val="00C63881"/>
    <w:rsid w:val="00C63B2F"/>
    <w:rsid w:val="00C63B78"/>
    <w:rsid w:val="00C63DB0"/>
    <w:rsid w:val="00C6441A"/>
    <w:rsid w:val="00C645E2"/>
    <w:rsid w:val="00C64818"/>
    <w:rsid w:val="00C648FD"/>
    <w:rsid w:val="00C65092"/>
    <w:rsid w:val="00C66150"/>
    <w:rsid w:val="00C6701F"/>
    <w:rsid w:val="00C675EE"/>
    <w:rsid w:val="00C70888"/>
    <w:rsid w:val="00C70EF5"/>
    <w:rsid w:val="00C71BA0"/>
    <w:rsid w:val="00C72367"/>
    <w:rsid w:val="00C72CD0"/>
    <w:rsid w:val="00C7409E"/>
    <w:rsid w:val="00C75317"/>
    <w:rsid w:val="00C756C5"/>
    <w:rsid w:val="00C769B1"/>
    <w:rsid w:val="00C779D9"/>
    <w:rsid w:val="00C8032D"/>
    <w:rsid w:val="00C8035E"/>
    <w:rsid w:val="00C80AF6"/>
    <w:rsid w:val="00C818A7"/>
    <w:rsid w:val="00C81906"/>
    <w:rsid w:val="00C81A70"/>
    <w:rsid w:val="00C81FEF"/>
    <w:rsid w:val="00C8294A"/>
    <w:rsid w:val="00C82CAE"/>
    <w:rsid w:val="00C85494"/>
    <w:rsid w:val="00C858D9"/>
    <w:rsid w:val="00C86EBE"/>
    <w:rsid w:val="00C9001E"/>
    <w:rsid w:val="00C9011C"/>
    <w:rsid w:val="00C9028B"/>
    <w:rsid w:val="00C91FE2"/>
    <w:rsid w:val="00C92BD8"/>
    <w:rsid w:val="00C930A8"/>
    <w:rsid w:val="00C930E0"/>
    <w:rsid w:val="00C93C2D"/>
    <w:rsid w:val="00C94A56"/>
    <w:rsid w:val="00C94B36"/>
    <w:rsid w:val="00C952F4"/>
    <w:rsid w:val="00C9620C"/>
    <w:rsid w:val="00C96325"/>
    <w:rsid w:val="00C968DF"/>
    <w:rsid w:val="00CA01A1"/>
    <w:rsid w:val="00CA1C11"/>
    <w:rsid w:val="00CA22E4"/>
    <w:rsid w:val="00CA28C2"/>
    <w:rsid w:val="00CA2CAA"/>
    <w:rsid w:val="00CA2DC1"/>
    <w:rsid w:val="00CA3979"/>
    <w:rsid w:val="00CA3A4B"/>
    <w:rsid w:val="00CA41CD"/>
    <w:rsid w:val="00CA44CA"/>
    <w:rsid w:val="00CA5202"/>
    <w:rsid w:val="00CA59DF"/>
    <w:rsid w:val="00CA6C05"/>
    <w:rsid w:val="00CA6C8F"/>
    <w:rsid w:val="00CA6CDB"/>
    <w:rsid w:val="00CA6D37"/>
    <w:rsid w:val="00CA6DFB"/>
    <w:rsid w:val="00CA7259"/>
    <w:rsid w:val="00CB1DE7"/>
    <w:rsid w:val="00CB368D"/>
    <w:rsid w:val="00CB3725"/>
    <w:rsid w:val="00CB37CC"/>
    <w:rsid w:val="00CB429D"/>
    <w:rsid w:val="00CB4659"/>
    <w:rsid w:val="00CB55F7"/>
    <w:rsid w:val="00CB5C8A"/>
    <w:rsid w:val="00CB6193"/>
    <w:rsid w:val="00CB73DD"/>
    <w:rsid w:val="00CB7D19"/>
    <w:rsid w:val="00CC0262"/>
    <w:rsid w:val="00CC129E"/>
    <w:rsid w:val="00CC1F79"/>
    <w:rsid w:val="00CC24C4"/>
    <w:rsid w:val="00CC2D24"/>
    <w:rsid w:val="00CC3524"/>
    <w:rsid w:val="00CC3D34"/>
    <w:rsid w:val="00CC44D7"/>
    <w:rsid w:val="00CC48C9"/>
    <w:rsid w:val="00CC4DB1"/>
    <w:rsid w:val="00CC5440"/>
    <w:rsid w:val="00CC61EC"/>
    <w:rsid w:val="00CC676B"/>
    <w:rsid w:val="00CC69BA"/>
    <w:rsid w:val="00CC7E07"/>
    <w:rsid w:val="00CD16BE"/>
    <w:rsid w:val="00CD1CAE"/>
    <w:rsid w:val="00CD1F47"/>
    <w:rsid w:val="00CD1F4A"/>
    <w:rsid w:val="00CD2194"/>
    <w:rsid w:val="00CD2574"/>
    <w:rsid w:val="00CD27BE"/>
    <w:rsid w:val="00CD2B9C"/>
    <w:rsid w:val="00CD3137"/>
    <w:rsid w:val="00CD350F"/>
    <w:rsid w:val="00CD3930"/>
    <w:rsid w:val="00CD439D"/>
    <w:rsid w:val="00CD69C1"/>
    <w:rsid w:val="00CD6B43"/>
    <w:rsid w:val="00CD6F0F"/>
    <w:rsid w:val="00CD715A"/>
    <w:rsid w:val="00CD729B"/>
    <w:rsid w:val="00CE06F1"/>
    <w:rsid w:val="00CE0BB7"/>
    <w:rsid w:val="00CE1DA6"/>
    <w:rsid w:val="00CE22AE"/>
    <w:rsid w:val="00CE23BB"/>
    <w:rsid w:val="00CE27F8"/>
    <w:rsid w:val="00CE28D6"/>
    <w:rsid w:val="00CE31F4"/>
    <w:rsid w:val="00CE361B"/>
    <w:rsid w:val="00CE3E9A"/>
    <w:rsid w:val="00CE4207"/>
    <w:rsid w:val="00CE54CC"/>
    <w:rsid w:val="00CE5FC9"/>
    <w:rsid w:val="00CE6AE4"/>
    <w:rsid w:val="00CE6F5C"/>
    <w:rsid w:val="00CF3453"/>
    <w:rsid w:val="00CF35B1"/>
    <w:rsid w:val="00CF3716"/>
    <w:rsid w:val="00CF3B26"/>
    <w:rsid w:val="00CF5639"/>
    <w:rsid w:val="00CF56AE"/>
    <w:rsid w:val="00CF6E39"/>
    <w:rsid w:val="00CF6FDC"/>
    <w:rsid w:val="00CF72DA"/>
    <w:rsid w:val="00CF7779"/>
    <w:rsid w:val="00D002D9"/>
    <w:rsid w:val="00D00798"/>
    <w:rsid w:val="00D01289"/>
    <w:rsid w:val="00D01876"/>
    <w:rsid w:val="00D01CA3"/>
    <w:rsid w:val="00D01FF7"/>
    <w:rsid w:val="00D02689"/>
    <w:rsid w:val="00D02AB2"/>
    <w:rsid w:val="00D03D6F"/>
    <w:rsid w:val="00D03F52"/>
    <w:rsid w:val="00D04EA8"/>
    <w:rsid w:val="00D0500B"/>
    <w:rsid w:val="00D064BA"/>
    <w:rsid w:val="00D07597"/>
    <w:rsid w:val="00D07CDB"/>
    <w:rsid w:val="00D10179"/>
    <w:rsid w:val="00D1199D"/>
    <w:rsid w:val="00D11A3C"/>
    <w:rsid w:val="00D140B5"/>
    <w:rsid w:val="00D15B4E"/>
    <w:rsid w:val="00D164D3"/>
    <w:rsid w:val="00D16DA4"/>
    <w:rsid w:val="00D177E7"/>
    <w:rsid w:val="00D17ACD"/>
    <w:rsid w:val="00D2079F"/>
    <w:rsid w:val="00D20835"/>
    <w:rsid w:val="00D20EFE"/>
    <w:rsid w:val="00D21209"/>
    <w:rsid w:val="00D21B5D"/>
    <w:rsid w:val="00D22CA2"/>
    <w:rsid w:val="00D230EF"/>
    <w:rsid w:val="00D230FC"/>
    <w:rsid w:val="00D23953"/>
    <w:rsid w:val="00D25029"/>
    <w:rsid w:val="00D26459"/>
    <w:rsid w:val="00D26498"/>
    <w:rsid w:val="00D26F55"/>
    <w:rsid w:val="00D27F20"/>
    <w:rsid w:val="00D30849"/>
    <w:rsid w:val="00D31974"/>
    <w:rsid w:val="00D319B1"/>
    <w:rsid w:val="00D31DEF"/>
    <w:rsid w:val="00D334E3"/>
    <w:rsid w:val="00D3385A"/>
    <w:rsid w:val="00D33EC4"/>
    <w:rsid w:val="00D34BDE"/>
    <w:rsid w:val="00D350A7"/>
    <w:rsid w:val="00D35228"/>
    <w:rsid w:val="00D356AE"/>
    <w:rsid w:val="00D360BA"/>
    <w:rsid w:val="00D360E7"/>
    <w:rsid w:val="00D37AAD"/>
    <w:rsid w:val="00D37B79"/>
    <w:rsid w:val="00D404AC"/>
    <w:rsid w:val="00D4212A"/>
    <w:rsid w:val="00D421D2"/>
    <w:rsid w:val="00D43670"/>
    <w:rsid w:val="00D439A0"/>
    <w:rsid w:val="00D44121"/>
    <w:rsid w:val="00D447EF"/>
    <w:rsid w:val="00D44B2D"/>
    <w:rsid w:val="00D44CE9"/>
    <w:rsid w:val="00D44D5B"/>
    <w:rsid w:val="00D44DB4"/>
    <w:rsid w:val="00D4570B"/>
    <w:rsid w:val="00D45BDD"/>
    <w:rsid w:val="00D4660C"/>
    <w:rsid w:val="00D46754"/>
    <w:rsid w:val="00D4797F"/>
    <w:rsid w:val="00D505E2"/>
    <w:rsid w:val="00D51255"/>
    <w:rsid w:val="00D51884"/>
    <w:rsid w:val="00D52119"/>
    <w:rsid w:val="00D528BA"/>
    <w:rsid w:val="00D52A49"/>
    <w:rsid w:val="00D53725"/>
    <w:rsid w:val="00D5557C"/>
    <w:rsid w:val="00D5656F"/>
    <w:rsid w:val="00D575A9"/>
    <w:rsid w:val="00D579A5"/>
    <w:rsid w:val="00D62807"/>
    <w:rsid w:val="00D64A89"/>
    <w:rsid w:val="00D65997"/>
    <w:rsid w:val="00D66705"/>
    <w:rsid w:val="00D6686A"/>
    <w:rsid w:val="00D66EA2"/>
    <w:rsid w:val="00D6724E"/>
    <w:rsid w:val="00D67B5D"/>
    <w:rsid w:val="00D700BE"/>
    <w:rsid w:val="00D7075B"/>
    <w:rsid w:val="00D70CC3"/>
    <w:rsid w:val="00D70F62"/>
    <w:rsid w:val="00D713BC"/>
    <w:rsid w:val="00D72A7F"/>
    <w:rsid w:val="00D72DF6"/>
    <w:rsid w:val="00D72E26"/>
    <w:rsid w:val="00D73AFA"/>
    <w:rsid w:val="00D741B1"/>
    <w:rsid w:val="00D744A8"/>
    <w:rsid w:val="00D745E1"/>
    <w:rsid w:val="00D7463D"/>
    <w:rsid w:val="00D74794"/>
    <w:rsid w:val="00D75069"/>
    <w:rsid w:val="00D75A35"/>
    <w:rsid w:val="00D761C1"/>
    <w:rsid w:val="00D76258"/>
    <w:rsid w:val="00D764CF"/>
    <w:rsid w:val="00D770E2"/>
    <w:rsid w:val="00D7710B"/>
    <w:rsid w:val="00D774CA"/>
    <w:rsid w:val="00D77BEE"/>
    <w:rsid w:val="00D8082E"/>
    <w:rsid w:val="00D80F5A"/>
    <w:rsid w:val="00D81E71"/>
    <w:rsid w:val="00D83521"/>
    <w:rsid w:val="00D838FD"/>
    <w:rsid w:val="00D8397D"/>
    <w:rsid w:val="00D8467A"/>
    <w:rsid w:val="00D86479"/>
    <w:rsid w:val="00D86E26"/>
    <w:rsid w:val="00D878E0"/>
    <w:rsid w:val="00D87AA3"/>
    <w:rsid w:val="00D87B1F"/>
    <w:rsid w:val="00D902AC"/>
    <w:rsid w:val="00D90DE7"/>
    <w:rsid w:val="00D921C5"/>
    <w:rsid w:val="00D9230A"/>
    <w:rsid w:val="00D923A3"/>
    <w:rsid w:val="00D92BD3"/>
    <w:rsid w:val="00D92CA5"/>
    <w:rsid w:val="00D92F5E"/>
    <w:rsid w:val="00D93368"/>
    <w:rsid w:val="00D935F3"/>
    <w:rsid w:val="00D9381D"/>
    <w:rsid w:val="00D940F7"/>
    <w:rsid w:val="00D942A0"/>
    <w:rsid w:val="00D94DAF"/>
    <w:rsid w:val="00D96F01"/>
    <w:rsid w:val="00DA2D1D"/>
    <w:rsid w:val="00DA3AD2"/>
    <w:rsid w:val="00DA3E96"/>
    <w:rsid w:val="00DA3FB7"/>
    <w:rsid w:val="00DA4540"/>
    <w:rsid w:val="00DA4ADF"/>
    <w:rsid w:val="00DA57B7"/>
    <w:rsid w:val="00DA587E"/>
    <w:rsid w:val="00DA6749"/>
    <w:rsid w:val="00DA749D"/>
    <w:rsid w:val="00DB21DA"/>
    <w:rsid w:val="00DB2537"/>
    <w:rsid w:val="00DB2BB4"/>
    <w:rsid w:val="00DB2D23"/>
    <w:rsid w:val="00DB2DC6"/>
    <w:rsid w:val="00DB3052"/>
    <w:rsid w:val="00DB566E"/>
    <w:rsid w:val="00DB5D18"/>
    <w:rsid w:val="00DB66B6"/>
    <w:rsid w:val="00DB6DDF"/>
    <w:rsid w:val="00DB7D18"/>
    <w:rsid w:val="00DC2D17"/>
    <w:rsid w:val="00DC32ED"/>
    <w:rsid w:val="00DC475F"/>
    <w:rsid w:val="00DC4762"/>
    <w:rsid w:val="00DC4F58"/>
    <w:rsid w:val="00DC58D0"/>
    <w:rsid w:val="00DC5F2F"/>
    <w:rsid w:val="00DC6172"/>
    <w:rsid w:val="00DD0992"/>
    <w:rsid w:val="00DD0D3A"/>
    <w:rsid w:val="00DD13CB"/>
    <w:rsid w:val="00DD1951"/>
    <w:rsid w:val="00DD1B26"/>
    <w:rsid w:val="00DD1C38"/>
    <w:rsid w:val="00DD6D52"/>
    <w:rsid w:val="00DD757C"/>
    <w:rsid w:val="00DE0053"/>
    <w:rsid w:val="00DE01D6"/>
    <w:rsid w:val="00DE0FFA"/>
    <w:rsid w:val="00DE23BF"/>
    <w:rsid w:val="00DE2C7A"/>
    <w:rsid w:val="00DE3981"/>
    <w:rsid w:val="00DE3ED0"/>
    <w:rsid w:val="00DE40DD"/>
    <w:rsid w:val="00DE5036"/>
    <w:rsid w:val="00DE52D1"/>
    <w:rsid w:val="00DE66DE"/>
    <w:rsid w:val="00DE7026"/>
    <w:rsid w:val="00DE7755"/>
    <w:rsid w:val="00DE7C59"/>
    <w:rsid w:val="00DF059A"/>
    <w:rsid w:val="00DF15A1"/>
    <w:rsid w:val="00DF169E"/>
    <w:rsid w:val="00DF1D29"/>
    <w:rsid w:val="00DF26AD"/>
    <w:rsid w:val="00DF47CD"/>
    <w:rsid w:val="00DF4A1A"/>
    <w:rsid w:val="00DF4A4C"/>
    <w:rsid w:val="00DF4C14"/>
    <w:rsid w:val="00DF4E9D"/>
    <w:rsid w:val="00DF52C5"/>
    <w:rsid w:val="00DF6669"/>
    <w:rsid w:val="00DF6CCF"/>
    <w:rsid w:val="00DF6D19"/>
    <w:rsid w:val="00DF6E14"/>
    <w:rsid w:val="00DF70F5"/>
    <w:rsid w:val="00DF7517"/>
    <w:rsid w:val="00E00053"/>
    <w:rsid w:val="00E01A9A"/>
    <w:rsid w:val="00E0200A"/>
    <w:rsid w:val="00E02F38"/>
    <w:rsid w:val="00E033F1"/>
    <w:rsid w:val="00E03B60"/>
    <w:rsid w:val="00E03C11"/>
    <w:rsid w:val="00E045BC"/>
    <w:rsid w:val="00E0785A"/>
    <w:rsid w:val="00E10BE3"/>
    <w:rsid w:val="00E11CB7"/>
    <w:rsid w:val="00E12C8D"/>
    <w:rsid w:val="00E133FF"/>
    <w:rsid w:val="00E13BFD"/>
    <w:rsid w:val="00E1446D"/>
    <w:rsid w:val="00E147E5"/>
    <w:rsid w:val="00E1495A"/>
    <w:rsid w:val="00E153BD"/>
    <w:rsid w:val="00E16038"/>
    <w:rsid w:val="00E16683"/>
    <w:rsid w:val="00E168F6"/>
    <w:rsid w:val="00E17A1A"/>
    <w:rsid w:val="00E2252C"/>
    <w:rsid w:val="00E227CE"/>
    <w:rsid w:val="00E23BFE"/>
    <w:rsid w:val="00E265F1"/>
    <w:rsid w:val="00E26731"/>
    <w:rsid w:val="00E26853"/>
    <w:rsid w:val="00E270C0"/>
    <w:rsid w:val="00E27FAC"/>
    <w:rsid w:val="00E27FB5"/>
    <w:rsid w:val="00E303A4"/>
    <w:rsid w:val="00E304A8"/>
    <w:rsid w:val="00E30545"/>
    <w:rsid w:val="00E31AB1"/>
    <w:rsid w:val="00E333B3"/>
    <w:rsid w:val="00E3477C"/>
    <w:rsid w:val="00E351E8"/>
    <w:rsid w:val="00E35CB5"/>
    <w:rsid w:val="00E36D82"/>
    <w:rsid w:val="00E375F8"/>
    <w:rsid w:val="00E37CEC"/>
    <w:rsid w:val="00E37F45"/>
    <w:rsid w:val="00E400B1"/>
    <w:rsid w:val="00E40B1A"/>
    <w:rsid w:val="00E41921"/>
    <w:rsid w:val="00E4265B"/>
    <w:rsid w:val="00E4379B"/>
    <w:rsid w:val="00E43F3B"/>
    <w:rsid w:val="00E44D44"/>
    <w:rsid w:val="00E4576E"/>
    <w:rsid w:val="00E45D1E"/>
    <w:rsid w:val="00E460B9"/>
    <w:rsid w:val="00E46974"/>
    <w:rsid w:val="00E46E96"/>
    <w:rsid w:val="00E4753B"/>
    <w:rsid w:val="00E4762C"/>
    <w:rsid w:val="00E509A6"/>
    <w:rsid w:val="00E51067"/>
    <w:rsid w:val="00E529A0"/>
    <w:rsid w:val="00E533ED"/>
    <w:rsid w:val="00E54D51"/>
    <w:rsid w:val="00E55542"/>
    <w:rsid w:val="00E55CAC"/>
    <w:rsid w:val="00E56D65"/>
    <w:rsid w:val="00E575B2"/>
    <w:rsid w:val="00E607D0"/>
    <w:rsid w:val="00E60CE7"/>
    <w:rsid w:val="00E60F1A"/>
    <w:rsid w:val="00E613F7"/>
    <w:rsid w:val="00E61486"/>
    <w:rsid w:val="00E61AFD"/>
    <w:rsid w:val="00E62F88"/>
    <w:rsid w:val="00E6373F"/>
    <w:rsid w:val="00E64823"/>
    <w:rsid w:val="00E64DC3"/>
    <w:rsid w:val="00E65225"/>
    <w:rsid w:val="00E66773"/>
    <w:rsid w:val="00E66C1E"/>
    <w:rsid w:val="00E67121"/>
    <w:rsid w:val="00E6792D"/>
    <w:rsid w:val="00E710DC"/>
    <w:rsid w:val="00E713C8"/>
    <w:rsid w:val="00E71486"/>
    <w:rsid w:val="00E7198D"/>
    <w:rsid w:val="00E71F91"/>
    <w:rsid w:val="00E721CC"/>
    <w:rsid w:val="00E731FE"/>
    <w:rsid w:val="00E735A7"/>
    <w:rsid w:val="00E735AF"/>
    <w:rsid w:val="00E7408D"/>
    <w:rsid w:val="00E74CA6"/>
    <w:rsid w:val="00E75CEB"/>
    <w:rsid w:val="00E75E3D"/>
    <w:rsid w:val="00E761DF"/>
    <w:rsid w:val="00E76D40"/>
    <w:rsid w:val="00E7739D"/>
    <w:rsid w:val="00E77828"/>
    <w:rsid w:val="00E77A1C"/>
    <w:rsid w:val="00E77DE0"/>
    <w:rsid w:val="00E8025F"/>
    <w:rsid w:val="00E8107D"/>
    <w:rsid w:val="00E814D9"/>
    <w:rsid w:val="00E81CAE"/>
    <w:rsid w:val="00E81E76"/>
    <w:rsid w:val="00E81F62"/>
    <w:rsid w:val="00E820BA"/>
    <w:rsid w:val="00E82725"/>
    <w:rsid w:val="00E83057"/>
    <w:rsid w:val="00E842DD"/>
    <w:rsid w:val="00E848ED"/>
    <w:rsid w:val="00E859C4"/>
    <w:rsid w:val="00E86965"/>
    <w:rsid w:val="00E87603"/>
    <w:rsid w:val="00E90325"/>
    <w:rsid w:val="00E9071F"/>
    <w:rsid w:val="00E917CD"/>
    <w:rsid w:val="00E91A7A"/>
    <w:rsid w:val="00E932E9"/>
    <w:rsid w:val="00E9399E"/>
    <w:rsid w:val="00E961ED"/>
    <w:rsid w:val="00E9731C"/>
    <w:rsid w:val="00E97967"/>
    <w:rsid w:val="00E97E50"/>
    <w:rsid w:val="00EA2979"/>
    <w:rsid w:val="00EA3E23"/>
    <w:rsid w:val="00EA3E59"/>
    <w:rsid w:val="00EA4E4C"/>
    <w:rsid w:val="00EA6AD8"/>
    <w:rsid w:val="00EB095C"/>
    <w:rsid w:val="00EB0A85"/>
    <w:rsid w:val="00EB22AB"/>
    <w:rsid w:val="00EB2AA5"/>
    <w:rsid w:val="00EB37B7"/>
    <w:rsid w:val="00EB4F17"/>
    <w:rsid w:val="00EB5E12"/>
    <w:rsid w:val="00EB6D7A"/>
    <w:rsid w:val="00EC0184"/>
    <w:rsid w:val="00EC1FA9"/>
    <w:rsid w:val="00EC2ECF"/>
    <w:rsid w:val="00EC342C"/>
    <w:rsid w:val="00EC36D9"/>
    <w:rsid w:val="00EC36F4"/>
    <w:rsid w:val="00EC3800"/>
    <w:rsid w:val="00EC4313"/>
    <w:rsid w:val="00EC5D86"/>
    <w:rsid w:val="00EC6277"/>
    <w:rsid w:val="00EC6284"/>
    <w:rsid w:val="00EC695D"/>
    <w:rsid w:val="00EC73EA"/>
    <w:rsid w:val="00EC7779"/>
    <w:rsid w:val="00EC78CD"/>
    <w:rsid w:val="00EC7A96"/>
    <w:rsid w:val="00ED01B0"/>
    <w:rsid w:val="00ED0C8A"/>
    <w:rsid w:val="00ED108C"/>
    <w:rsid w:val="00ED1F29"/>
    <w:rsid w:val="00ED2FDB"/>
    <w:rsid w:val="00ED3191"/>
    <w:rsid w:val="00ED3703"/>
    <w:rsid w:val="00ED3904"/>
    <w:rsid w:val="00ED3C83"/>
    <w:rsid w:val="00ED555F"/>
    <w:rsid w:val="00ED5576"/>
    <w:rsid w:val="00ED66F9"/>
    <w:rsid w:val="00ED73F5"/>
    <w:rsid w:val="00ED7820"/>
    <w:rsid w:val="00EE2462"/>
    <w:rsid w:val="00EE251A"/>
    <w:rsid w:val="00EE26BD"/>
    <w:rsid w:val="00EE2A80"/>
    <w:rsid w:val="00EE3657"/>
    <w:rsid w:val="00EE4145"/>
    <w:rsid w:val="00EE6265"/>
    <w:rsid w:val="00EE62BB"/>
    <w:rsid w:val="00EE6A47"/>
    <w:rsid w:val="00EF0A1C"/>
    <w:rsid w:val="00EF0B61"/>
    <w:rsid w:val="00EF1114"/>
    <w:rsid w:val="00EF16A2"/>
    <w:rsid w:val="00EF2FCE"/>
    <w:rsid w:val="00EF5EEB"/>
    <w:rsid w:val="00EF63CF"/>
    <w:rsid w:val="00EF7DFD"/>
    <w:rsid w:val="00F017AF"/>
    <w:rsid w:val="00F02D63"/>
    <w:rsid w:val="00F041C4"/>
    <w:rsid w:val="00F063AE"/>
    <w:rsid w:val="00F06658"/>
    <w:rsid w:val="00F06EBE"/>
    <w:rsid w:val="00F0771B"/>
    <w:rsid w:val="00F0796E"/>
    <w:rsid w:val="00F10D43"/>
    <w:rsid w:val="00F10E56"/>
    <w:rsid w:val="00F13E3F"/>
    <w:rsid w:val="00F13E85"/>
    <w:rsid w:val="00F1400D"/>
    <w:rsid w:val="00F146B3"/>
    <w:rsid w:val="00F15421"/>
    <w:rsid w:val="00F1598C"/>
    <w:rsid w:val="00F16126"/>
    <w:rsid w:val="00F16170"/>
    <w:rsid w:val="00F168AA"/>
    <w:rsid w:val="00F17FBF"/>
    <w:rsid w:val="00F208F1"/>
    <w:rsid w:val="00F20BC6"/>
    <w:rsid w:val="00F20E16"/>
    <w:rsid w:val="00F2199F"/>
    <w:rsid w:val="00F222EF"/>
    <w:rsid w:val="00F224C5"/>
    <w:rsid w:val="00F233BF"/>
    <w:rsid w:val="00F2343F"/>
    <w:rsid w:val="00F23502"/>
    <w:rsid w:val="00F23984"/>
    <w:rsid w:val="00F23FB3"/>
    <w:rsid w:val="00F24F81"/>
    <w:rsid w:val="00F25214"/>
    <w:rsid w:val="00F255FC"/>
    <w:rsid w:val="00F259B0"/>
    <w:rsid w:val="00F26A20"/>
    <w:rsid w:val="00F26E0D"/>
    <w:rsid w:val="00F26F88"/>
    <w:rsid w:val="00F276C9"/>
    <w:rsid w:val="00F27BD0"/>
    <w:rsid w:val="00F30481"/>
    <w:rsid w:val="00F31DFA"/>
    <w:rsid w:val="00F326BB"/>
    <w:rsid w:val="00F32708"/>
    <w:rsid w:val="00F32D8C"/>
    <w:rsid w:val="00F332F4"/>
    <w:rsid w:val="00F35B85"/>
    <w:rsid w:val="00F402FE"/>
    <w:rsid w:val="00F40690"/>
    <w:rsid w:val="00F40A82"/>
    <w:rsid w:val="00F412F0"/>
    <w:rsid w:val="00F41729"/>
    <w:rsid w:val="00F41B85"/>
    <w:rsid w:val="00F4288C"/>
    <w:rsid w:val="00F42EAD"/>
    <w:rsid w:val="00F43B23"/>
    <w:rsid w:val="00F43B8F"/>
    <w:rsid w:val="00F44354"/>
    <w:rsid w:val="00F456AF"/>
    <w:rsid w:val="00F45ADC"/>
    <w:rsid w:val="00F46EF1"/>
    <w:rsid w:val="00F4701E"/>
    <w:rsid w:val="00F47142"/>
    <w:rsid w:val="00F5000C"/>
    <w:rsid w:val="00F505AC"/>
    <w:rsid w:val="00F507D9"/>
    <w:rsid w:val="00F50EB3"/>
    <w:rsid w:val="00F51785"/>
    <w:rsid w:val="00F52661"/>
    <w:rsid w:val="00F52707"/>
    <w:rsid w:val="00F530D7"/>
    <w:rsid w:val="00F53108"/>
    <w:rsid w:val="00F53B00"/>
    <w:rsid w:val="00F541E6"/>
    <w:rsid w:val="00F54246"/>
    <w:rsid w:val="00F572CD"/>
    <w:rsid w:val="00F57A92"/>
    <w:rsid w:val="00F61A8D"/>
    <w:rsid w:val="00F61C12"/>
    <w:rsid w:val="00F61DCC"/>
    <w:rsid w:val="00F62B2E"/>
    <w:rsid w:val="00F639AF"/>
    <w:rsid w:val="00F640BF"/>
    <w:rsid w:val="00F641BD"/>
    <w:rsid w:val="00F642D2"/>
    <w:rsid w:val="00F66C6B"/>
    <w:rsid w:val="00F6741C"/>
    <w:rsid w:val="00F70754"/>
    <w:rsid w:val="00F71E25"/>
    <w:rsid w:val="00F7253C"/>
    <w:rsid w:val="00F72EC4"/>
    <w:rsid w:val="00F730FA"/>
    <w:rsid w:val="00F7378C"/>
    <w:rsid w:val="00F73A88"/>
    <w:rsid w:val="00F7460B"/>
    <w:rsid w:val="00F74C81"/>
    <w:rsid w:val="00F75E34"/>
    <w:rsid w:val="00F76650"/>
    <w:rsid w:val="00F76841"/>
    <w:rsid w:val="00F76C45"/>
    <w:rsid w:val="00F77200"/>
    <w:rsid w:val="00F77425"/>
    <w:rsid w:val="00F77638"/>
    <w:rsid w:val="00F7764A"/>
    <w:rsid w:val="00F77FAE"/>
    <w:rsid w:val="00F80E5F"/>
    <w:rsid w:val="00F8241B"/>
    <w:rsid w:val="00F8292F"/>
    <w:rsid w:val="00F829E9"/>
    <w:rsid w:val="00F82B12"/>
    <w:rsid w:val="00F84328"/>
    <w:rsid w:val="00F85DF2"/>
    <w:rsid w:val="00F879A1"/>
    <w:rsid w:val="00F87B33"/>
    <w:rsid w:val="00F900D6"/>
    <w:rsid w:val="00F909C5"/>
    <w:rsid w:val="00F91996"/>
    <w:rsid w:val="00F91D68"/>
    <w:rsid w:val="00F92FC4"/>
    <w:rsid w:val="00F93128"/>
    <w:rsid w:val="00F93EC0"/>
    <w:rsid w:val="00F94FB8"/>
    <w:rsid w:val="00F959A2"/>
    <w:rsid w:val="00F96D97"/>
    <w:rsid w:val="00F9793C"/>
    <w:rsid w:val="00F979F8"/>
    <w:rsid w:val="00FA0BCE"/>
    <w:rsid w:val="00FA0C14"/>
    <w:rsid w:val="00FA0E11"/>
    <w:rsid w:val="00FA1595"/>
    <w:rsid w:val="00FA1677"/>
    <w:rsid w:val="00FA185B"/>
    <w:rsid w:val="00FA407C"/>
    <w:rsid w:val="00FA46D7"/>
    <w:rsid w:val="00FA53DE"/>
    <w:rsid w:val="00FA6832"/>
    <w:rsid w:val="00FA68FE"/>
    <w:rsid w:val="00FA6C67"/>
    <w:rsid w:val="00FA6F42"/>
    <w:rsid w:val="00FA76FE"/>
    <w:rsid w:val="00FA7AF8"/>
    <w:rsid w:val="00FB0307"/>
    <w:rsid w:val="00FB04A0"/>
    <w:rsid w:val="00FB0938"/>
    <w:rsid w:val="00FB15E3"/>
    <w:rsid w:val="00FB1C75"/>
    <w:rsid w:val="00FB1EE2"/>
    <w:rsid w:val="00FB2457"/>
    <w:rsid w:val="00FB39F2"/>
    <w:rsid w:val="00FB47EF"/>
    <w:rsid w:val="00FB4B02"/>
    <w:rsid w:val="00FB50E9"/>
    <w:rsid w:val="00FB5425"/>
    <w:rsid w:val="00FB553C"/>
    <w:rsid w:val="00FB5995"/>
    <w:rsid w:val="00FB5DDE"/>
    <w:rsid w:val="00FB6462"/>
    <w:rsid w:val="00FB6559"/>
    <w:rsid w:val="00FB732E"/>
    <w:rsid w:val="00FB7915"/>
    <w:rsid w:val="00FC1A59"/>
    <w:rsid w:val="00FC1C03"/>
    <w:rsid w:val="00FC1CA5"/>
    <w:rsid w:val="00FC2D40"/>
    <w:rsid w:val="00FC3600"/>
    <w:rsid w:val="00FC383D"/>
    <w:rsid w:val="00FC5504"/>
    <w:rsid w:val="00FC565B"/>
    <w:rsid w:val="00FC782C"/>
    <w:rsid w:val="00FC7AE3"/>
    <w:rsid w:val="00FC7FE1"/>
    <w:rsid w:val="00FD0461"/>
    <w:rsid w:val="00FD065D"/>
    <w:rsid w:val="00FD21B8"/>
    <w:rsid w:val="00FD38C7"/>
    <w:rsid w:val="00FD3D17"/>
    <w:rsid w:val="00FD5284"/>
    <w:rsid w:val="00FD57FC"/>
    <w:rsid w:val="00FD597F"/>
    <w:rsid w:val="00FD5A75"/>
    <w:rsid w:val="00FD606C"/>
    <w:rsid w:val="00FD762E"/>
    <w:rsid w:val="00FE006E"/>
    <w:rsid w:val="00FE06A7"/>
    <w:rsid w:val="00FE0D3B"/>
    <w:rsid w:val="00FE1B1D"/>
    <w:rsid w:val="00FE33B0"/>
    <w:rsid w:val="00FE3F50"/>
    <w:rsid w:val="00FE40B2"/>
    <w:rsid w:val="00FE42A7"/>
    <w:rsid w:val="00FE4412"/>
    <w:rsid w:val="00FE54D4"/>
    <w:rsid w:val="00FE5675"/>
    <w:rsid w:val="00FE5EF8"/>
    <w:rsid w:val="00FE64D3"/>
    <w:rsid w:val="00FE7262"/>
    <w:rsid w:val="00FE7959"/>
    <w:rsid w:val="00FF042B"/>
    <w:rsid w:val="00FF0AAD"/>
    <w:rsid w:val="00FF0DF1"/>
    <w:rsid w:val="00FF1AE2"/>
    <w:rsid w:val="00FF2791"/>
    <w:rsid w:val="00FF2A56"/>
    <w:rsid w:val="00FF394F"/>
    <w:rsid w:val="00FF3D4B"/>
    <w:rsid w:val="00FF5E9D"/>
    <w:rsid w:val="2EE4774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B2F784"/>
  <w15:chartTrackingRefBased/>
  <w15:docId w15:val="{FAEAA9D7-9557-4516-9A8E-BD3D193E8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1DBC"/>
    <w:pPr>
      <w:keepNext/>
      <w:keepLines/>
    </w:pPr>
    <w:rPr>
      <w:sz w:val="24"/>
      <w:szCs w:val="24"/>
    </w:rPr>
  </w:style>
  <w:style w:type="paragraph" w:styleId="Ttulo1">
    <w:name w:val="heading 1"/>
    <w:aliases w:val="TF-TÍTULO 1"/>
    <w:basedOn w:val="Normal"/>
    <w:next w:val="TF-TEXTO"/>
    <w:link w:val="Ttulo1Char"/>
    <w:autoRedefine/>
    <w:qFormat/>
    <w:rsid w:val="003D331F"/>
    <w:pPr>
      <w:pageBreakBefore/>
      <w:numPr>
        <w:numId w:val="1"/>
      </w:numPr>
      <w:tabs>
        <w:tab w:val="left" w:pos="284"/>
      </w:tabs>
      <w:spacing w:line="360" w:lineRule="auto"/>
      <w:ind w:left="284" w:hanging="284"/>
      <w:jc w:val="both"/>
      <w:outlineLvl w:val="0"/>
    </w:pPr>
    <w:rPr>
      <w:b/>
      <w:caps/>
    </w:rPr>
  </w:style>
  <w:style w:type="paragraph" w:styleId="Ttulo2">
    <w:name w:val="heading 2"/>
    <w:aliases w:val="TF-TÍTULO 2"/>
    <w:next w:val="TF-TEXTO"/>
    <w:link w:val="Ttulo2Char"/>
    <w:autoRedefine/>
    <w:qFormat/>
    <w:rsid w:val="00FE7959"/>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
    <w:next w:val="TF-TEXTO"/>
    <w:link w:val="Ttulo3Char"/>
    <w:autoRedefine/>
    <w:qFormat/>
    <w:rsid w:val="005F602A"/>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
    <w:next w:val="TF-TEXTO"/>
    <w:link w:val="Ttulo4Char"/>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
    <w:next w:val="TF-TEXTO"/>
    <w:link w:val="Ttulo5Char"/>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link w:val="Ttulo6Char"/>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link w:val="Ttulo7Char"/>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link w:val="Ttulo8Char"/>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link w:val="Ttulo9Char"/>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xpre-capaCABEALHO">
    <w:name w:val="TF-xpre-capa CABEÇALHO"/>
    <w:pPr>
      <w:spacing w:line="480" w:lineRule="auto"/>
      <w:jc w:val="center"/>
    </w:pPr>
    <w:rPr>
      <w:b/>
      <w:caps/>
      <w:sz w:val="24"/>
    </w:rPr>
  </w:style>
  <w:style w:type="paragraph" w:customStyle="1" w:styleId="TF-xpre-capaTTULO">
    <w:name w:val="TF-xpre-capa TÍTULO"/>
    <w:next w:val="TF-xpre-capaAUTOR"/>
    <w:pPr>
      <w:spacing w:before="4600" w:line="480" w:lineRule="auto"/>
      <w:jc w:val="center"/>
    </w:pPr>
    <w:rPr>
      <w:b/>
      <w:caps/>
      <w:sz w:val="32"/>
    </w:rPr>
  </w:style>
  <w:style w:type="paragraph" w:customStyle="1" w:styleId="TF-xpre-capaAUTOR">
    <w:name w:val="TF-xpre-capa AUTOR"/>
    <w:pPr>
      <w:spacing w:before="720"/>
      <w:jc w:val="right"/>
    </w:pPr>
    <w:rPr>
      <w:b/>
      <w:caps/>
      <w:sz w:val="24"/>
    </w:rPr>
  </w:style>
  <w:style w:type="paragraph" w:customStyle="1" w:styleId="TF-xpre-capaID">
    <w:name w:val="TF-xpre-capa ID"/>
    <w:pPr>
      <w:jc w:val="right"/>
    </w:pPr>
    <w:rPr>
      <w:b/>
      <w:caps/>
      <w:sz w:val="24"/>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rPr>
  </w:style>
  <w:style w:type="paragraph" w:customStyle="1" w:styleId="TF-xpre-folhaaprovaoAUTOR">
    <w:name w:val="TF-xpre-folha aprovação AUTOR"/>
    <w:pPr>
      <w:spacing w:before="1000"/>
      <w:jc w:val="center"/>
    </w:pPr>
    <w:rPr>
      <w:b/>
      <w:caps/>
      <w:sz w:val="24"/>
    </w:rPr>
  </w:style>
  <w:style w:type="paragraph" w:customStyle="1" w:styleId="TF-xpre-folhaaprovaoASSINATURA">
    <w:name w:val="TF-xpre-folha aprovação ASSINATURA"/>
    <w:pPr>
      <w:spacing w:before="360"/>
      <w:ind w:left="2268"/>
    </w:pPr>
    <w:rPr>
      <w:b/>
      <w:color w:val="000000"/>
      <w:sz w:val="24"/>
    </w:rPr>
  </w:style>
  <w:style w:type="paragraph" w:customStyle="1" w:styleId="TF-xpre-folhaaprovaoFUNO">
    <w:name w:val="TF-xpre-folha aprovação FUNÇÃO"/>
    <w:pPr>
      <w:tabs>
        <w:tab w:val="left" w:pos="2268"/>
      </w:tabs>
    </w:pPr>
    <w:rPr>
      <w:color w:val="000000"/>
      <w:sz w:val="24"/>
    </w:rPr>
  </w:style>
  <w:style w:type="paragraph" w:customStyle="1" w:styleId="TF-xpre-folhaaprovaoDATA">
    <w:name w:val="TF-xpre-folha aprovação DATA"/>
    <w:pPr>
      <w:keepLines/>
      <w:jc w:val="center"/>
    </w:pPr>
    <w:rPr>
      <w:color w:val="000000"/>
      <w:sz w:val="24"/>
    </w:rPr>
  </w:style>
  <w:style w:type="paragraph" w:customStyle="1" w:styleId="TF-xpre-folhaaprovaoFINALIDADE">
    <w:name w:val="TF-xpre-folha aprovação FINALIDADE"/>
    <w:pPr>
      <w:spacing w:before="1000" w:after="1000"/>
      <w:ind w:left="4536"/>
      <w:jc w:val="both"/>
    </w:pPr>
    <w:rPr>
      <w:color w:val="000000"/>
      <w:sz w:val="24"/>
    </w:rPr>
  </w:style>
  <w:style w:type="paragraph" w:customStyle="1" w:styleId="TF-xpre-capaLOCAL">
    <w:name w:val="TF-xpre-capa LOCAL"/>
    <w:next w:val="TF-xpre-capaANO"/>
    <w:pPr>
      <w:jc w:val="center"/>
    </w:pPr>
    <w:rPr>
      <w:b/>
      <w:caps/>
      <w:sz w:val="24"/>
    </w:rPr>
  </w:style>
  <w:style w:type="paragraph" w:customStyle="1" w:styleId="TF-xpre-capaANO">
    <w:name w:val="TF-xpre-capa ANO"/>
    <w:next w:val="TF-xpre-capaID"/>
    <w:pPr>
      <w:jc w:val="center"/>
    </w:pPr>
    <w:rPr>
      <w:b/>
      <w:caps/>
      <w:sz w:val="24"/>
    </w:rPr>
  </w:style>
  <w:style w:type="paragraph" w:customStyle="1" w:styleId="TF-xpre-folharostoLOCAL">
    <w:name w:val="TF-xpre-folha rosto LOCAL"/>
    <w:pPr>
      <w:jc w:val="center"/>
    </w:pPr>
    <w:rPr>
      <w:b/>
      <w:caps/>
      <w:sz w:val="24"/>
    </w:rPr>
  </w:style>
  <w:style w:type="paragraph" w:customStyle="1" w:styleId="TF-xpre-dedicatria">
    <w:name w:val="TF-xpre-dedicatória"/>
    <w:rsid w:val="00215872"/>
    <w:pPr>
      <w:spacing w:before="6400"/>
      <w:ind w:left="4536"/>
      <w:jc w:val="both"/>
    </w:pPr>
    <w:rPr>
      <w:sz w:val="24"/>
    </w:rPr>
  </w:style>
  <w:style w:type="paragraph" w:customStyle="1" w:styleId="TF-xpre-agradecimentosTEXTO">
    <w:name w:val="TF-xpre-agradecimentos TEXTO"/>
    <w:pPr>
      <w:spacing w:line="480" w:lineRule="auto"/>
      <w:ind w:firstLine="680"/>
      <w:jc w:val="both"/>
    </w:pPr>
    <w:rPr>
      <w:sz w:val="24"/>
    </w:rPr>
  </w:style>
  <w:style w:type="paragraph" w:styleId="Ttulo">
    <w:name w:val="Title"/>
    <w:basedOn w:val="Normal"/>
    <w:link w:val="TtuloChar"/>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rsid w:val="00215872"/>
    <w:pPr>
      <w:spacing w:before="6400"/>
      <w:ind w:left="4536"/>
      <w:jc w:val="both"/>
    </w:pPr>
    <w:rPr>
      <w:sz w:val="24"/>
    </w:rPr>
  </w:style>
  <w:style w:type="paragraph" w:customStyle="1" w:styleId="TF-xpre-epgrafeAUTOR">
    <w:name w:val="TF-xpre-epígrafe AUTOR"/>
    <w:pPr>
      <w:spacing w:before="120" w:line="480" w:lineRule="auto"/>
      <w:jc w:val="right"/>
    </w:pPr>
    <w:rPr>
      <w:sz w:val="24"/>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2"/>
      </w:numPr>
      <w:spacing w:line="360" w:lineRule="auto"/>
      <w:contextualSpacing/>
      <w:jc w:val="both"/>
    </w:pPr>
    <w:rPr>
      <w:sz w:val="24"/>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link w:val="CabealhoChar"/>
    <w:semiHidden/>
    <w:pPr>
      <w:tabs>
        <w:tab w:val="center" w:pos="4320"/>
        <w:tab w:val="right" w:pos="8640"/>
      </w:tabs>
    </w:pPr>
  </w:style>
  <w:style w:type="paragraph" w:styleId="Rodap">
    <w:name w:val="footer"/>
    <w:basedOn w:val="Normal"/>
    <w:link w:val="RodapChar"/>
    <w:semiHidden/>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rsid w:val="00414F94"/>
    <w:pPr>
      <w:tabs>
        <w:tab w:val="left" w:pos="426"/>
      </w:tabs>
      <w:ind w:left="425" w:hanging="425"/>
    </w:pPr>
    <w:rPr>
      <w:b w:val="0"/>
    </w:rPr>
  </w:style>
  <w:style w:type="paragraph" w:styleId="Sumrio1">
    <w:name w:val="toc 1"/>
    <w:autoRedefine/>
    <w:uiPriority w:val="39"/>
    <w:rsid w:val="00C341CB"/>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rsid w:val="00844CC2"/>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rPr>
  </w:style>
  <w:style w:type="paragraph" w:customStyle="1" w:styleId="TF-xpos-anexoTTULO">
    <w:name w:val="TF-xpos-anexo TÍTULO"/>
    <w:next w:val="TF-TEXTO"/>
    <w:rsid w:val="006D0896"/>
    <w:pPr>
      <w:pageBreakBefore/>
      <w:spacing w:line="360" w:lineRule="auto"/>
      <w:jc w:val="both"/>
    </w:pPr>
    <w:rPr>
      <w:b/>
      <w:sz w:val="24"/>
    </w:rPr>
  </w:style>
  <w:style w:type="paragraph" w:customStyle="1" w:styleId="TF-FONTE">
    <w:name w:val="TF-FONTE"/>
    <w:next w:val="Normal"/>
    <w:qFormat/>
    <w:rsid w:val="006D7539"/>
    <w:pPr>
      <w:jc w:val="center"/>
    </w:pPr>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qFormat/>
    <w:rsid w:val="008C6108"/>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qFormat/>
    <w:rsid w:val="00C0531E"/>
    <w:pPr>
      <w:widowControl w:val="0"/>
      <w:spacing w:after="120"/>
      <w:ind w:left="2268"/>
      <w:jc w:val="both"/>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FIGURA">
    <w:name w:val="FIGURA"/>
    <w:basedOn w:val="TF-TEXTO"/>
  </w:style>
  <w:style w:type="paragraph" w:customStyle="1" w:styleId="QUADRO">
    <w:name w:val="QUADRO"/>
    <w:basedOn w:val="TF-TEXTO"/>
  </w:style>
  <w:style w:type="paragraph" w:customStyle="1" w:styleId="TABELA">
    <w:name w:val="TABELA"/>
    <w:basedOn w:val="TF-TEXTO"/>
  </w:style>
  <w:style w:type="paragraph" w:customStyle="1" w:styleId="TF-TEXTO-QUADRO">
    <w:name w:val="TF-TEXTO-QUADRO"/>
    <w:pPr>
      <w:keepNext/>
    </w:pPr>
    <w:rPr>
      <w:sz w:val="22"/>
    </w:rPr>
  </w:style>
  <w:style w:type="paragraph" w:customStyle="1" w:styleId="TF-CDIGO-FONTE">
    <w:name w:val="TF-CÓDIGO-FONTE"/>
    <w:pPr>
      <w:keepNext/>
      <w:keepLines/>
    </w:pPr>
    <w:rPr>
      <w:rFonts w:ascii="Courier" w:hAnsi="Courier"/>
      <w:lang w:val="en-US"/>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5A04DC"/>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rsid w:val="003D331F"/>
    <w:rPr>
      <w:b/>
      <w:caps/>
      <w:sz w:val="24"/>
      <w:szCs w:val="24"/>
    </w:rPr>
  </w:style>
  <w:style w:type="paragraph" w:customStyle="1" w:styleId="TF-xpos-apndice-Ttulo">
    <w:name w:val="TF-xpos-apêndice-Título"/>
    <w:next w:val="Normal"/>
    <w:rsid w:val="00FD57FC"/>
    <w:pPr>
      <w:pageBreakBefore/>
      <w:jc w:val="both"/>
    </w:pPr>
    <w:rPr>
      <w:rFonts w:ascii="Times" w:hAnsi="Times"/>
      <w:b/>
      <w:color w:val="000000"/>
      <w:sz w:val="28"/>
    </w:rPr>
  </w:style>
  <w:style w:type="paragraph" w:customStyle="1" w:styleId="TF-xpos-anexo-Ttulo">
    <w:name w:val="TF-xpos-anexo-Título"/>
    <w:next w:val="Normal"/>
    <w:rsid w:val="00FD57FC"/>
    <w:pPr>
      <w:pageBreakBefore/>
      <w:spacing w:after="240"/>
      <w:jc w:val="both"/>
    </w:pPr>
    <w:rPr>
      <w:b/>
      <w:color w:val="000000"/>
      <w:sz w:val="28"/>
    </w:rPr>
  </w:style>
  <w:style w:type="paragraph" w:styleId="Legenda">
    <w:name w:val="caption"/>
    <w:basedOn w:val="Normal"/>
    <w:next w:val="Normal"/>
    <w:uiPriority w:val="35"/>
    <w:qFormat/>
    <w:rsid w:val="00EC6284"/>
    <w:rPr>
      <w:b/>
      <w:bCs/>
      <w:sz w:val="20"/>
      <w:szCs w:val="20"/>
    </w:rPr>
  </w:style>
  <w:style w:type="paragraph" w:customStyle="1" w:styleId="TF-TEXTOQUADRO">
    <w:name w:val="TF-TEXTO QUADRO"/>
    <w:rsid w:val="00CA3979"/>
    <w:pPr>
      <w:keepNext/>
      <w:keepLines/>
    </w:pPr>
    <w:rPr>
      <w:sz w:val="22"/>
    </w:rPr>
  </w:style>
  <w:style w:type="paragraph" w:styleId="NormalWeb">
    <w:name w:val="Normal (Web)"/>
    <w:basedOn w:val="Normal"/>
    <w:uiPriority w:val="99"/>
    <w:unhideWhenUsed/>
    <w:rsid w:val="00443AB8"/>
    <w:pPr>
      <w:keepNext w:val="0"/>
      <w:keepLines w:val="0"/>
      <w:spacing w:before="100" w:beforeAutospacing="1" w:after="100" w:afterAutospacing="1"/>
    </w:pPr>
  </w:style>
  <w:style w:type="paragraph" w:styleId="PargrafodaLista">
    <w:name w:val="List Paragraph"/>
    <w:basedOn w:val="Normal"/>
    <w:uiPriority w:val="34"/>
    <w:qFormat/>
    <w:rsid w:val="00E01A9A"/>
    <w:pPr>
      <w:keepNext w:val="0"/>
      <w:keepLines w:val="0"/>
      <w:spacing w:after="160" w:line="259" w:lineRule="auto"/>
      <w:ind w:left="720"/>
      <w:contextualSpacing/>
    </w:pPr>
    <w:rPr>
      <w:rFonts w:ascii="Calibri" w:eastAsia="Calibri" w:hAnsi="Calibri"/>
      <w:kern w:val="2"/>
      <w:sz w:val="22"/>
      <w:szCs w:val="22"/>
      <w:lang w:val="en-US" w:eastAsia="en-US"/>
    </w:rPr>
  </w:style>
  <w:style w:type="paragraph" w:customStyle="1" w:styleId="Default">
    <w:name w:val="Default"/>
    <w:rsid w:val="000C084C"/>
    <w:pPr>
      <w:autoSpaceDE w:val="0"/>
      <w:autoSpaceDN w:val="0"/>
      <w:adjustRightInd w:val="0"/>
    </w:pPr>
    <w:rPr>
      <w:rFonts w:eastAsia="Calibri"/>
      <w:color w:val="000000"/>
      <w:sz w:val="24"/>
      <w:szCs w:val="24"/>
      <w:lang w:val="en-US" w:eastAsia="en-US"/>
    </w:rPr>
  </w:style>
  <w:style w:type="character" w:styleId="MenoPendente">
    <w:name w:val="Unresolved Mention"/>
    <w:uiPriority w:val="99"/>
    <w:semiHidden/>
    <w:unhideWhenUsed/>
    <w:rsid w:val="00ED2FDB"/>
    <w:rPr>
      <w:color w:val="605E5C"/>
      <w:shd w:val="clear" w:color="auto" w:fill="E1DFDD"/>
    </w:rPr>
  </w:style>
  <w:style w:type="character" w:customStyle="1" w:styleId="myxfac">
    <w:name w:val="myxfac"/>
    <w:basedOn w:val="Fontepargpadro"/>
    <w:rsid w:val="00387F4D"/>
  </w:style>
  <w:style w:type="paragraph" w:styleId="Reviso">
    <w:name w:val="Revision"/>
    <w:hidden/>
    <w:uiPriority w:val="99"/>
    <w:semiHidden/>
    <w:rsid w:val="004C0B51"/>
    <w:rPr>
      <w:sz w:val="24"/>
      <w:szCs w:val="24"/>
    </w:rPr>
  </w:style>
  <w:style w:type="character" w:styleId="Refdecomentrio">
    <w:name w:val="annotation reference"/>
    <w:basedOn w:val="Fontepargpadro"/>
    <w:uiPriority w:val="99"/>
    <w:semiHidden/>
    <w:unhideWhenUsed/>
    <w:rsid w:val="004C0B51"/>
    <w:rPr>
      <w:sz w:val="16"/>
      <w:szCs w:val="16"/>
    </w:rPr>
  </w:style>
  <w:style w:type="paragraph" w:styleId="Textodecomentrio">
    <w:name w:val="annotation text"/>
    <w:basedOn w:val="Normal"/>
    <w:link w:val="TextodecomentrioChar"/>
    <w:uiPriority w:val="99"/>
    <w:unhideWhenUsed/>
    <w:rsid w:val="004C0B51"/>
    <w:rPr>
      <w:sz w:val="20"/>
      <w:szCs w:val="20"/>
    </w:rPr>
  </w:style>
  <w:style w:type="character" w:customStyle="1" w:styleId="TextodecomentrioChar">
    <w:name w:val="Texto de comentário Char"/>
    <w:basedOn w:val="Fontepargpadro"/>
    <w:link w:val="Textodecomentrio"/>
    <w:uiPriority w:val="99"/>
    <w:rsid w:val="004C0B51"/>
  </w:style>
  <w:style w:type="paragraph" w:styleId="Assuntodocomentrio">
    <w:name w:val="annotation subject"/>
    <w:basedOn w:val="Textodecomentrio"/>
    <w:next w:val="Textodecomentrio"/>
    <w:link w:val="AssuntodocomentrioChar"/>
    <w:uiPriority w:val="99"/>
    <w:semiHidden/>
    <w:unhideWhenUsed/>
    <w:rsid w:val="004C0B51"/>
    <w:rPr>
      <w:b/>
      <w:bCs/>
    </w:rPr>
  </w:style>
  <w:style w:type="character" w:customStyle="1" w:styleId="AssuntodocomentrioChar">
    <w:name w:val="Assunto do comentário Char"/>
    <w:basedOn w:val="TextodecomentrioChar"/>
    <w:link w:val="Assuntodocomentrio"/>
    <w:uiPriority w:val="99"/>
    <w:semiHidden/>
    <w:rsid w:val="004C0B51"/>
    <w:rPr>
      <w:b/>
      <w:bCs/>
    </w:rPr>
  </w:style>
  <w:style w:type="table" w:styleId="TabeladeGradeClara">
    <w:name w:val="Grid Table Light"/>
    <w:basedOn w:val="Tabelanormal"/>
    <w:uiPriority w:val="40"/>
    <w:rsid w:val="00666F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F-COURIER100">
    <w:name w:val="TF-COURIER10"/>
    <w:qFormat/>
    <w:rsid w:val="0062105D"/>
    <w:rPr>
      <w:rFonts w:ascii="Courier New" w:hAnsi="Courier New"/>
      <w:sz w:val="20"/>
    </w:rPr>
  </w:style>
  <w:style w:type="character" w:customStyle="1" w:styleId="ui-provider">
    <w:name w:val="ui-provider"/>
    <w:basedOn w:val="Fontepargpadro"/>
    <w:rsid w:val="0099608B"/>
  </w:style>
  <w:style w:type="character" w:customStyle="1" w:styleId="Ttulo2Char">
    <w:name w:val="Título 2 Char"/>
    <w:aliases w:val="TF-TÍTULO 2 Char"/>
    <w:basedOn w:val="Fontepargpadro"/>
    <w:link w:val="Ttulo2"/>
    <w:rsid w:val="00965510"/>
    <w:rPr>
      <w:caps/>
      <w:color w:val="000000"/>
      <w:sz w:val="24"/>
    </w:rPr>
  </w:style>
  <w:style w:type="character" w:customStyle="1" w:styleId="Ttulo3Char">
    <w:name w:val="Título 3 Char"/>
    <w:aliases w:val="TF-TÍTULO 3 Char"/>
    <w:basedOn w:val="Fontepargpadro"/>
    <w:link w:val="Ttulo3"/>
    <w:rsid w:val="005F602A"/>
    <w:rPr>
      <w:color w:val="000000"/>
      <w:sz w:val="24"/>
    </w:rPr>
  </w:style>
  <w:style w:type="character" w:styleId="Forte">
    <w:name w:val="Strong"/>
    <w:basedOn w:val="Fontepargpadro"/>
    <w:uiPriority w:val="22"/>
    <w:qFormat/>
    <w:rsid w:val="00AE26A0"/>
    <w:rPr>
      <w:b/>
      <w:bCs/>
    </w:rPr>
  </w:style>
  <w:style w:type="character" w:styleId="CdigoHTML">
    <w:name w:val="HTML Code"/>
    <w:basedOn w:val="Fontepargpadro"/>
    <w:uiPriority w:val="99"/>
    <w:semiHidden/>
    <w:unhideWhenUsed/>
    <w:rsid w:val="00E932E9"/>
    <w:rPr>
      <w:rFonts w:ascii="Courier New" w:eastAsia="Times New Roman" w:hAnsi="Courier New" w:cs="Courier New"/>
      <w:sz w:val="20"/>
      <w:szCs w:val="20"/>
    </w:rPr>
  </w:style>
  <w:style w:type="paragraph" w:customStyle="1" w:styleId="Referncias">
    <w:name w:val="Referências"/>
    <w:basedOn w:val="Normal"/>
    <w:rsid w:val="0031557E"/>
    <w:pPr>
      <w:keepNext w:val="0"/>
      <w:keepLines w:val="0"/>
    </w:pPr>
    <w:rPr>
      <w:rFonts w:eastAsia="Calibri"/>
      <w:szCs w:val="22"/>
      <w:lang w:eastAsia="en-US"/>
    </w:rPr>
  </w:style>
  <w:style w:type="character" w:styleId="HiperlinkVisitado">
    <w:name w:val="FollowedHyperlink"/>
    <w:basedOn w:val="Fontepargpadro"/>
    <w:uiPriority w:val="99"/>
    <w:semiHidden/>
    <w:unhideWhenUsed/>
    <w:rsid w:val="00190B57"/>
    <w:rPr>
      <w:color w:val="954F72" w:themeColor="followedHyperlink"/>
      <w:u w:val="single"/>
    </w:rPr>
  </w:style>
  <w:style w:type="character" w:customStyle="1" w:styleId="Ttulo4Char">
    <w:name w:val="Título 4 Char"/>
    <w:basedOn w:val="Fontepargpadro"/>
    <w:link w:val="Ttulo4"/>
    <w:rsid w:val="003E5771"/>
    <w:rPr>
      <w:color w:val="000000"/>
      <w:sz w:val="24"/>
    </w:rPr>
  </w:style>
  <w:style w:type="character" w:customStyle="1" w:styleId="Ttulo5Char">
    <w:name w:val="Título 5 Char"/>
    <w:basedOn w:val="Fontepargpadro"/>
    <w:link w:val="Ttulo5"/>
    <w:rsid w:val="003E5771"/>
    <w:rPr>
      <w:color w:val="000000"/>
      <w:sz w:val="24"/>
    </w:rPr>
  </w:style>
  <w:style w:type="character" w:customStyle="1" w:styleId="Ttulo6Char">
    <w:name w:val="Título 6 Char"/>
    <w:basedOn w:val="Fontepargpadro"/>
    <w:link w:val="Ttulo6"/>
    <w:rsid w:val="003E5771"/>
    <w:rPr>
      <w:noProof/>
      <w:color w:val="000000"/>
      <w:sz w:val="24"/>
    </w:rPr>
  </w:style>
  <w:style w:type="character" w:customStyle="1" w:styleId="Ttulo7Char">
    <w:name w:val="Título 7 Char"/>
    <w:basedOn w:val="Fontepargpadro"/>
    <w:link w:val="Ttulo7"/>
    <w:rsid w:val="003E5771"/>
    <w:rPr>
      <w:rFonts w:ascii="Times" w:hAnsi="Times"/>
      <w:sz w:val="24"/>
    </w:rPr>
  </w:style>
  <w:style w:type="character" w:customStyle="1" w:styleId="Ttulo8Char">
    <w:name w:val="Título 8 Char"/>
    <w:basedOn w:val="Fontepargpadro"/>
    <w:link w:val="Ttulo8"/>
    <w:rsid w:val="003E5771"/>
    <w:rPr>
      <w:rFonts w:ascii="Times" w:hAnsi="Times"/>
      <w:color w:val="000000"/>
      <w:sz w:val="24"/>
    </w:rPr>
  </w:style>
  <w:style w:type="character" w:customStyle="1" w:styleId="Ttulo9Char">
    <w:name w:val="Título 9 Char"/>
    <w:basedOn w:val="Fontepargpadro"/>
    <w:link w:val="Ttulo9"/>
    <w:rsid w:val="003E5771"/>
    <w:rPr>
      <w:b/>
      <w:color w:val="000000"/>
      <w:sz w:val="24"/>
    </w:rPr>
  </w:style>
  <w:style w:type="character" w:customStyle="1" w:styleId="TtuloChar">
    <w:name w:val="Título Char"/>
    <w:basedOn w:val="Fontepargpadro"/>
    <w:link w:val="Ttulo"/>
    <w:rsid w:val="003E5771"/>
    <w:rPr>
      <w:rFonts w:ascii="Arial" w:hAnsi="Arial" w:cs="Arial"/>
      <w:b/>
      <w:bCs/>
      <w:kern w:val="28"/>
      <w:sz w:val="32"/>
      <w:szCs w:val="32"/>
    </w:rPr>
  </w:style>
  <w:style w:type="character" w:customStyle="1" w:styleId="CabealhoChar">
    <w:name w:val="Cabeçalho Char"/>
    <w:basedOn w:val="Fontepargpadro"/>
    <w:link w:val="Cabealho"/>
    <w:semiHidden/>
    <w:rsid w:val="003E5771"/>
    <w:rPr>
      <w:sz w:val="24"/>
      <w:szCs w:val="24"/>
    </w:rPr>
  </w:style>
  <w:style w:type="character" w:customStyle="1" w:styleId="RodapChar">
    <w:name w:val="Rodapé Char"/>
    <w:basedOn w:val="Fontepargpadro"/>
    <w:link w:val="Rodap"/>
    <w:semiHidden/>
    <w:rsid w:val="003E577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729068">
      <w:bodyDiv w:val="1"/>
      <w:marLeft w:val="0"/>
      <w:marRight w:val="0"/>
      <w:marTop w:val="0"/>
      <w:marBottom w:val="0"/>
      <w:divBdr>
        <w:top w:val="none" w:sz="0" w:space="0" w:color="auto"/>
        <w:left w:val="none" w:sz="0" w:space="0" w:color="auto"/>
        <w:bottom w:val="none" w:sz="0" w:space="0" w:color="auto"/>
        <w:right w:val="none" w:sz="0" w:space="0" w:color="auto"/>
      </w:divBdr>
    </w:div>
    <w:div w:id="86537056">
      <w:bodyDiv w:val="1"/>
      <w:marLeft w:val="0"/>
      <w:marRight w:val="0"/>
      <w:marTop w:val="0"/>
      <w:marBottom w:val="0"/>
      <w:divBdr>
        <w:top w:val="none" w:sz="0" w:space="0" w:color="auto"/>
        <w:left w:val="none" w:sz="0" w:space="0" w:color="auto"/>
        <w:bottom w:val="none" w:sz="0" w:space="0" w:color="auto"/>
        <w:right w:val="none" w:sz="0" w:space="0" w:color="auto"/>
      </w:divBdr>
      <w:divsChild>
        <w:div w:id="1627350940">
          <w:marLeft w:val="0"/>
          <w:marRight w:val="0"/>
          <w:marTop w:val="0"/>
          <w:marBottom w:val="0"/>
          <w:divBdr>
            <w:top w:val="none" w:sz="0" w:space="0" w:color="auto"/>
            <w:left w:val="none" w:sz="0" w:space="0" w:color="auto"/>
            <w:bottom w:val="none" w:sz="0" w:space="0" w:color="auto"/>
            <w:right w:val="none" w:sz="0" w:space="0" w:color="auto"/>
          </w:divBdr>
        </w:div>
      </w:divsChild>
    </w:div>
    <w:div w:id="94401592">
      <w:bodyDiv w:val="1"/>
      <w:marLeft w:val="0"/>
      <w:marRight w:val="0"/>
      <w:marTop w:val="0"/>
      <w:marBottom w:val="0"/>
      <w:divBdr>
        <w:top w:val="none" w:sz="0" w:space="0" w:color="auto"/>
        <w:left w:val="none" w:sz="0" w:space="0" w:color="auto"/>
        <w:bottom w:val="none" w:sz="0" w:space="0" w:color="auto"/>
        <w:right w:val="none" w:sz="0" w:space="0" w:color="auto"/>
      </w:divBdr>
    </w:div>
    <w:div w:id="140343292">
      <w:bodyDiv w:val="1"/>
      <w:marLeft w:val="0"/>
      <w:marRight w:val="0"/>
      <w:marTop w:val="0"/>
      <w:marBottom w:val="0"/>
      <w:divBdr>
        <w:top w:val="none" w:sz="0" w:space="0" w:color="auto"/>
        <w:left w:val="none" w:sz="0" w:space="0" w:color="auto"/>
        <w:bottom w:val="none" w:sz="0" w:space="0" w:color="auto"/>
        <w:right w:val="none" w:sz="0" w:space="0" w:color="auto"/>
      </w:divBdr>
    </w:div>
    <w:div w:id="180899328">
      <w:bodyDiv w:val="1"/>
      <w:marLeft w:val="0"/>
      <w:marRight w:val="0"/>
      <w:marTop w:val="0"/>
      <w:marBottom w:val="0"/>
      <w:divBdr>
        <w:top w:val="none" w:sz="0" w:space="0" w:color="auto"/>
        <w:left w:val="none" w:sz="0" w:space="0" w:color="auto"/>
        <w:bottom w:val="none" w:sz="0" w:space="0" w:color="auto"/>
        <w:right w:val="none" w:sz="0" w:space="0" w:color="auto"/>
      </w:divBdr>
      <w:divsChild>
        <w:div w:id="9795308">
          <w:marLeft w:val="0"/>
          <w:marRight w:val="0"/>
          <w:marTop w:val="60"/>
          <w:marBottom w:val="0"/>
          <w:divBdr>
            <w:top w:val="none" w:sz="0" w:space="0" w:color="auto"/>
            <w:left w:val="none" w:sz="0" w:space="0" w:color="auto"/>
            <w:bottom w:val="none" w:sz="0" w:space="0" w:color="auto"/>
            <w:right w:val="none" w:sz="0" w:space="0" w:color="auto"/>
          </w:divBdr>
        </w:div>
        <w:div w:id="22097182">
          <w:marLeft w:val="0"/>
          <w:marRight w:val="0"/>
          <w:marTop w:val="60"/>
          <w:marBottom w:val="0"/>
          <w:divBdr>
            <w:top w:val="none" w:sz="0" w:space="0" w:color="auto"/>
            <w:left w:val="none" w:sz="0" w:space="0" w:color="auto"/>
            <w:bottom w:val="none" w:sz="0" w:space="0" w:color="auto"/>
            <w:right w:val="none" w:sz="0" w:space="0" w:color="auto"/>
          </w:divBdr>
        </w:div>
        <w:div w:id="49380915">
          <w:marLeft w:val="0"/>
          <w:marRight w:val="0"/>
          <w:marTop w:val="60"/>
          <w:marBottom w:val="0"/>
          <w:divBdr>
            <w:top w:val="none" w:sz="0" w:space="0" w:color="auto"/>
            <w:left w:val="none" w:sz="0" w:space="0" w:color="auto"/>
            <w:bottom w:val="none" w:sz="0" w:space="0" w:color="auto"/>
            <w:right w:val="none" w:sz="0" w:space="0" w:color="auto"/>
          </w:divBdr>
        </w:div>
        <w:div w:id="151064178">
          <w:marLeft w:val="0"/>
          <w:marRight w:val="0"/>
          <w:marTop w:val="60"/>
          <w:marBottom w:val="0"/>
          <w:divBdr>
            <w:top w:val="none" w:sz="0" w:space="0" w:color="auto"/>
            <w:left w:val="none" w:sz="0" w:space="0" w:color="auto"/>
            <w:bottom w:val="none" w:sz="0" w:space="0" w:color="auto"/>
            <w:right w:val="none" w:sz="0" w:space="0" w:color="auto"/>
          </w:divBdr>
        </w:div>
        <w:div w:id="205259448">
          <w:marLeft w:val="0"/>
          <w:marRight w:val="0"/>
          <w:marTop w:val="60"/>
          <w:marBottom w:val="0"/>
          <w:divBdr>
            <w:top w:val="none" w:sz="0" w:space="0" w:color="auto"/>
            <w:left w:val="none" w:sz="0" w:space="0" w:color="auto"/>
            <w:bottom w:val="none" w:sz="0" w:space="0" w:color="auto"/>
            <w:right w:val="none" w:sz="0" w:space="0" w:color="auto"/>
          </w:divBdr>
        </w:div>
        <w:div w:id="212355515">
          <w:marLeft w:val="0"/>
          <w:marRight w:val="0"/>
          <w:marTop w:val="60"/>
          <w:marBottom w:val="0"/>
          <w:divBdr>
            <w:top w:val="none" w:sz="0" w:space="0" w:color="auto"/>
            <w:left w:val="none" w:sz="0" w:space="0" w:color="auto"/>
            <w:bottom w:val="none" w:sz="0" w:space="0" w:color="auto"/>
            <w:right w:val="none" w:sz="0" w:space="0" w:color="auto"/>
          </w:divBdr>
        </w:div>
        <w:div w:id="224336257">
          <w:marLeft w:val="0"/>
          <w:marRight w:val="0"/>
          <w:marTop w:val="60"/>
          <w:marBottom w:val="0"/>
          <w:divBdr>
            <w:top w:val="none" w:sz="0" w:space="0" w:color="auto"/>
            <w:left w:val="none" w:sz="0" w:space="0" w:color="auto"/>
            <w:bottom w:val="none" w:sz="0" w:space="0" w:color="auto"/>
            <w:right w:val="none" w:sz="0" w:space="0" w:color="auto"/>
          </w:divBdr>
        </w:div>
        <w:div w:id="258607881">
          <w:marLeft w:val="0"/>
          <w:marRight w:val="0"/>
          <w:marTop w:val="60"/>
          <w:marBottom w:val="0"/>
          <w:divBdr>
            <w:top w:val="none" w:sz="0" w:space="0" w:color="auto"/>
            <w:left w:val="none" w:sz="0" w:space="0" w:color="auto"/>
            <w:bottom w:val="none" w:sz="0" w:space="0" w:color="auto"/>
            <w:right w:val="none" w:sz="0" w:space="0" w:color="auto"/>
          </w:divBdr>
        </w:div>
        <w:div w:id="412632983">
          <w:marLeft w:val="0"/>
          <w:marRight w:val="0"/>
          <w:marTop w:val="60"/>
          <w:marBottom w:val="0"/>
          <w:divBdr>
            <w:top w:val="none" w:sz="0" w:space="0" w:color="auto"/>
            <w:left w:val="none" w:sz="0" w:space="0" w:color="auto"/>
            <w:bottom w:val="none" w:sz="0" w:space="0" w:color="auto"/>
            <w:right w:val="none" w:sz="0" w:space="0" w:color="auto"/>
          </w:divBdr>
        </w:div>
        <w:div w:id="593173227">
          <w:marLeft w:val="0"/>
          <w:marRight w:val="0"/>
          <w:marTop w:val="60"/>
          <w:marBottom w:val="0"/>
          <w:divBdr>
            <w:top w:val="none" w:sz="0" w:space="0" w:color="auto"/>
            <w:left w:val="none" w:sz="0" w:space="0" w:color="auto"/>
            <w:bottom w:val="none" w:sz="0" w:space="0" w:color="auto"/>
            <w:right w:val="none" w:sz="0" w:space="0" w:color="auto"/>
          </w:divBdr>
        </w:div>
        <w:div w:id="639771023">
          <w:marLeft w:val="0"/>
          <w:marRight w:val="0"/>
          <w:marTop w:val="60"/>
          <w:marBottom w:val="0"/>
          <w:divBdr>
            <w:top w:val="none" w:sz="0" w:space="0" w:color="auto"/>
            <w:left w:val="none" w:sz="0" w:space="0" w:color="auto"/>
            <w:bottom w:val="none" w:sz="0" w:space="0" w:color="auto"/>
            <w:right w:val="none" w:sz="0" w:space="0" w:color="auto"/>
          </w:divBdr>
        </w:div>
        <w:div w:id="646014515">
          <w:marLeft w:val="0"/>
          <w:marRight w:val="0"/>
          <w:marTop w:val="60"/>
          <w:marBottom w:val="0"/>
          <w:divBdr>
            <w:top w:val="none" w:sz="0" w:space="0" w:color="auto"/>
            <w:left w:val="none" w:sz="0" w:space="0" w:color="auto"/>
            <w:bottom w:val="none" w:sz="0" w:space="0" w:color="auto"/>
            <w:right w:val="none" w:sz="0" w:space="0" w:color="auto"/>
          </w:divBdr>
        </w:div>
        <w:div w:id="674503702">
          <w:marLeft w:val="0"/>
          <w:marRight w:val="0"/>
          <w:marTop w:val="60"/>
          <w:marBottom w:val="0"/>
          <w:divBdr>
            <w:top w:val="none" w:sz="0" w:space="0" w:color="auto"/>
            <w:left w:val="none" w:sz="0" w:space="0" w:color="auto"/>
            <w:bottom w:val="none" w:sz="0" w:space="0" w:color="auto"/>
            <w:right w:val="none" w:sz="0" w:space="0" w:color="auto"/>
          </w:divBdr>
        </w:div>
        <w:div w:id="795880270">
          <w:marLeft w:val="0"/>
          <w:marRight w:val="0"/>
          <w:marTop w:val="60"/>
          <w:marBottom w:val="0"/>
          <w:divBdr>
            <w:top w:val="none" w:sz="0" w:space="0" w:color="auto"/>
            <w:left w:val="none" w:sz="0" w:space="0" w:color="auto"/>
            <w:bottom w:val="none" w:sz="0" w:space="0" w:color="auto"/>
            <w:right w:val="none" w:sz="0" w:space="0" w:color="auto"/>
          </w:divBdr>
        </w:div>
        <w:div w:id="855776576">
          <w:marLeft w:val="0"/>
          <w:marRight w:val="0"/>
          <w:marTop w:val="60"/>
          <w:marBottom w:val="0"/>
          <w:divBdr>
            <w:top w:val="none" w:sz="0" w:space="0" w:color="auto"/>
            <w:left w:val="none" w:sz="0" w:space="0" w:color="auto"/>
            <w:bottom w:val="none" w:sz="0" w:space="0" w:color="auto"/>
            <w:right w:val="none" w:sz="0" w:space="0" w:color="auto"/>
          </w:divBdr>
        </w:div>
        <w:div w:id="970087430">
          <w:marLeft w:val="0"/>
          <w:marRight w:val="0"/>
          <w:marTop w:val="60"/>
          <w:marBottom w:val="0"/>
          <w:divBdr>
            <w:top w:val="none" w:sz="0" w:space="0" w:color="auto"/>
            <w:left w:val="none" w:sz="0" w:space="0" w:color="auto"/>
            <w:bottom w:val="none" w:sz="0" w:space="0" w:color="auto"/>
            <w:right w:val="none" w:sz="0" w:space="0" w:color="auto"/>
          </w:divBdr>
        </w:div>
        <w:div w:id="1037698257">
          <w:marLeft w:val="0"/>
          <w:marRight w:val="0"/>
          <w:marTop w:val="60"/>
          <w:marBottom w:val="0"/>
          <w:divBdr>
            <w:top w:val="none" w:sz="0" w:space="0" w:color="auto"/>
            <w:left w:val="none" w:sz="0" w:space="0" w:color="auto"/>
            <w:bottom w:val="none" w:sz="0" w:space="0" w:color="auto"/>
            <w:right w:val="none" w:sz="0" w:space="0" w:color="auto"/>
          </w:divBdr>
        </w:div>
        <w:div w:id="1100493599">
          <w:marLeft w:val="0"/>
          <w:marRight w:val="0"/>
          <w:marTop w:val="60"/>
          <w:marBottom w:val="0"/>
          <w:divBdr>
            <w:top w:val="none" w:sz="0" w:space="0" w:color="auto"/>
            <w:left w:val="none" w:sz="0" w:space="0" w:color="auto"/>
            <w:bottom w:val="none" w:sz="0" w:space="0" w:color="auto"/>
            <w:right w:val="none" w:sz="0" w:space="0" w:color="auto"/>
          </w:divBdr>
        </w:div>
        <w:div w:id="1187913876">
          <w:marLeft w:val="0"/>
          <w:marRight w:val="0"/>
          <w:marTop w:val="60"/>
          <w:marBottom w:val="0"/>
          <w:divBdr>
            <w:top w:val="none" w:sz="0" w:space="0" w:color="auto"/>
            <w:left w:val="none" w:sz="0" w:space="0" w:color="auto"/>
            <w:bottom w:val="none" w:sz="0" w:space="0" w:color="auto"/>
            <w:right w:val="none" w:sz="0" w:space="0" w:color="auto"/>
          </w:divBdr>
        </w:div>
        <w:div w:id="1195121507">
          <w:marLeft w:val="0"/>
          <w:marRight w:val="0"/>
          <w:marTop w:val="60"/>
          <w:marBottom w:val="0"/>
          <w:divBdr>
            <w:top w:val="none" w:sz="0" w:space="0" w:color="auto"/>
            <w:left w:val="none" w:sz="0" w:space="0" w:color="auto"/>
            <w:bottom w:val="none" w:sz="0" w:space="0" w:color="auto"/>
            <w:right w:val="none" w:sz="0" w:space="0" w:color="auto"/>
          </w:divBdr>
        </w:div>
        <w:div w:id="1195845993">
          <w:marLeft w:val="0"/>
          <w:marRight w:val="0"/>
          <w:marTop w:val="60"/>
          <w:marBottom w:val="0"/>
          <w:divBdr>
            <w:top w:val="none" w:sz="0" w:space="0" w:color="auto"/>
            <w:left w:val="none" w:sz="0" w:space="0" w:color="auto"/>
            <w:bottom w:val="none" w:sz="0" w:space="0" w:color="auto"/>
            <w:right w:val="none" w:sz="0" w:space="0" w:color="auto"/>
          </w:divBdr>
        </w:div>
        <w:div w:id="1242565022">
          <w:marLeft w:val="0"/>
          <w:marRight w:val="0"/>
          <w:marTop w:val="60"/>
          <w:marBottom w:val="0"/>
          <w:divBdr>
            <w:top w:val="none" w:sz="0" w:space="0" w:color="auto"/>
            <w:left w:val="none" w:sz="0" w:space="0" w:color="auto"/>
            <w:bottom w:val="none" w:sz="0" w:space="0" w:color="auto"/>
            <w:right w:val="none" w:sz="0" w:space="0" w:color="auto"/>
          </w:divBdr>
        </w:div>
        <w:div w:id="1271086802">
          <w:marLeft w:val="0"/>
          <w:marRight w:val="0"/>
          <w:marTop w:val="60"/>
          <w:marBottom w:val="0"/>
          <w:divBdr>
            <w:top w:val="none" w:sz="0" w:space="0" w:color="auto"/>
            <w:left w:val="none" w:sz="0" w:space="0" w:color="auto"/>
            <w:bottom w:val="none" w:sz="0" w:space="0" w:color="auto"/>
            <w:right w:val="none" w:sz="0" w:space="0" w:color="auto"/>
          </w:divBdr>
        </w:div>
        <w:div w:id="1316491328">
          <w:marLeft w:val="0"/>
          <w:marRight w:val="0"/>
          <w:marTop w:val="60"/>
          <w:marBottom w:val="0"/>
          <w:divBdr>
            <w:top w:val="none" w:sz="0" w:space="0" w:color="auto"/>
            <w:left w:val="none" w:sz="0" w:space="0" w:color="auto"/>
            <w:bottom w:val="none" w:sz="0" w:space="0" w:color="auto"/>
            <w:right w:val="none" w:sz="0" w:space="0" w:color="auto"/>
          </w:divBdr>
        </w:div>
        <w:div w:id="1408452226">
          <w:marLeft w:val="0"/>
          <w:marRight w:val="0"/>
          <w:marTop w:val="60"/>
          <w:marBottom w:val="0"/>
          <w:divBdr>
            <w:top w:val="none" w:sz="0" w:space="0" w:color="auto"/>
            <w:left w:val="none" w:sz="0" w:space="0" w:color="auto"/>
            <w:bottom w:val="none" w:sz="0" w:space="0" w:color="auto"/>
            <w:right w:val="none" w:sz="0" w:space="0" w:color="auto"/>
          </w:divBdr>
        </w:div>
        <w:div w:id="1441992028">
          <w:marLeft w:val="0"/>
          <w:marRight w:val="0"/>
          <w:marTop w:val="60"/>
          <w:marBottom w:val="0"/>
          <w:divBdr>
            <w:top w:val="none" w:sz="0" w:space="0" w:color="auto"/>
            <w:left w:val="none" w:sz="0" w:space="0" w:color="auto"/>
            <w:bottom w:val="none" w:sz="0" w:space="0" w:color="auto"/>
            <w:right w:val="none" w:sz="0" w:space="0" w:color="auto"/>
          </w:divBdr>
        </w:div>
        <w:div w:id="1458719188">
          <w:marLeft w:val="0"/>
          <w:marRight w:val="0"/>
          <w:marTop w:val="60"/>
          <w:marBottom w:val="0"/>
          <w:divBdr>
            <w:top w:val="none" w:sz="0" w:space="0" w:color="auto"/>
            <w:left w:val="none" w:sz="0" w:space="0" w:color="auto"/>
            <w:bottom w:val="none" w:sz="0" w:space="0" w:color="auto"/>
            <w:right w:val="none" w:sz="0" w:space="0" w:color="auto"/>
          </w:divBdr>
        </w:div>
        <w:div w:id="1493791510">
          <w:marLeft w:val="0"/>
          <w:marRight w:val="0"/>
          <w:marTop w:val="60"/>
          <w:marBottom w:val="0"/>
          <w:divBdr>
            <w:top w:val="none" w:sz="0" w:space="0" w:color="auto"/>
            <w:left w:val="none" w:sz="0" w:space="0" w:color="auto"/>
            <w:bottom w:val="none" w:sz="0" w:space="0" w:color="auto"/>
            <w:right w:val="none" w:sz="0" w:space="0" w:color="auto"/>
          </w:divBdr>
        </w:div>
        <w:div w:id="1700012319">
          <w:marLeft w:val="0"/>
          <w:marRight w:val="0"/>
          <w:marTop w:val="60"/>
          <w:marBottom w:val="0"/>
          <w:divBdr>
            <w:top w:val="none" w:sz="0" w:space="0" w:color="auto"/>
            <w:left w:val="none" w:sz="0" w:space="0" w:color="auto"/>
            <w:bottom w:val="none" w:sz="0" w:space="0" w:color="auto"/>
            <w:right w:val="none" w:sz="0" w:space="0" w:color="auto"/>
          </w:divBdr>
        </w:div>
        <w:div w:id="1768384637">
          <w:marLeft w:val="0"/>
          <w:marRight w:val="0"/>
          <w:marTop w:val="60"/>
          <w:marBottom w:val="0"/>
          <w:divBdr>
            <w:top w:val="none" w:sz="0" w:space="0" w:color="auto"/>
            <w:left w:val="none" w:sz="0" w:space="0" w:color="auto"/>
            <w:bottom w:val="none" w:sz="0" w:space="0" w:color="auto"/>
            <w:right w:val="none" w:sz="0" w:space="0" w:color="auto"/>
          </w:divBdr>
        </w:div>
        <w:div w:id="1831289269">
          <w:marLeft w:val="0"/>
          <w:marRight w:val="0"/>
          <w:marTop w:val="60"/>
          <w:marBottom w:val="0"/>
          <w:divBdr>
            <w:top w:val="none" w:sz="0" w:space="0" w:color="auto"/>
            <w:left w:val="none" w:sz="0" w:space="0" w:color="auto"/>
            <w:bottom w:val="none" w:sz="0" w:space="0" w:color="auto"/>
            <w:right w:val="none" w:sz="0" w:space="0" w:color="auto"/>
          </w:divBdr>
        </w:div>
        <w:div w:id="1850365455">
          <w:marLeft w:val="0"/>
          <w:marRight w:val="0"/>
          <w:marTop w:val="60"/>
          <w:marBottom w:val="0"/>
          <w:divBdr>
            <w:top w:val="none" w:sz="0" w:space="0" w:color="auto"/>
            <w:left w:val="none" w:sz="0" w:space="0" w:color="auto"/>
            <w:bottom w:val="none" w:sz="0" w:space="0" w:color="auto"/>
            <w:right w:val="none" w:sz="0" w:space="0" w:color="auto"/>
          </w:divBdr>
        </w:div>
        <w:div w:id="1986615494">
          <w:marLeft w:val="0"/>
          <w:marRight w:val="0"/>
          <w:marTop w:val="60"/>
          <w:marBottom w:val="0"/>
          <w:divBdr>
            <w:top w:val="none" w:sz="0" w:space="0" w:color="auto"/>
            <w:left w:val="none" w:sz="0" w:space="0" w:color="auto"/>
            <w:bottom w:val="none" w:sz="0" w:space="0" w:color="auto"/>
            <w:right w:val="none" w:sz="0" w:space="0" w:color="auto"/>
          </w:divBdr>
        </w:div>
        <w:div w:id="2130010995">
          <w:marLeft w:val="0"/>
          <w:marRight w:val="0"/>
          <w:marTop w:val="60"/>
          <w:marBottom w:val="0"/>
          <w:divBdr>
            <w:top w:val="none" w:sz="0" w:space="0" w:color="auto"/>
            <w:left w:val="none" w:sz="0" w:space="0" w:color="auto"/>
            <w:bottom w:val="none" w:sz="0" w:space="0" w:color="auto"/>
            <w:right w:val="none" w:sz="0" w:space="0" w:color="auto"/>
          </w:divBdr>
        </w:div>
      </w:divsChild>
    </w:div>
    <w:div w:id="227493850">
      <w:bodyDiv w:val="1"/>
      <w:marLeft w:val="0"/>
      <w:marRight w:val="0"/>
      <w:marTop w:val="0"/>
      <w:marBottom w:val="0"/>
      <w:divBdr>
        <w:top w:val="none" w:sz="0" w:space="0" w:color="auto"/>
        <w:left w:val="none" w:sz="0" w:space="0" w:color="auto"/>
        <w:bottom w:val="none" w:sz="0" w:space="0" w:color="auto"/>
        <w:right w:val="none" w:sz="0" w:space="0" w:color="auto"/>
      </w:divBdr>
      <w:divsChild>
        <w:div w:id="47926214">
          <w:marLeft w:val="0"/>
          <w:marRight w:val="0"/>
          <w:marTop w:val="0"/>
          <w:marBottom w:val="0"/>
          <w:divBdr>
            <w:top w:val="none" w:sz="0" w:space="0" w:color="auto"/>
            <w:left w:val="none" w:sz="0" w:space="0" w:color="auto"/>
            <w:bottom w:val="none" w:sz="0" w:space="0" w:color="auto"/>
            <w:right w:val="none" w:sz="0" w:space="0" w:color="auto"/>
          </w:divBdr>
          <w:divsChild>
            <w:div w:id="721366327">
              <w:marLeft w:val="0"/>
              <w:marRight w:val="0"/>
              <w:marTop w:val="0"/>
              <w:marBottom w:val="0"/>
              <w:divBdr>
                <w:top w:val="none" w:sz="0" w:space="0" w:color="auto"/>
                <w:left w:val="none" w:sz="0" w:space="0" w:color="auto"/>
                <w:bottom w:val="none" w:sz="0" w:space="0" w:color="auto"/>
                <w:right w:val="none" w:sz="0" w:space="0" w:color="auto"/>
              </w:divBdr>
            </w:div>
            <w:div w:id="1065488050">
              <w:marLeft w:val="0"/>
              <w:marRight w:val="0"/>
              <w:marTop w:val="0"/>
              <w:marBottom w:val="0"/>
              <w:divBdr>
                <w:top w:val="none" w:sz="0" w:space="0" w:color="auto"/>
                <w:left w:val="none" w:sz="0" w:space="0" w:color="auto"/>
                <w:bottom w:val="none" w:sz="0" w:space="0" w:color="auto"/>
                <w:right w:val="none" w:sz="0" w:space="0" w:color="auto"/>
              </w:divBdr>
            </w:div>
            <w:div w:id="1152647272">
              <w:marLeft w:val="0"/>
              <w:marRight w:val="0"/>
              <w:marTop w:val="0"/>
              <w:marBottom w:val="0"/>
              <w:divBdr>
                <w:top w:val="none" w:sz="0" w:space="0" w:color="auto"/>
                <w:left w:val="none" w:sz="0" w:space="0" w:color="auto"/>
                <w:bottom w:val="none" w:sz="0" w:space="0" w:color="auto"/>
                <w:right w:val="none" w:sz="0" w:space="0" w:color="auto"/>
              </w:divBdr>
            </w:div>
            <w:div w:id="1549956745">
              <w:marLeft w:val="0"/>
              <w:marRight w:val="0"/>
              <w:marTop w:val="0"/>
              <w:marBottom w:val="0"/>
              <w:divBdr>
                <w:top w:val="none" w:sz="0" w:space="0" w:color="auto"/>
                <w:left w:val="none" w:sz="0" w:space="0" w:color="auto"/>
                <w:bottom w:val="none" w:sz="0" w:space="0" w:color="auto"/>
                <w:right w:val="none" w:sz="0" w:space="0" w:color="auto"/>
              </w:divBdr>
            </w:div>
          </w:divsChild>
        </w:div>
        <w:div w:id="1742214140">
          <w:marLeft w:val="0"/>
          <w:marRight w:val="0"/>
          <w:marTop w:val="0"/>
          <w:marBottom w:val="0"/>
          <w:divBdr>
            <w:top w:val="none" w:sz="0" w:space="0" w:color="auto"/>
            <w:left w:val="none" w:sz="0" w:space="0" w:color="auto"/>
            <w:bottom w:val="none" w:sz="0" w:space="0" w:color="auto"/>
            <w:right w:val="none" w:sz="0" w:space="0" w:color="auto"/>
          </w:divBdr>
        </w:div>
      </w:divsChild>
    </w:div>
    <w:div w:id="250969565">
      <w:bodyDiv w:val="1"/>
      <w:marLeft w:val="0"/>
      <w:marRight w:val="0"/>
      <w:marTop w:val="0"/>
      <w:marBottom w:val="0"/>
      <w:divBdr>
        <w:top w:val="none" w:sz="0" w:space="0" w:color="auto"/>
        <w:left w:val="none" w:sz="0" w:space="0" w:color="auto"/>
        <w:bottom w:val="none" w:sz="0" w:space="0" w:color="auto"/>
        <w:right w:val="none" w:sz="0" w:space="0" w:color="auto"/>
      </w:divBdr>
      <w:divsChild>
        <w:div w:id="261109913">
          <w:marLeft w:val="0"/>
          <w:marRight w:val="0"/>
          <w:marTop w:val="0"/>
          <w:marBottom w:val="0"/>
          <w:divBdr>
            <w:top w:val="none" w:sz="0" w:space="0" w:color="auto"/>
            <w:left w:val="none" w:sz="0" w:space="0" w:color="auto"/>
            <w:bottom w:val="none" w:sz="0" w:space="0" w:color="auto"/>
            <w:right w:val="none" w:sz="0" w:space="0" w:color="auto"/>
          </w:divBdr>
        </w:div>
        <w:div w:id="1870294571">
          <w:marLeft w:val="0"/>
          <w:marRight w:val="0"/>
          <w:marTop w:val="0"/>
          <w:marBottom w:val="0"/>
          <w:divBdr>
            <w:top w:val="none" w:sz="0" w:space="0" w:color="auto"/>
            <w:left w:val="none" w:sz="0" w:space="0" w:color="auto"/>
            <w:bottom w:val="none" w:sz="0" w:space="0" w:color="auto"/>
            <w:right w:val="none" w:sz="0" w:space="0" w:color="auto"/>
          </w:divBdr>
        </w:div>
      </w:divsChild>
    </w:div>
    <w:div w:id="251865367">
      <w:bodyDiv w:val="1"/>
      <w:marLeft w:val="0"/>
      <w:marRight w:val="0"/>
      <w:marTop w:val="0"/>
      <w:marBottom w:val="0"/>
      <w:divBdr>
        <w:top w:val="none" w:sz="0" w:space="0" w:color="auto"/>
        <w:left w:val="none" w:sz="0" w:space="0" w:color="auto"/>
        <w:bottom w:val="none" w:sz="0" w:space="0" w:color="auto"/>
        <w:right w:val="none" w:sz="0" w:space="0" w:color="auto"/>
      </w:divBdr>
      <w:divsChild>
        <w:div w:id="988099284">
          <w:marLeft w:val="0"/>
          <w:marRight w:val="0"/>
          <w:marTop w:val="0"/>
          <w:marBottom w:val="0"/>
          <w:divBdr>
            <w:top w:val="none" w:sz="0" w:space="0" w:color="auto"/>
            <w:left w:val="none" w:sz="0" w:space="0" w:color="auto"/>
            <w:bottom w:val="none" w:sz="0" w:space="0" w:color="auto"/>
            <w:right w:val="none" w:sz="0" w:space="0" w:color="auto"/>
          </w:divBdr>
        </w:div>
      </w:divsChild>
    </w:div>
    <w:div w:id="256601053">
      <w:bodyDiv w:val="1"/>
      <w:marLeft w:val="0"/>
      <w:marRight w:val="0"/>
      <w:marTop w:val="0"/>
      <w:marBottom w:val="0"/>
      <w:divBdr>
        <w:top w:val="none" w:sz="0" w:space="0" w:color="auto"/>
        <w:left w:val="none" w:sz="0" w:space="0" w:color="auto"/>
        <w:bottom w:val="none" w:sz="0" w:space="0" w:color="auto"/>
        <w:right w:val="none" w:sz="0" w:space="0" w:color="auto"/>
      </w:divBdr>
    </w:div>
    <w:div w:id="350644633">
      <w:bodyDiv w:val="1"/>
      <w:marLeft w:val="0"/>
      <w:marRight w:val="0"/>
      <w:marTop w:val="0"/>
      <w:marBottom w:val="0"/>
      <w:divBdr>
        <w:top w:val="none" w:sz="0" w:space="0" w:color="auto"/>
        <w:left w:val="none" w:sz="0" w:space="0" w:color="auto"/>
        <w:bottom w:val="none" w:sz="0" w:space="0" w:color="auto"/>
        <w:right w:val="none" w:sz="0" w:space="0" w:color="auto"/>
      </w:divBdr>
      <w:divsChild>
        <w:div w:id="230191907">
          <w:marLeft w:val="0"/>
          <w:marRight w:val="0"/>
          <w:marTop w:val="0"/>
          <w:marBottom w:val="0"/>
          <w:divBdr>
            <w:top w:val="none" w:sz="0" w:space="0" w:color="auto"/>
            <w:left w:val="none" w:sz="0" w:space="0" w:color="auto"/>
            <w:bottom w:val="none" w:sz="0" w:space="0" w:color="auto"/>
            <w:right w:val="none" w:sz="0" w:space="0" w:color="auto"/>
          </w:divBdr>
        </w:div>
        <w:div w:id="809831956">
          <w:marLeft w:val="0"/>
          <w:marRight w:val="0"/>
          <w:marTop w:val="0"/>
          <w:marBottom w:val="0"/>
          <w:divBdr>
            <w:top w:val="none" w:sz="0" w:space="0" w:color="auto"/>
            <w:left w:val="none" w:sz="0" w:space="0" w:color="auto"/>
            <w:bottom w:val="none" w:sz="0" w:space="0" w:color="auto"/>
            <w:right w:val="none" w:sz="0" w:space="0" w:color="auto"/>
          </w:divBdr>
        </w:div>
      </w:divsChild>
    </w:div>
    <w:div w:id="374504607">
      <w:bodyDiv w:val="1"/>
      <w:marLeft w:val="0"/>
      <w:marRight w:val="0"/>
      <w:marTop w:val="0"/>
      <w:marBottom w:val="0"/>
      <w:divBdr>
        <w:top w:val="none" w:sz="0" w:space="0" w:color="auto"/>
        <w:left w:val="none" w:sz="0" w:space="0" w:color="auto"/>
        <w:bottom w:val="none" w:sz="0" w:space="0" w:color="auto"/>
        <w:right w:val="none" w:sz="0" w:space="0" w:color="auto"/>
      </w:divBdr>
    </w:div>
    <w:div w:id="478152921">
      <w:bodyDiv w:val="1"/>
      <w:marLeft w:val="0"/>
      <w:marRight w:val="0"/>
      <w:marTop w:val="0"/>
      <w:marBottom w:val="0"/>
      <w:divBdr>
        <w:top w:val="none" w:sz="0" w:space="0" w:color="auto"/>
        <w:left w:val="none" w:sz="0" w:space="0" w:color="auto"/>
        <w:bottom w:val="none" w:sz="0" w:space="0" w:color="auto"/>
        <w:right w:val="none" w:sz="0" w:space="0" w:color="auto"/>
      </w:divBdr>
    </w:div>
    <w:div w:id="495272220">
      <w:bodyDiv w:val="1"/>
      <w:marLeft w:val="0"/>
      <w:marRight w:val="0"/>
      <w:marTop w:val="0"/>
      <w:marBottom w:val="0"/>
      <w:divBdr>
        <w:top w:val="none" w:sz="0" w:space="0" w:color="auto"/>
        <w:left w:val="none" w:sz="0" w:space="0" w:color="auto"/>
        <w:bottom w:val="none" w:sz="0" w:space="0" w:color="auto"/>
        <w:right w:val="none" w:sz="0" w:space="0" w:color="auto"/>
      </w:divBdr>
      <w:divsChild>
        <w:div w:id="461315528">
          <w:marLeft w:val="0"/>
          <w:marRight w:val="0"/>
          <w:marTop w:val="0"/>
          <w:marBottom w:val="0"/>
          <w:divBdr>
            <w:top w:val="none" w:sz="0" w:space="0" w:color="auto"/>
            <w:left w:val="none" w:sz="0" w:space="0" w:color="auto"/>
            <w:bottom w:val="none" w:sz="0" w:space="0" w:color="auto"/>
            <w:right w:val="none" w:sz="0" w:space="0" w:color="auto"/>
          </w:divBdr>
        </w:div>
        <w:div w:id="844396596">
          <w:marLeft w:val="0"/>
          <w:marRight w:val="0"/>
          <w:marTop w:val="0"/>
          <w:marBottom w:val="0"/>
          <w:divBdr>
            <w:top w:val="none" w:sz="0" w:space="0" w:color="auto"/>
            <w:left w:val="none" w:sz="0" w:space="0" w:color="auto"/>
            <w:bottom w:val="none" w:sz="0" w:space="0" w:color="auto"/>
            <w:right w:val="none" w:sz="0" w:space="0" w:color="auto"/>
          </w:divBdr>
        </w:div>
      </w:divsChild>
    </w:div>
    <w:div w:id="566914534">
      <w:bodyDiv w:val="1"/>
      <w:marLeft w:val="0"/>
      <w:marRight w:val="0"/>
      <w:marTop w:val="0"/>
      <w:marBottom w:val="0"/>
      <w:divBdr>
        <w:top w:val="none" w:sz="0" w:space="0" w:color="auto"/>
        <w:left w:val="none" w:sz="0" w:space="0" w:color="auto"/>
        <w:bottom w:val="none" w:sz="0" w:space="0" w:color="auto"/>
        <w:right w:val="none" w:sz="0" w:space="0" w:color="auto"/>
      </w:divBdr>
      <w:divsChild>
        <w:div w:id="34080983">
          <w:marLeft w:val="0"/>
          <w:marRight w:val="0"/>
          <w:marTop w:val="0"/>
          <w:marBottom w:val="0"/>
          <w:divBdr>
            <w:top w:val="none" w:sz="0" w:space="0" w:color="auto"/>
            <w:left w:val="none" w:sz="0" w:space="0" w:color="auto"/>
            <w:bottom w:val="none" w:sz="0" w:space="0" w:color="auto"/>
            <w:right w:val="none" w:sz="0" w:space="0" w:color="auto"/>
          </w:divBdr>
          <w:divsChild>
            <w:div w:id="25494153">
              <w:marLeft w:val="0"/>
              <w:marRight w:val="0"/>
              <w:marTop w:val="0"/>
              <w:marBottom w:val="0"/>
              <w:divBdr>
                <w:top w:val="none" w:sz="0" w:space="0" w:color="auto"/>
                <w:left w:val="none" w:sz="0" w:space="0" w:color="auto"/>
                <w:bottom w:val="none" w:sz="0" w:space="0" w:color="auto"/>
                <w:right w:val="none" w:sz="0" w:space="0" w:color="auto"/>
              </w:divBdr>
            </w:div>
            <w:div w:id="72776964">
              <w:marLeft w:val="0"/>
              <w:marRight w:val="0"/>
              <w:marTop w:val="0"/>
              <w:marBottom w:val="0"/>
              <w:divBdr>
                <w:top w:val="none" w:sz="0" w:space="0" w:color="auto"/>
                <w:left w:val="none" w:sz="0" w:space="0" w:color="auto"/>
                <w:bottom w:val="none" w:sz="0" w:space="0" w:color="auto"/>
                <w:right w:val="none" w:sz="0" w:space="0" w:color="auto"/>
              </w:divBdr>
            </w:div>
            <w:div w:id="75129357">
              <w:marLeft w:val="0"/>
              <w:marRight w:val="0"/>
              <w:marTop w:val="0"/>
              <w:marBottom w:val="0"/>
              <w:divBdr>
                <w:top w:val="none" w:sz="0" w:space="0" w:color="auto"/>
                <w:left w:val="none" w:sz="0" w:space="0" w:color="auto"/>
                <w:bottom w:val="none" w:sz="0" w:space="0" w:color="auto"/>
                <w:right w:val="none" w:sz="0" w:space="0" w:color="auto"/>
              </w:divBdr>
            </w:div>
            <w:div w:id="155145803">
              <w:marLeft w:val="0"/>
              <w:marRight w:val="0"/>
              <w:marTop w:val="0"/>
              <w:marBottom w:val="0"/>
              <w:divBdr>
                <w:top w:val="none" w:sz="0" w:space="0" w:color="auto"/>
                <w:left w:val="none" w:sz="0" w:space="0" w:color="auto"/>
                <w:bottom w:val="none" w:sz="0" w:space="0" w:color="auto"/>
                <w:right w:val="none" w:sz="0" w:space="0" w:color="auto"/>
              </w:divBdr>
            </w:div>
            <w:div w:id="242227154">
              <w:marLeft w:val="0"/>
              <w:marRight w:val="0"/>
              <w:marTop w:val="0"/>
              <w:marBottom w:val="0"/>
              <w:divBdr>
                <w:top w:val="none" w:sz="0" w:space="0" w:color="auto"/>
                <w:left w:val="none" w:sz="0" w:space="0" w:color="auto"/>
                <w:bottom w:val="none" w:sz="0" w:space="0" w:color="auto"/>
                <w:right w:val="none" w:sz="0" w:space="0" w:color="auto"/>
              </w:divBdr>
            </w:div>
            <w:div w:id="269315667">
              <w:marLeft w:val="0"/>
              <w:marRight w:val="0"/>
              <w:marTop w:val="0"/>
              <w:marBottom w:val="0"/>
              <w:divBdr>
                <w:top w:val="none" w:sz="0" w:space="0" w:color="auto"/>
                <w:left w:val="none" w:sz="0" w:space="0" w:color="auto"/>
                <w:bottom w:val="none" w:sz="0" w:space="0" w:color="auto"/>
                <w:right w:val="none" w:sz="0" w:space="0" w:color="auto"/>
              </w:divBdr>
            </w:div>
            <w:div w:id="378474798">
              <w:marLeft w:val="0"/>
              <w:marRight w:val="0"/>
              <w:marTop w:val="0"/>
              <w:marBottom w:val="0"/>
              <w:divBdr>
                <w:top w:val="none" w:sz="0" w:space="0" w:color="auto"/>
                <w:left w:val="none" w:sz="0" w:space="0" w:color="auto"/>
                <w:bottom w:val="none" w:sz="0" w:space="0" w:color="auto"/>
                <w:right w:val="none" w:sz="0" w:space="0" w:color="auto"/>
              </w:divBdr>
            </w:div>
            <w:div w:id="404835795">
              <w:marLeft w:val="0"/>
              <w:marRight w:val="0"/>
              <w:marTop w:val="0"/>
              <w:marBottom w:val="0"/>
              <w:divBdr>
                <w:top w:val="none" w:sz="0" w:space="0" w:color="auto"/>
                <w:left w:val="none" w:sz="0" w:space="0" w:color="auto"/>
                <w:bottom w:val="none" w:sz="0" w:space="0" w:color="auto"/>
                <w:right w:val="none" w:sz="0" w:space="0" w:color="auto"/>
              </w:divBdr>
            </w:div>
            <w:div w:id="411974905">
              <w:marLeft w:val="0"/>
              <w:marRight w:val="0"/>
              <w:marTop w:val="0"/>
              <w:marBottom w:val="0"/>
              <w:divBdr>
                <w:top w:val="none" w:sz="0" w:space="0" w:color="auto"/>
                <w:left w:val="none" w:sz="0" w:space="0" w:color="auto"/>
                <w:bottom w:val="none" w:sz="0" w:space="0" w:color="auto"/>
                <w:right w:val="none" w:sz="0" w:space="0" w:color="auto"/>
              </w:divBdr>
            </w:div>
            <w:div w:id="412748357">
              <w:marLeft w:val="0"/>
              <w:marRight w:val="0"/>
              <w:marTop w:val="0"/>
              <w:marBottom w:val="0"/>
              <w:divBdr>
                <w:top w:val="none" w:sz="0" w:space="0" w:color="auto"/>
                <w:left w:val="none" w:sz="0" w:space="0" w:color="auto"/>
                <w:bottom w:val="none" w:sz="0" w:space="0" w:color="auto"/>
                <w:right w:val="none" w:sz="0" w:space="0" w:color="auto"/>
              </w:divBdr>
            </w:div>
            <w:div w:id="450322683">
              <w:marLeft w:val="0"/>
              <w:marRight w:val="0"/>
              <w:marTop w:val="0"/>
              <w:marBottom w:val="0"/>
              <w:divBdr>
                <w:top w:val="none" w:sz="0" w:space="0" w:color="auto"/>
                <w:left w:val="none" w:sz="0" w:space="0" w:color="auto"/>
                <w:bottom w:val="none" w:sz="0" w:space="0" w:color="auto"/>
                <w:right w:val="none" w:sz="0" w:space="0" w:color="auto"/>
              </w:divBdr>
            </w:div>
            <w:div w:id="455490647">
              <w:marLeft w:val="0"/>
              <w:marRight w:val="0"/>
              <w:marTop w:val="0"/>
              <w:marBottom w:val="0"/>
              <w:divBdr>
                <w:top w:val="none" w:sz="0" w:space="0" w:color="auto"/>
                <w:left w:val="none" w:sz="0" w:space="0" w:color="auto"/>
                <w:bottom w:val="none" w:sz="0" w:space="0" w:color="auto"/>
                <w:right w:val="none" w:sz="0" w:space="0" w:color="auto"/>
              </w:divBdr>
            </w:div>
            <w:div w:id="472530750">
              <w:marLeft w:val="0"/>
              <w:marRight w:val="0"/>
              <w:marTop w:val="0"/>
              <w:marBottom w:val="0"/>
              <w:divBdr>
                <w:top w:val="none" w:sz="0" w:space="0" w:color="auto"/>
                <w:left w:val="none" w:sz="0" w:space="0" w:color="auto"/>
                <w:bottom w:val="none" w:sz="0" w:space="0" w:color="auto"/>
                <w:right w:val="none" w:sz="0" w:space="0" w:color="auto"/>
              </w:divBdr>
            </w:div>
            <w:div w:id="486091088">
              <w:marLeft w:val="0"/>
              <w:marRight w:val="0"/>
              <w:marTop w:val="0"/>
              <w:marBottom w:val="0"/>
              <w:divBdr>
                <w:top w:val="none" w:sz="0" w:space="0" w:color="auto"/>
                <w:left w:val="none" w:sz="0" w:space="0" w:color="auto"/>
                <w:bottom w:val="none" w:sz="0" w:space="0" w:color="auto"/>
                <w:right w:val="none" w:sz="0" w:space="0" w:color="auto"/>
              </w:divBdr>
            </w:div>
            <w:div w:id="533732137">
              <w:marLeft w:val="0"/>
              <w:marRight w:val="0"/>
              <w:marTop w:val="0"/>
              <w:marBottom w:val="0"/>
              <w:divBdr>
                <w:top w:val="none" w:sz="0" w:space="0" w:color="auto"/>
                <w:left w:val="none" w:sz="0" w:space="0" w:color="auto"/>
                <w:bottom w:val="none" w:sz="0" w:space="0" w:color="auto"/>
                <w:right w:val="none" w:sz="0" w:space="0" w:color="auto"/>
              </w:divBdr>
            </w:div>
            <w:div w:id="653489223">
              <w:marLeft w:val="0"/>
              <w:marRight w:val="0"/>
              <w:marTop w:val="0"/>
              <w:marBottom w:val="0"/>
              <w:divBdr>
                <w:top w:val="none" w:sz="0" w:space="0" w:color="auto"/>
                <w:left w:val="none" w:sz="0" w:space="0" w:color="auto"/>
                <w:bottom w:val="none" w:sz="0" w:space="0" w:color="auto"/>
                <w:right w:val="none" w:sz="0" w:space="0" w:color="auto"/>
              </w:divBdr>
            </w:div>
            <w:div w:id="690380321">
              <w:marLeft w:val="0"/>
              <w:marRight w:val="0"/>
              <w:marTop w:val="0"/>
              <w:marBottom w:val="0"/>
              <w:divBdr>
                <w:top w:val="none" w:sz="0" w:space="0" w:color="auto"/>
                <w:left w:val="none" w:sz="0" w:space="0" w:color="auto"/>
                <w:bottom w:val="none" w:sz="0" w:space="0" w:color="auto"/>
                <w:right w:val="none" w:sz="0" w:space="0" w:color="auto"/>
              </w:divBdr>
            </w:div>
            <w:div w:id="772019240">
              <w:marLeft w:val="0"/>
              <w:marRight w:val="0"/>
              <w:marTop w:val="0"/>
              <w:marBottom w:val="0"/>
              <w:divBdr>
                <w:top w:val="none" w:sz="0" w:space="0" w:color="auto"/>
                <w:left w:val="none" w:sz="0" w:space="0" w:color="auto"/>
                <w:bottom w:val="none" w:sz="0" w:space="0" w:color="auto"/>
                <w:right w:val="none" w:sz="0" w:space="0" w:color="auto"/>
              </w:divBdr>
            </w:div>
            <w:div w:id="847207916">
              <w:marLeft w:val="0"/>
              <w:marRight w:val="0"/>
              <w:marTop w:val="0"/>
              <w:marBottom w:val="0"/>
              <w:divBdr>
                <w:top w:val="none" w:sz="0" w:space="0" w:color="auto"/>
                <w:left w:val="none" w:sz="0" w:space="0" w:color="auto"/>
                <w:bottom w:val="none" w:sz="0" w:space="0" w:color="auto"/>
                <w:right w:val="none" w:sz="0" w:space="0" w:color="auto"/>
              </w:divBdr>
            </w:div>
            <w:div w:id="1117216865">
              <w:marLeft w:val="0"/>
              <w:marRight w:val="0"/>
              <w:marTop w:val="0"/>
              <w:marBottom w:val="0"/>
              <w:divBdr>
                <w:top w:val="none" w:sz="0" w:space="0" w:color="auto"/>
                <w:left w:val="none" w:sz="0" w:space="0" w:color="auto"/>
                <w:bottom w:val="none" w:sz="0" w:space="0" w:color="auto"/>
                <w:right w:val="none" w:sz="0" w:space="0" w:color="auto"/>
              </w:divBdr>
            </w:div>
            <w:div w:id="1130637015">
              <w:marLeft w:val="0"/>
              <w:marRight w:val="0"/>
              <w:marTop w:val="0"/>
              <w:marBottom w:val="0"/>
              <w:divBdr>
                <w:top w:val="none" w:sz="0" w:space="0" w:color="auto"/>
                <w:left w:val="none" w:sz="0" w:space="0" w:color="auto"/>
                <w:bottom w:val="none" w:sz="0" w:space="0" w:color="auto"/>
                <w:right w:val="none" w:sz="0" w:space="0" w:color="auto"/>
              </w:divBdr>
            </w:div>
            <w:div w:id="1150708010">
              <w:marLeft w:val="0"/>
              <w:marRight w:val="0"/>
              <w:marTop w:val="0"/>
              <w:marBottom w:val="0"/>
              <w:divBdr>
                <w:top w:val="none" w:sz="0" w:space="0" w:color="auto"/>
                <w:left w:val="none" w:sz="0" w:space="0" w:color="auto"/>
                <w:bottom w:val="none" w:sz="0" w:space="0" w:color="auto"/>
                <w:right w:val="none" w:sz="0" w:space="0" w:color="auto"/>
              </w:divBdr>
            </w:div>
            <w:div w:id="1175346159">
              <w:marLeft w:val="0"/>
              <w:marRight w:val="0"/>
              <w:marTop w:val="0"/>
              <w:marBottom w:val="0"/>
              <w:divBdr>
                <w:top w:val="none" w:sz="0" w:space="0" w:color="auto"/>
                <w:left w:val="none" w:sz="0" w:space="0" w:color="auto"/>
                <w:bottom w:val="none" w:sz="0" w:space="0" w:color="auto"/>
                <w:right w:val="none" w:sz="0" w:space="0" w:color="auto"/>
              </w:divBdr>
            </w:div>
            <w:div w:id="1268780594">
              <w:marLeft w:val="0"/>
              <w:marRight w:val="0"/>
              <w:marTop w:val="0"/>
              <w:marBottom w:val="0"/>
              <w:divBdr>
                <w:top w:val="none" w:sz="0" w:space="0" w:color="auto"/>
                <w:left w:val="none" w:sz="0" w:space="0" w:color="auto"/>
                <w:bottom w:val="none" w:sz="0" w:space="0" w:color="auto"/>
                <w:right w:val="none" w:sz="0" w:space="0" w:color="auto"/>
              </w:divBdr>
            </w:div>
            <w:div w:id="1433551617">
              <w:marLeft w:val="0"/>
              <w:marRight w:val="0"/>
              <w:marTop w:val="0"/>
              <w:marBottom w:val="0"/>
              <w:divBdr>
                <w:top w:val="none" w:sz="0" w:space="0" w:color="auto"/>
                <w:left w:val="none" w:sz="0" w:space="0" w:color="auto"/>
                <w:bottom w:val="none" w:sz="0" w:space="0" w:color="auto"/>
                <w:right w:val="none" w:sz="0" w:space="0" w:color="auto"/>
              </w:divBdr>
            </w:div>
            <w:div w:id="1488744458">
              <w:marLeft w:val="0"/>
              <w:marRight w:val="0"/>
              <w:marTop w:val="0"/>
              <w:marBottom w:val="0"/>
              <w:divBdr>
                <w:top w:val="none" w:sz="0" w:space="0" w:color="auto"/>
                <w:left w:val="none" w:sz="0" w:space="0" w:color="auto"/>
                <w:bottom w:val="none" w:sz="0" w:space="0" w:color="auto"/>
                <w:right w:val="none" w:sz="0" w:space="0" w:color="auto"/>
              </w:divBdr>
            </w:div>
            <w:div w:id="1503280036">
              <w:marLeft w:val="0"/>
              <w:marRight w:val="0"/>
              <w:marTop w:val="0"/>
              <w:marBottom w:val="0"/>
              <w:divBdr>
                <w:top w:val="none" w:sz="0" w:space="0" w:color="auto"/>
                <w:left w:val="none" w:sz="0" w:space="0" w:color="auto"/>
                <w:bottom w:val="none" w:sz="0" w:space="0" w:color="auto"/>
                <w:right w:val="none" w:sz="0" w:space="0" w:color="auto"/>
              </w:divBdr>
            </w:div>
            <w:div w:id="1608929037">
              <w:marLeft w:val="0"/>
              <w:marRight w:val="0"/>
              <w:marTop w:val="0"/>
              <w:marBottom w:val="0"/>
              <w:divBdr>
                <w:top w:val="none" w:sz="0" w:space="0" w:color="auto"/>
                <w:left w:val="none" w:sz="0" w:space="0" w:color="auto"/>
                <w:bottom w:val="none" w:sz="0" w:space="0" w:color="auto"/>
                <w:right w:val="none" w:sz="0" w:space="0" w:color="auto"/>
              </w:divBdr>
            </w:div>
            <w:div w:id="1644314697">
              <w:marLeft w:val="0"/>
              <w:marRight w:val="0"/>
              <w:marTop w:val="0"/>
              <w:marBottom w:val="0"/>
              <w:divBdr>
                <w:top w:val="none" w:sz="0" w:space="0" w:color="auto"/>
                <w:left w:val="none" w:sz="0" w:space="0" w:color="auto"/>
                <w:bottom w:val="none" w:sz="0" w:space="0" w:color="auto"/>
                <w:right w:val="none" w:sz="0" w:space="0" w:color="auto"/>
              </w:divBdr>
            </w:div>
            <w:div w:id="1795908044">
              <w:marLeft w:val="0"/>
              <w:marRight w:val="0"/>
              <w:marTop w:val="0"/>
              <w:marBottom w:val="0"/>
              <w:divBdr>
                <w:top w:val="none" w:sz="0" w:space="0" w:color="auto"/>
                <w:left w:val="none" w:sz="0" w:space="0" w:color="auto"/>
                <w:bottom w:val="none" w:sz="0" w:space="0" w:color="auto"/>
                <w:right w:val="none" w:sz="0" w:space="0" w:color="auto"/>
              </w:divBdr>
            </w:div>
            <w:div w:id="1798067326">
              <w:marLeft w:val="0"/>
              <w:marRight w:val="0"/>
              <w:marTop w:val="0"/>
              <w:marBottom w:val="0"/>
              <w:divBdr>
                <w:top w:val="none" w:sz="0" w:space="0" w:color="auto"/>
                <w:left w:val="none" w:sz="0" w:space="0" w:color="auto"/>
                <w:bottom w:val="none" w:sz="0" w:space="0" w:color="auto"/>
                <w:right w:val="none" w:sz="0" w:space="0" w:color="auto"/>
              </w:divBdr>
            </w:div>
            <w:div w:id="1818912287">
              <w:marLeft w:val="0"/>
              <w:marRight w:val="0"/>
              <w:marTop w:val="0"/>
              <w:marBottom w:val="0"/>
              <w:divBdr>
                <w:top w:val="none" w:sz="0" w:space="0" w:color="auto"/>
                <w:left w:val="none" w:sz="0" w:space="0" w:color="auto"/>
                <w:bottom w:val="none" w:sz="0" w:space="0" w:color="auto"/>
                <w:right w:val="none" w:sz="0" w:space="0" w:color="auto"/>
              </w:divBdr>
            </w:div>
            <w:div w:id="202952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2667">
      <w:bodyDiv w:val="1"/>
      <w:marLeft w:val="0"/>
      <w:marRight w:val="0"/>
      <w:marTop w:val="0"/>
      <w:marBottom w:val="0"/>
      <w:divBdr>
        <w:top w:val="none" w:sz="0" w:space="0" w:color="auto"/>
        <w:left w:val="none" w:sz="0" w:space="0" w:color="auto"/>
        <w:bottom w:val="none" w:sz="0" w:space="0" w:color="auto"/>
        <w:right w:val="none" w:sz="0" w:space="0" w:color="auto"/>
      </w:divBdr>
    </w:div>
    <w:div w:id="656804012">
      <w:bodyDiv w:val="1"/>
      <w:marLeft w:val="0"/>
      <w:marRight w:val="0"/>
      <w:marTop w:val="0"/>
      <w:marBottom w:val="0"/>
      <w:divBdr>
        <w:top w:val="none" w:sz="0" w:space="0" w:color="auto"/>
        <w:left w:val="none" w:sz="0" w:space="0" w:color="auto"/>
        <w:bottom w:val="none" w:sz="0" w:space="0" w:color="auto"/>
        <w:right w:val="none" w:sz="0" w:space="0" w:color="auto"/>
      </w:divBdr>
      <w:divsChild>
        <w:div w:id="876163183">
          <w:marLeft w:val="0"/>
          <w:marRight w:val="0"/>
          <w:marTop w:val="0"/>
          <w:marBottom w:val="0"/>
          <w:divBdr>
            <w:top w:val="none" w:sz="0" w:space="0" w:color="auto"/>
            <w:left w:val="none" w:sz="0" w:space="0" w:color="auto"/>
            <w:bottom w:val="none" w:sz="0" w:space="0" w:color="auto"/>
            <w:right w:val="none" w:sz="0" w:space="0" w:color="auto"/>
          </w:divBdr>
        </w:div>
      </w:divsChild>
    </w:div>
    <w:div w:id="665017213">
      <w:bodyDiv w:val="1"/>
      <w:marLeft w:val="0"/>
      <w:marRight w:val="0"/>
      <w:marTop w:val="0"/>
      <w:marBottom w:val="0"/>
      <w:divBdr>
        <w:top w:val="none" w:sz="0" w:space="0" w:color="auto"/>
        <w:left w:val="none" w:sz="0" w:space="0" w:color="auto"/>
        <w:bottom w:val="none" w:sz="0" w:space="0" w:color="auto"/>
        <w:right w:val="none" w:sz="0" w:space="0" w:color="auto"/>
      </w:divBdr>
      <w:divsChild>
        <w:div w:id="606543295">
          <w:marLeft w:val="0"/>
          <w:marRight w:val="0"/>
          <w:marTop w:val="0"/>
          <w:marBottom w:val="0"/>
          <w:divBdr>
            <w:top w:val="none" w:sz="0" w:space="0" w:color="auto"/>
            <w:left w:val="none" w:sz="0" w:space="0" w:color="auto"/>
            <w:bottom w:val="none" w:sz="0" w:space="0" w:color="auto"/>
            <w:right w:val="none" w:sz="0" w:space="0" w:color="auto"/>
          </w:divBdr>
        </w:div>
      </w:divsChild>
    </w:div>
    <w:div w:id="749498413">
      <w:bodyDiv w:val="1"/>
      <w:marLeft w:val="0"/>
      <w:marRight w:val="0"/>
      <w:marTop w:val="0"/>
      <w:marBottom w:val="0"/>
      <w:divBdr>
        <w:top w:val="none" w:sz="0" w:space="0" w:color="auto"/>
        <w:left w:val="none" w:sz="0" w:space="0" w:color="auto"/>
        <w:bottom w:val="none" w:sz="0" w:space="0" w:color="auto"/>
        <w:right w:val="none" w:sz="0" w:space="0" w:color="auto"/>
      </w:divBdr>
      <w:divsChild>
        <w:div w:id="1490513505">
          <w:marLeft w:val="0"/>
          <w:marRight w:val="0"/>
          <w:marTop w:val="0"/>
          <w:marBottom w:val="0"/>
          <w:divBdr>
            <w:top w:val="none" w:sz="0" w:space="0" w:color="auto"/>
            <w:left w:val="none" w:sz="0" w:space="0" w:color="auto"/>
            <w:bottom w:val="none" w:sz="0" w:space="0" w:color="auto"/>
            <w:right w:val="none" w:sz="0" w:space="0" w:color="auto"/>
          </w:divBdr>
        </w:div>
      </w:divsChild>
    </w:div>
    <w:div w:id="783840722">
      <w:bodyDiv w:val="1"/>
      <w:marLeft w:val="0"/>
      <w:marRight w:val="0"/>
      <w:marTop w:val="0"/>
      <w:marBottom w:val="0"/>
      <w:divBdr>
        <w:top w:val="none" w:sz="0" w:space="0" w:color="auto"/>
        <w:left w:val="none" w:sz="0" w:space="0" w:color="auto"/>
        <w:bottom w:val="none" w:sz="0" w:space="0" w:color="auto"/>
        <w:right w:val="none" w:sz="0" w:space="0" w:color="auto"/>
      </w:divBdr>
    </w:div>
    <w:div w:id="789280633">
      <w:bodyDiv w:val="1"/>
      <w:marLeft w:val="0"/>
      <w:marRight w:val="0"/>
      <w:marTop w:val="0"/>
      <w:marBottom w:val="0"/>
      <w:divBdr>
        <w:top w:val="none" w:sz="0" w:space="0" w:color="auto"/>
        <w:left w:val="none" w:sz="0" w:space="0" w:color="auto"/>
        <w:bottom w:val="none" w:sz="0" w:space="0" w:color="auto"/>
        <w:right w:val="none" w:sz="0" w:space="0" w:color="auto"/>
      </w:divBdr>
    </w:div>
    <w:div w:id="853999961">
      <w:bodyDiv w:val="1"/>
      <w:marLeft w:val="0"/>
      <w:marRight w:val="0"/>
      <w:marTop w:val="0"/>
      <w:marBottom w:val="0"/>
      <w:divBdr>
        <w:top w:val="none" w:sz="0" w:space="0" w:color="auto"/>
        <w:left w:val="none" w:sz="0" w:space="0" w:color="auto"/>
        <w:bottom w:val="none" w:sz="0" w:space="0" w:color="auto"/>
        <w:right w:val="none" w:sz="0" w:space="0" w:color="auto"/>
      </w:divBdr>
      <w:divsChild>
        <w:div w:id="985861809">
          <w:marLeft w:val="0"/>
          <w:marRight w:val="0"/>
          <w:marTop w:val="0"/>
          <w:marBottom w:val="0"/>
          <w:divBdr>
            <w:top w:val="none" w:sz="0" w:space="0" w:color="auto"/>
            <w:left w:val="none" w:sz="0" w:space="0" w:color="auto"/>
            <w:bottom w:val="none" w:sz="0" w:space="0" w:color="auto"/>
            <w:right w:val="none" w:sz="0" w:space="0" w:color="auto"/>
          </w:divBdr>
        </w:div>
      </w:divsChild>
    </w:div>
    <w:div w:id="883639558">
      <w:bodyDiv w:val="1"/>
      <w:marLeft w:val="0"/>
      <w:marRight w:val="0"/>
      <w:marTop w:val="0"/>
      <w:marBottom w:val="0"/>
      <w:divBdr>
        <w:top w:val="none" w:sz="0" w:space="0" w:color="auto"/>
        <w:left w:val="none" w:sz="0" w:space="0" w:color="auto"/>
        <w:bottom w:val="none" w:sz="0" w:space="0" w:color="auto"/>
        <w:right w:val="none" w:sz="0" w:space="0" w:color="auto"/>
      </w:divBdr>
      <w:divsChild>
        <w:div w:id="412820624">
          <w:marLeft w:val="0"/>
          <w:marRight w:val="0"/>
          <w:marTop w:val="0"/>
          <w:marBottom w:val="0"/>
          <w:divBdr>
            <w:top w:val="none" w:sz="0" w:space="0" w:color="auto"/>
            <w:left w:val="none" w:sz="0" w:space="0" w:color="auto"/>
            <w:bottom w:val="none" w:sz="0" w:space="0" w:color="auto"/>
            <w:right w:val="none" w:sz="0" w:space="0" w:color="auto"/>
          </w:divBdr>
          <w:divsChild>
            <w:div w:id="820392266">
              <w:marLeft w:val="0"/>
              <w:marRight w:val="0"/>
              <w:marTop w:val="0"/>
              <w:marBottom w:val="0"/>
              <w:divBdr>
                <w:top w:val="none" w:sz="0" w:space="0" w:color="auto"/>
                <w:left w:val="none" w:sz="0" w:space="0" w:color="auto"/>
                <w:bottom w:val="none" w:sz="0" w:space="0" w:color="auto"/>
                <w:right w:val="none" w:sz="0" w:space="0" w:color="auto"/>
              </w:divBdr>
            </w:div>
            <w:div w:id="1296523829">
              <w:marLeft w:val="0"/>
              <w:marRight w:val="0"/>
              <w:marTop w:val="0"/>
              <w:marBottom w:val="0"/>
              <w:divBdr>
                <w:top w:val="none" w:sz="0" w:space="0" w:color="auto"/>
                <w:left w:val="none" w:sz="0" w:space="0" w:color="auto"/>
                <w:bottom w:val="none" w:sz="0" w:space="0" w:color="auto"/>
                <w:right w:val="none" w:sz="0" w:space="0" w:color="auto"/>
              </w:divBdr>
            </w:div>
            <w:div w:id="1961102878">
              <w:marLeft w:val="0"/>
              <w:marRight w:val="0"/>
              <w:marTop w:val="0"/>
              <w:marBottom w:val="0"/>
              <w:divBdr>
                <w:top w:val="none" w:sz="0" w:space="0" w:color="auto"/>
                <w:left w:val="none" w:sz="0" w:space="0" w:color="auto"/>
                <w:bottom w:val="none" w:sz="0" w:space="0" w:color="auto"/>
                <w:right w:val="none" w:sz="0" w:space="0" w:color="auto"/>
              </w:divBdr>
            </w:div>
          </w:divsChild>
        </w:div>
        <w:div w:id="2100983785">
          <w:marLeft w:val="0"/>
          <w:marRight w:val="0"/>
          <w:marTop w:val="0"/>
          <w:marBottom w:val="0"/>
          <w:divBdr>
            <w:top w:val="none" w:sz="0" w:space="0" w:color="auto"/>
            <w:left w:val="none" w:sz="0" w:space="0" w:color="auto"/>
            <w:bottom w:val="none" w:sz="0" w:space="0" w:color="auto"/>
            <w:right w:val="none" w:sz="0" w:space="0" w:color="auto"/>
          </w:divBdr>
        </w:div>
      </w:divsChild>
    </w:div>
    <w:div w:id="907307446">
      <w:bodyDiv w:val="1"/>
      <w:marLeft w:val="0"/>
      <w:marRight w:val="0"/>
      <w:marTop w:val="0"/>
      <w:marBottom w:val="0"/>
      <w:divBdr>
        <w:top w:val="none" w:sz="0" w:space="0" w:color="auto"/>
        <w:left w:val="none" w:sz="0" w:space="0" w:color="auto"/>
        <w:bottom w:val="none" w:sz="0" w:space="0" w:color="auto"/>
        <w:right w:val="none" w:sz="0" w:space="0" w:color="auto"/>
      </w:divBdr>
      <w:divsChild>
        <w:div w:id="366368475">
          <w:marLeft w:val="0"/>
          <w:marRight w:val="0"/>
          <w:marTop w:val="0"/>
          <w:marBottom w:val="0"/>
          <w:divBdr>
            <w:top w:val="none" w:sz="0" w:space="0" w:color="auto"/>
            <w:left w:val="none" w:sz="0" w:space="0" w:color="auto"/>
            <w:bottom w:val="none" w:sz="0" w:space="0" w:color="auto"/>
            <w:right w:val="none" w:sz="0" w:space="0" w:color="auto"/>
          </w:divBdr>
        </w:div>
      </w:divsChild>
    </w:div>
    <w:div w:id="959647296">
      <w:bodyDiv w:val="1"/>
      <w:marLeft w:val="0"/>
      <w:marRight w:val="0"/>
      <w:marTop w:val="0"/>
      <w:marBottom w:val="0"/>
      <w:divBdr>
        <w:top w:val="none" w:sz="0" w:space="0" w:color="auto"/>
        <w:left w:val="none" w:sz="0" w:space="0" w:color="auto"/>
        <w:bottom w:val="none" w:sz="0" w:space="0" w:color="auto"/>
        <w:right w:val="none" w:sz="0" w:space="0" w:color="auto"/>
      </w:divBdr>
      <w:divsChild>
        <w:div w:id="985279909">
          <w:marLeft w:val="0"/>
          <w:marRight w:val="0"/>
          <w:marTop w:val="0"/>
          <w:marBottom w:val="0"/>
          <w:divBdr>
            <w:top w:val="none" w:sz="0" w:space="0" w:color="auto"/>
            <w:left w:val="none" w:sz="0" w:space="0" w:color="auto"/>
            <w:bottom w:val="none" w:sz="0" w:space="0" w:color="auto"/>
            <w:right w:val="none" w:sz="0" w:space="0" w:color="auto"/>
          </w:divBdr>
        </w:div>
      </w:divsChild>
    </w:div>
    <w:div w:id="1075854471">
      <w:bodyDiv w:val="1"/>
      <w:marLeft w:val="0"/>
      <w:marRight w:val="0"/>
      <w:marTop w:val="0"/>
      <w:marBottom w:val="0"/>
      <w:divBdr>
        <w:top w:val="none" w:sz="0" w:space="0" w:color="auto"/>
        <w:left w:val="none" w:sz="0" w:space="0" w:color="auto"/>
        <w:bottom w:val="none" w:sz="0" w:space="0" w:color="auto"/>
        <w:right w:val="none" w:sz="0" w:space="0" w:color="auto"/>
      </w:divBdr>
    </w:div>
    <w:div w:id="1077022312">
      <w:bodyDiv w:val="1"/>
      <w:marLeft w:val="0"/>
      <w:marRight w:val="0"/>
      <w:marTop w:val="0"/>
      <w:marBottom w:val="0"/>
      <w:divBdr>
        <w:top w:val="none" w:sz="0" w:space="0" w:color="auto"/>
        <w:left w:val="none" w:sz="0" w:space="0" w:color="auto"/>
        <w:bottom w:val="none" w:sz="0" w:space="0" w:color="auto"/>
        <w:right w:val="none" w:sz="0" w:space="0" w:color="auto"/>
      </w:divBdr>
    </w:div>
    <w:div w:id="1139960733">
      <w:bodyDiv w:val="1"/>
      <w:marLeft w:val="0"/>
      <w:marRight w:val="0"/>
      <w:marTop w:val="0"/>
      <w:marBottom w:val="0"/>
      <w:divBdr>
        <w:top w:val="none" w:sz="0" w:space="0" w:color="auto"/>
        <w:left w:val="none" w:sz="0" w:space="0" w:color="auto"/>
        <w:bottom w:val="none" w:sz="0" w:space="0" w:color="auto"/>
        <w:right w:val="none" w:sz="0" w:space="0" w:color="auto"/>
      </w:divBdr>
    </w:div>
    <w:div w:id="1196387474">
      <w:bodyDiv w:val="1"/>
      <w:marLeft w:val="0"/>
      <w:marRight w:val="0"/>
      <w:marTop w:val="0"/>
      <w:marBottom w:val="0"/>
      <w:divBdr>
        <w:top w:val="none" w:sz="0" w:space="0" w:color="auto"/>
        <w:left w:val="none" w:sz="0" w:space="0" w:color="auto"/>
        <w:bottom w:val="none" w:sz="0" w:space="0" w:color="auto"/>
        <w:right w:val="none" w:sz="0" w:space="0" w:color="auto"/>
      </w:divBdr>
    </w:div>
    <w:div w:id="1251694155">
      <w:bodyDiv w:val="1"/>
      <w:marLeft w:val="0"/>
      <w:marRight w:val="0"/>
      <w:marTop w:val="0"/>
      <w:marBottom w:val="0"/>
      <w:divBdr>
        <w:top w:val="none" w:sz="0" w:space="0" w:color="auto"/>
        <w:left w:val="none" w:sz="0" w:space="0" w:color="auto"/>
        <w:bottom w:val="none" w:sz="0" w:space="0" w:color="auto"/>
        <w:right w:val="none" w:sz="0" w:space="0" w:color="auto"/>
      </w:divBdr>
    </w:div>
    <w:div w:id="1260987396">
      <w:bodyDiv w:val="1"/>
      <w:marLeft w:val="0"/>
      <w:marRight w:val="0"/>
      <w:marTop w:val="0"/>
      <w:marBottom w:val="0"/>
      <w:divBdr>
        <w:top w:val="none" w:sz="0" w:space="0" w:color="auto"/>
        <w:left w:val="none" w:sz="0" w:space="0" w:color="auto"/>
        <w:bottom w:val="none" w:sz="0" w:space="0" w:color="auto"/>
        <w:right w:val="none" w:sz="0" w:space="0" w:color="auto"/>
      </w:divBdr>
    </w:div>
    <w:div w:id="1364596364">
      <w:bodyDiv w:val="1"/>
      <w:marLeft w:val="0"/>
      <w:marRight w:val="0"/>
      <w:marTop w:val="0"/>
      <w:marBottom w:val="0"/>
      <w:divBdr>
        <w:top w:val="none" w:sz="0" w:space="0" w:color="auto"/>
        <w:left w:val="none" w:sz="0" w:space="0" w:color="auto"/>
        <w:bottom w:val="none" w:sz="0" w:space="0" w:color="auto"/>
        <w:right w:val="none" w:sz="0" w:space="0" w:color="auto"/>
      </w:divBdr>
      <w:divsChild>
        <w:div w:id="1140998434">
          <w:marLeft w:val="0"/>
          <w:marRight w:val="0"/>
          <w:marTop w:val="0"/>
          <w:marBottom w:val="0"/>
          <w:divBdr>
            <w:top w:val="none" w:sz="0" w:space="0" w:color="auto"/>
            <w:left w:val="none" w:sz="0" w:space="0" w:color="auto"/>
            <w:bottom w:val="none" w:sz="0" w:space="0" w:color="auto"/>
            <w:right w:val="none" w:sz="0" w:space="0" w:color="auto"/>
          </w:divBdr>
        </w:div>
      </w:divsChild>
    </w:div>
    <w:div w:id="1399204731">
      <w:bodyDiv w:val="1"/>
      <w:marLeft w:val="0"/>
      <w:marRight w:val="0"/>
      <w:marTop w:val="0"/>
      <w:marBottom w:val="0"/>
      <w:divBdr>
        <w:top w:val="none" w:sz="0" w:space="0" w:color="auto"/>
        <w:left w:val="none" w:sz="0" w:space="0" w:color="auto"/>
        <w:bottom w:val="none" w:sz="0" w:space="0" w:color="auto"/>
        <w:right w:val="none" w:sz="0" w:space="0" w:color="auto"/>
      </w:divBdr>
      <w:divsChild>
        <w:div w:id="1512257118">
          <w:marLeft w:val="0"/>
          <w:marRight w:val="0"/>
          <w:marTop w:val="0"/>
          <w:marBottom w:val="0"/>
          <w:divBdr>
            <w:top w:val="none" w:sz="0" w:space="0" w:color="auto"/>
            <w:left w:val="none" w:sz="0" w:space="0" w:color="auto"/>
            <w:bottom w:val="none" w:sz="0" w:space="0" w:color="auto"/>
            <w:right w:val="none" w:sz="0" w:space="0" w:color="auto"/>
          </w:divBdr>
        </w:div>
      </w:divsChild>
    </w:div>
    <w:div w:id="1455948768">
      <w:bodyDiv w:val="1"/>
      <w:marLeft w:val="0"/>
      <w:marRight w:val="0"/>
      <w:marTop w:val="0"/>
      <w:marBottom w:val="0"/>
      <w:divBdr>
        <w:top w:val="none" w:sz="0" w:space="0" w:color="auto"/>
        <w:left w:val="none" w:sz="0" w:space="0" w:color="auto"/>
        <w:bottom w:val="none" w:sz="0" w:space="0" w:color="auto"/>
        <w:right w:val="none" w:sz="0" w:space="0" w:color="auto"/>
      </w:divBdr>
      <w:divsChild>
        <w:div w:id="381642047">
          <w:marLeft w:val="0"/>
          <w:marRight w:val="0"/>
          <w:marTop w:val="0"/>
          <w:marBottom w:val="0"/>
          <w:divBdr>
            <w:top w:val="none" w:sz="0" w:space="0" w:color="auto"/>
            <w:left w:val="none" w:sz="0" w:space="0" w:color="auto"/>
            <w:bottom w:val="none" w:sz="0" w:space="0" w:color="auto"/>
            <w:right w:val="none" w:sz="0" w:space="0" w:color="auto"/>
          </w:divBdr>
        </w:div>
      </w:divsChild>
    </w:div>
    <w:div w:id="1456212663">
      <w:bodyDiv w:val="1"/>
      <w:marLeft w:val="0"/>
      <w:marRight w:val="0"/>
      <w:marTop w:val="0"/>
      <w:marBottom w:val="0"/>
      <w:divBdr>
        <w:top w:val="none" w:sz="0" w:space="0" w:color="auto"/>
        <w:left w:val="none" w:sz="0" w:space="0" w:color="auto"/>
        <w:bottom w:val="none" w:sz="0" w:space="0" w:color="auto"/>
        <w:right w:val="none" w:sz="0" w:space="0" w:color="auto"/>
      </w:divBdr>
    </w:div>
    <w:div w:id="1754429619">
      <w:bodyDiv w:val="1"/>
      <w:marLeft w:val="0"/>
      <w:marRight w:val="0"/>
      <w:marTop w:val="0"/>
      <w:marBottom w:val="0"/>
      <w:divBdr>
        <w:top w:val="none" w:sz="0" w:space="0" w:color="auto"/>
        <w:left w:val="none" w:sz="0" w:space="0" w:color="auto"/>
        <w:bottom w:val="none" w:sz="0" w:space="0" w:color="auto"/>
        <w:right w:val="none" w:sz="0" w:space="0" w:color="auto"/>
      </w:divBdr>
      <w:divsChild>
        <w:div w:id="181674895">
          <w:marLeft w:val="0"/>
          <w:marRight w:val="0"/>
          <w:marTop w:val="0"/>
          <w:marBottom w:val="0"/>
          <w:divBdr>
            <w:top w:val="none" w:sz="0" w:space="0" w:color="auto"/>
            <w:left w:val="none" w:sz="0" w:space="0" w:color="auto"/>
            <w:bottom w:val="none" w:sz="0" w:space="0" w:color="auto"/>
            <w:right w:val="none" w:sz="0" w:space="0" w:color="auto"/>
          </w:divBdr>
        </w:div>
        <w:div w:id="1956212840">
          <w:marLeft w:val="0"/>
          <w:marRight w:val="0"/>
          <w:marTop w:val="0"/>
          <w:marBottom w:val="0"/>
          <w:divBdr>
            <w:top w:val="none" w:sz="0" w:space="0" w:color="auto"/>
            <w:left w:val="none" w:sz="0" w:space="0" w:color="auto"/>
            <w:bottom w:val="none" w:sz="0" w:space="0" w:color="auto"/>
            <w:right w:val="none" w:sz="0" w:space="0" w:color="auto"/>
          </w:divBdr>
          <w:divsChild>
            <w:div w:id="654995093">
              <w:marLeft w:val="0"/>
              <w:marRight w:val="0"/>
              <w:marTop w:val="0"/>
              <w:marBottom w:val="0"/>
              <w:divBdr>
                <w:top w:val="none" w:sz="0" w:space="0" w:color="auto"/>
                <w:left w:val="none" w:sz="0" w:space="0" w:color="auto"/>
                <w:bottom w:val="none" w:sz="0" w:space="0" w:color="auto"/>
                <w:right w:val="none" w:sz="0" w:space="0" w:color="auto"/>
              </w:divBdr>
            </w:div>
            <w:div w:id="1240286474">
              <w:marLeft w:val="0"/>
              <w:marRight w:val="0"/>
              <w:marTop w:val="0"/>
              <w:marBottom w:val="0"/>
              <w:divBdr>
                <w:top w:val="none" w:sz="0" w:space="0" w:color="auto"/>
                <w:left w:val="none" w:sz="0" w:space="0" w:color="auto"/>
                <w:bottom w:val="none" w:sz="0" w:space="0" w:color="auto"/>
                <w:right w:val="none" w:sz="0" w:space="0" w:color="auto"/>
              </w:divBdr>
            </w:div>
            <w:div w:id="1846280352">
              <w:marLeft w:val="0"/>
              <w:marRight w:val="0"/>
              <w:marTop w:val="0"/>
              <w:marBottom w:val="0"/>
              <w:divBdr>
                <w:top w:val="none" w:sz="0" w:space="0" w:color="auto"/>
                <w:left w:val="none" w:sz="0" w:space="0" w:color="auto"/>
                <w:bottom w:val="none" w:sz="0" w:space="0" w:color="auto"/>
                <w:right w:val="none" w:sz="0" w:space="0" w:color="auto"/>
              </w:divBdr>
            </w:div>
            <w:div w:id="187171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4377">
      <w:bodyDiv w:val="1"/>
      <w:marLeft w:val="0"/>
      <w:marRight w:val="0"/>
      <w:marTop w:val="0"/>
      <w:marBottom w:val="0"/>
      <w:divBdr>
        <w:top w:val="none" w:sz="0" w:space="0" w:color="auto"/>
        <w:left w:val="none" w:sz="0" w:space="0" w:color="auto"/>
        <w:bottom w:val="none" w:sz="0" w:space="0" w:color="auto"/>
        <w:right w:val="none" w:sz="0" w:space="0" w:color="auto"/>
      </w:divBdr>
      <w:divsChild>
        <w:div w:id="1354578254">
          <w:marLeft w:val="0"/>
          <w:marRight w:val="0"/>
          <w:marTop w:val="0"/>
          <w:marBottom w:val="0"/>
          <w:divBdr>
            <w:top w:val="none" w:sz="0" w:space="0" w:color="auto"/>
            <w:left w:val="none" w:sz="0" w:space="0" w:color="auto"/>
            <w:bottom w:val="none" w:sz="0" w:space="0" w:color="auto"/>
            <w:right w:val="none" w:sz="0" w:space="0" w:color="auto"/>
          </w:divBdr>
          <w:divsChild>
            <w:div w:id="146636379">
              <w:marLeft w:val="0"/>
              <w:marRight w:val="0"/>
              <w:marTop w:val="0"/>
              <w:marBottom w:val="0"/>
              <w:divBdr>
                <w:top w:val="none" w:sz="0" w:space="0" w:color="auto"/>
                <w:left w:val="none" w:sz="0" w:space="0" w:color="auto"/>
                <w:bottom w:val="none" w:sz="0" w:space="0" w:color="auto"/>
                <w:right w:val="none" w:sz="0" w:space="0" w:color="auto"/>
              </w:divBdr>
            </w:div>
            <w:div w:id="271667112">
              <w:marLeft w:val="0"/>
              <w:marRight w:val="0"/>
              <w:marTop w:val="0"/>
              <w:marBottom w:val="0"/>
              <w:divBdr>
                <w:top w:val="none" w:sz="0" w:space="0" w:color="auto"/>
                <w:left w:val="none" w:sz="0" w:space="0" w:color="auto"/>
                <w:bottom w:val="none" w:sz="0" w:space="0" w:color="auto"/>
                <w:right w:val="none" w:sz="0" w:space="0" w:color="auto"/>
              </w:divBdr>
            </w:div>
            <w:div w:id="273102958">
              <w:marLeft w:val="0"/>
              <w:marRight w:val="0"/>
              <w:marTop w:val="0"/>
              <w:marBottom w:val="0"/>
              <w:divBdr>
                <w:top w:val="none" w:sz="0" w:space="0" w:color="auto"/>
                <w:left w:val="none" w:sz="0" w:space="0" w:color="auto"/>
                <w:bottom w:val="none" w:sz="0" w:space="0" w:color="auto"/>
                <w:right w:val="none" w:sz="0" w:space="0" w:color="auto"/>
              </w:divBdr>
            </w:div>
            <w:div w:id="476804478">
              <w:marLeft w:val="0"/>
              <w:marRight w:val="0"/>
              <w:marTop w:val="0"/>
              <w:marBottom w:val="0"/>
              <w:divBdr>
                <w:top w:val="none" w:sz="0" w:space="0" w:color="auto"/>
                <w:left w:val="none" w:sz="0" w:space="0" w:color="auto"/>
                <w:bottom w:val="none" w:sz="0" w:space="0" w:color="auto"/>
                <w:right w:val="none" w:sz="0" w:space="0" w:color="auto"/>
              </w:divBdr>
            </w:div>
            <w:div w:id="1013068220">
              <w:marLeft w:val="0"/>
              <w:marRight w:val="0"/>
              <w:marTop w:val="0"/>
              <w:marBottom w:val="0"/>
              <w:divBdr>
                <w:top w:val="none" w:sz="0" w:space="0" w:color="auto"/>
                <w:left w:val="none" w:sz="0" w:space="0" w:color="auto"/>
                <w:bottom w:val="none" w:sz="0" w:space="0" w:color="auto"/>
                <w:right w:val="none" w:sz="0" w:space="0" w:color="auto"/>
              </w:divBdr>
            </w:div>
            <w:div w:id="1019239610">
              <w:marLeft w:val="0"/>
              <w:marRight w:val="0"/>
              <w:marTop w:val="0"/>
              <w:marBottom w:val="0"/>
              <w:divBdr>
                <w:top w:val="none" w:sz="0" w:space="0" w:color="auto"/>
                <w:left w:val="none" w:sz="0" w:space="0" w:color="auto"/>
                <w:bottom w:val="none" w:sz="0" w:space="0" w:color="auto"/>
                <w:right w:val="none" w:sz="0" w:space="0" w:color="auto"/>
              </w:divBdr>
            </w:div>
            <w:div w:id="1500149173">
              <w:marLeft w:val="0"/>
              <w:marRight w:val="0"/>
              <w:marTop w:val="0"/>
              <w:marBottom w:val="0"/>
              <w:divBdr>
                <w:top w:val="none" w:sz="0" w:space="0" w:color="auto"/>
                <w:left w:val="none" w:sz="0" w:space="0" w:color="auto"/>
                <w:bottom w:val="none" w:sz="0" w:space="0" w:color="auto"/>
                <w:right w:val="none" w:sz="0" w:space="0" w:color="auto"/>
              </w:divBdr>
            </w:div>
            <w:div w:id="1524250986">
              <w:marLeft w:val="0"/>
              <w:marRight w:val="0"/>
              <w:marTop w:val="0"/>
              <w:marBottom w:val="0"/>
              <w:divBdr>
                <w:top w:val="none" w:sz="0" w:space="0" w:color="auto"/>
                <w:left w:val="none" w:sz="0" w:space="0" w:color="auto"/>
                <w:bottom w:val="none" w:sz="0" w:space="0" w:color="auto"/>
                <w:right w:val="none" w:sz="0" w:space="0" w:color="auto"/>
              </w:divBdr>
            </w:div>
            <w:div w:id="1782068855">
              <w:marLeft w:val="0"/>
              <w:marRight w:val="0"/>
              <w:marTop w:val="0"/>
              <w:marBottom w:val="0"/>
              <w:divBdr>
                <w:top w:val="none" w:sz="0" w:space="0" w:color="auto"/>
                <w:left w:val="none" w:sz="0" w:space="0" w:color="auto"/>
                <w:bottom w:val="none" w:sz="0" w:space="0" w:color="auto"/>
                <w:right w:val="none" w:sz="0" w:space="0" w:color="auto"/>
              </w:divBdr>
            </w:div>
            <w:div w:id="1792939419">
              <w:marLeft w:val="0"/>
              <w:marRight w:val="0"/>
              <w:marTop w:val="0"/>
              <w:marBottom w:val="0"/>
              <w:divBdr>
                <w:top w:val="none" w:sz="0" w:space="0" w:color="auto"/>
                <w:left w:val="none" w:sz="0" w:space="0" w:color="auto"/>
                <w:bottom w:val="none" w:sz="0" w:space="0" w:color="auto"/>
                <w:right w:val="none" w:sz="0" w:space="0" w:color="auto"/>
              </w:divBdr>
            </w:div>
            <w:div w:id="1937131399">
              <w:marLeft w:val="0"/>
              <w:marRight w:val="0"/>
              <w:marTop w:val="0"/>
              <w:marBottom w:val="0"/>
              <w:divBdr>
                <w:top w:val="none" w:sz="0" w:space="0" w:color="auto"/>
                <w:left w:val="none" w:sz="0" w:space="0" w:color="auto"/>
                <w:bottom w:val="none" w:sz="0" w:space="0" w:color="auto"/>
                <w:right w:val="none" w:sz="0" w:space="0" w:color="auto"/>
              </w:divBdr>
            </w:div>
            <w:div w:id="2012483477">
              <w:marLeft w:val="0"/>
              <w:marRight w:val="0"/>
              <w:marTop w:val="0"/>
              <w:marBottom w:val="0"/>
              <w:divBdr>
                <w:top w:val="none" w:sz="0" w:space="0" w:color="auto"/>
                <w:left w:val="none" w:sz="0" w:space="0" w:color="auto"/>
                <w:bottom w:val="none" w:sz="0" w:space="0" w:color="auto"/>
                <w:right w:val="none" w:sz="0" w:space="0" w:color="auto"/>
              </w:divBdr>
            </w:div>
            <w:div w:id="2018774830">
              <w:marLeft w:val="0"/>
              <w:marRight w:val="0"/>
              <w:marTop w:val="0"/>
              <w:marBottom w:val="0"/>
              <w:divBdr>
                <w:top w:val="none" w:sz="0" w:space="0" w:color="auto"/>
                <w:left w:val="none" w:sz="0" w:space="0" w:color="auto"/>
                <w:bottom w:val="none" w:sz="0" w:space="0" w:color="auto"/>
                <w:right w:val="none" w:sz="0" w:space="0" w:color="auto"/>
              </w:divBdr>
            </w:div>
            <w:div w:id="214021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237396">
      <w:bodyDiv w:val="1"/>
      <w:marLeft w:val="0"/>
      <w:marRight w:val="0"/>
      <w:marTop w:val="0"/>
      <w:marBottom w:val="0"/>
      <w:divBdr>
        <w:top w:val="none" w:sz="0" w:space="0" w:color="auto"/>
        <w:left w:val="none" w:sz="0" w:space="0" w:color="auto"/>
        <w:bottom w:val="none" w:sz="0" w:space="0" w:color="auto"/>
        <w:right w:val="none" w:sz="0" w:space="0" w:color="auto"/>
      </w:divBdr>
      <w:divsChild>
        <w:div w:id="1709144022">
          <w:marLeft w:val="0"/>
          <w:marRight w:val="0"/>
          <w:marTop w:val="0"/>
          <w:marBottom w:val="0"/>
          <w:divBdr>
            <w:top w:val="none" w:sz="0" w:space="0" w:color="auto"/>
            <w:left w:val="none" w:sz="0" w:space="0" w:color="auto"/>
            <w:bottom w:val="none" w:sz="0" w:space="0" w:color="auto"/>
            <w:right w:val="none" w:sz="0" w:space="0" w:color="auto"/>
          </w:divBdr>
        </w:div>
      </w:divsChild>
    </w:div>
    <w:div w:id="1901162974">
      <w:bodyDiv w:val="1"/>
      <w:marLeft w:val="0"/>
      <w:marRight w:val="0"/>
      <w:marTop w:val="0"/>
      <w:marBottom w:val="0"/>
      <w:divBdr>
        <w:top w:val="none" w:sz="0" w:space="0" w:color="auto"/>
        <w:left w:val="none" w:sz="0" w:space="0" w:color="auto"/>
        <w:bottom w:val="none" w:sz="0" w:space="0" w:color="auto"/>
        <w:right w:val="none" w:sz="0" w:space="0" w:color="auto"/>
      </w:divBdr>
    </w:div>
    <w:div w:id="2004505680">
      <w:bodyDiv w:val="1"/>
      <w:marLeft w:val="0"/>
      <w:marRight w:val="0"/>
      <w:marTop w:val="0"/>
      <w:marBottom w:val="0"/>
      <w:divBdr>
        <w:top w:val="none" w:sz="0" w:space="0" w:color="auto"/>
        <w:left w:val="none" w:sz="0" w:space="0" w:color="auto"/>
        <w:bottom w:val="none" w:sz="0" w:space="0" w:color="auto"/>
        <w:right w:val="none" w:sz="0" w:space="0" w:color="auto"/>
      </w:divBdr>
    </w:div>
    <w:div w:id="2030177299">
      <w:bodyDiv w:val="1"/>
      <w:marLeft w:val="0"/>
      <w:marRight w:val="0"/>
      <w:marTop w:val="0"/>
      <w:marBottom w:val="0"/>
      <w:divBdr>
        <w:top w:val="none" w:sz="0" w:space="0" w:color="auto"/>
        <w:left w:val="none" w:sz="0" w:space="0" w:color="auto"/>
        <w:bottom w:val="none" w:sz="0" w:space="0" w:color="auto"/>
        <w:right w:val="none" w:sz="0" w:space="0" w:color="auto"/>
      </w:divBdr>
      <w:divsChild>
        <w:div w:id="375281372">
          <w:marLeft w:val="0"/>
          <w:marRight w:val="0"/>
          <w:marTop w:val="0"/>
          <w:marBottom w:val="0"/>
          <w:divBdr>
            <w:top w:val="none" w:sz="0" w:space="0" w:color="auto"/>
            <w:left w:val="none" w:sz="0" w:space="0" w:color="auto"/>
            <w:bottom w:val="none" w:sz="0" w:space="0" w:color="auto"/>
            <w:right w:val="none" w:sz="0" w:space="0" w:color="auto"/>
          </w:divBdr>
        </w:div>
        <w:div w:id="991100933">
          <w:marLeft w:val="0"/>
          <w:marRight w:val="0"/>
          <w:marTop w:val="0"/>
          <w:marBottom w:val="0"/>
          <w:divBdr>
            <w:top w:val="none" w:sz="0" w:space="0" w:color="auto"/>
            <w:left w:val="none" w:sz="0" w:space="0" w:color="auto"/>
            <w:bottom w:val="none" w:sz="0" w:space="0" w:color="auto"/>
            <w:right w:val="none" w:sz="0" w:space="0" w:color="auto"/>
          </w:divBdr>
        </w:div>
        <w:div w:id="1371761835">
          <w:marLeft w:val="0"/>
          <w:marRight w:val="0"/>
          <w:marTop w:val="0"/>
          <w:marBottom w:val="0"/>
          <w:divBdr>
            <w:top w:val="none" w:sz="0" w:space="0" w:color="auto"/>
            <w:left w:val="none" w:sz="0" w:space="0" w:color="auto"/>
            <w:bottom w:val="none" w:sz="0" w:space="0" w:color="auto"/>
            <w:right w:val="none" w:sz="0" w:space="0" w:color="auto"/>
          </w:divBdr>
        </w:div>
        <w:div w:id="1699626075">
          <w:marLeft w:val="0"/>
          <w:marRight w:val="0"/>
          <w:marTop w:val="0"/>
          <w:marBottom w:val="0"/>
          <w:divBdr>
            <w:top w:val="none" w:sz="0" w:space="0" w:color="auto"/>
            <w:left w:val="none" w:sz="0" w:space="0" w:color="auto"/>
            <w:bottom w:val="none" w:sz="0" w:space="0" w:color="auto"/>
            <w:right w:val="none" w:sz="0" w:space="0" w:color="auto"/>
          </w:divBdr>
        </w:div>
      </w:divsChild>
    </w:div>
    <w:div w:id="2038657261">
      <w:bodyDiv w:val="1"/>
      <w:marLeft w:val="0"/>
      <w:marRight w:val="0"/>
      <w:marTop w:val="0"/>
      <w:marBottom w:val="0"/>
      <w:divBdr>
        <w:top w:val="none" w:sz="0" w:space="0" w:color="auto"/>
        <w:left w:val="none" w:sz="0" w:space="0" w:color="auto"/>
        <w:bottom w:val="none" w:sz="0" w:space="0" w:color="auto"/>
        <w:right w:val="none" w:sz="0" w:space="0" w:color="auto"/>
      </w:divBdr>
    </w:div>
    <w:div w:id="2060013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8.png"/><Relationship Id="rId39" Type="http://schemas.openxmlformats.org/officeDocument/2006/relationships/image" Target="media/image21.png"/><Relationship Id="rId21" Type="http://schemas.microsoft.com/office/2018/08/relationships/commentsExtensible" Target="commentsExtensible.xml"/><Relationship Id="rId34" Type="http://schemas.openxmlformats.org/officeDocument/2006/relationships/image" Target="media/image16.png"/><Relationship Id="rId42" Type="http://schemas.openxmlformats.org/officeDocument/2006/relationships/image" Target="media/image24.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microsoft.com/office/2016/09/relationships/commentsIds" Target="commentsIds.xml"/><Relationship Id="rId41" Type="http://schemas.openxmlformats.org/officeDocument/2006/relationships/image" Target="media/image2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_activity xmlns="8ebb3f6d-55bd-4ab4-8b7a-93687cac7792"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A9DF19CE6C15F4F846BE40CC3622BE9" ma:contentTypeVersion="12" ma:contentTypeDescription="Crie um novo documento." ma:contentTypeScope="" ma:versionID="da2d93153ba94193c17e27116e01f348">
  <xsd:schema xmlns:xsd="http://www.w3.org/2001/XMLSchema" xmlns:xs="http://www.w3.org/2001/XMLSchema" xmlns:p="http://schemas.microsoft.com/office/2006/metadata/properties" xmlns:ns3="033c19bb-cef1-4dc7-a681-0e872d61d2b3" xmlns:ns4="8ebb3f6d-55bd-4ab4-8b7a-93687cac7792" targetNamespace="http://schemas.microsoft.com/office/2006/metadata/properties" ma:root="true" ma:fieldsID="3a639356a9f743df5fdacddc31582e37" ns3:_="" ns4:_="">
    <xsd:import namespace="033c19bb-cef1-4dc7-a681-0e872d61d2b3"/>
    <xsd:import namespace="8ebb3f6d-55bd-4ab4-8b7a-93687cac779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SearchProperties" minOccurs="0"/>
                <xsd:element ref="ns4:MediaServiceObjectDetectorVersions" minOccurs="0"/>
                <xsd:element ref="ns4:MediaServiceSystemTags" minOccurs="0"/>
                <xsd:element ref="ns4:MediaServiceGenerationTime" minOccurs="0"/>
                <xsd:element ref="ns4:MediaServiceEventHashCode"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3c19bb-cef1-4dc7-a681-0e872d61d2b3"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SharingHintHash" ma:index="10" nillable="true" ma:displayName="Hash de Dica de Compartilhamento"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bb3f6d-55bd-4ab4-8b7a-93687cac779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3FF85A-51EB-4AE2-BC64-AA96D5D4C3D0}">
  <ds:schemaRefs>
    <ds:schemaRef ds:uri="http://schemas.microsoft.com/sharepoint/v3/contenttype/forms"/>
  </ds:schemaRefs>
</ds:datastoreItem>
</file>

<file path=customXml/itemProps2.xml><?xml version="1.0" encoding="utf-8"?>
<ds:datastoreItem xmlns:ds="http://schemas.openxmlformats.org/officeDocument/2006/customXml" ds:itemID="{A5C3F09C-3209-4B3B-85CE-4ADB2D1BD610}">
  <ds:schemaRefs>
    <ds:schemaRef ds:uri="http://schemas.openxmlformats.org/officeDocument/2006/bibliography"/>
  </ds:schemaRefs>
</ds:datastoreItem>
</file>

<file path=customXml/itemProps3.xml><?xml version="1.0" encoding="utf-8"?>
<ds:datastoreItem xmlns:ds="http://schemas.openxmlformats.org/officeDocument/2006/customXml" ds:itemID="{8AB1E8BD-BF95-4AA1-9082-63603511BB6A}">
  <ds:schemaRefs>
    <ds:schemaRef ds:uri="http://purl.org/dc/dcmitype/"/>
    <ds:schemaRef ds:uri="http://schemas.microsoft.com/office/2006/metadata/properties"/>
    <ds:schemaRef ds:uri="8ebb3f6d-55bd-4ab4-8b7a-93687cac7792"/>
    <ds:schemaRef ds:uri="http://schemas.openxmlformats.org/package/2006/metadata/core-properties"/>
    <ds:schemaRef ds:uri="http://schemas.microsoft.com/office/2006/documentManagement/types"/>
    <ds:schemaRef ds:uri="http://purl.org/dc/elements/1.1/"/>
    <ds:schemaRef ds:uri="033c19bb-cef1-4dc7-a681-0e872d61d2b3"/>
    <ds:schemaRef ds:uri="http://www.w3.org/XML/1998/namespace"/>
    <ds:schemaRef ds:uri="http://schemas.microsoft.com/office/infopath/2007/PartnerControls"/>
    <ds:schemaRef ds:uri="http://purl.org/dc/terms/"/>
  </ds:schemaRefs>
</ds:datastoreItem>
</file>

<file path=customXml/itemProps4.xml><?xml version="1.0" encoding="utf-8"?>
<ds:datastoreItem xmlns:ds="http://schemas.openxmlformats.org/officeDocument/2006/customXml" ds:itemID="{DBFA47CF-0661-4832-9643-D837081D5D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3c19bb-cef1-4dc7-a681-0e872d61d2b3"/>
    <ds:schemaRef ds:uri="8ebb3f6d-55bd-4ab4-8b7a-93687cac77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19929</Words>
  <Characters>107619</Characters>
  <Application>Microsoft Office Word</Application>
  <DocSecurity>0</DocSecurity>
  <Lines>896</Lines>
  <Paragraphs>254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127294</CharactersWithSpaces>
  <SharedDoc>false</SharedDoc>
  <HLinks>
    <vt:vector size="456" baseType="variant">
      <vt:variant>
        <vt:i4>1114175</vt:i4>
      </vt:variant>
      <vt:variant>
        <vt:i4>464</vt:i4>
      </vt:variant>
      <vt:variant>
        <vt:i4>0</vt:i4>
      </vt:variant>
      <vt:variant>
        <vt:i4>5</vt:i4>
      </vt:variant>
      <vt:variant>
        <vt:lpwstr/>
      </vt:variant>
      <vt:variant>
        <vt:lpwstr>_Toc169372019</vt:lpwstr>
      </vt:variant>
      <vt:variant>
        <vt:i4>1114175</vt:i4>
      </vt:variant>
      <vt:variant>
        <vt:i4>458</vt:i4>
      </vt:variant>
      <vt:variant>
        <vt:i4>0</vt:i4>
      </vt:variant>
      <vt:variant>
        <vt:i4>5</vt:i4>
      </vt:variant>
      <vt:variant>
        <vt:lpwstr/>
      </vt:variant>
      <vt:variant>
        <vt:lpwstr>_Toc169372018</vt:lpwstr>
      </vt:variant>
      <vt:variant>
        <vt:i4>1114175</vt:i4>
      </vt:variant>
      <vt:variant>
        <vt:i4>452</vt:i4>
      </vt:variant>
      <vt:variant>
        <vt:i4>0</vt:i4>
      </vt:variant>
      <vt:variant>
        <vt:i4>5</vt:i4>
      </vt:variant>
      <vt:variant>
        <vt:lpwstr/>
      </vt:variant>
      <vt:variant>
        <vt:lpwstr>_Toc169372017</vt:lpwstr>
      </vt:variant>
      <vt:variant>
        <vt:i4>1114175</vt:i4>
      </vt:variant>
      <vt:variant>
        <vt:i4>446</vt:i4>
      </vt:variant>
      <vt:variant>
        <vt:i4>0</vt:i4>
      </vt:variant>
      <vt:variant>
        <vt:i4>5</vt:i4>
      </vt:variant>
      <vt:variant>
        <vt:lpwstr/>
      </vt:variant>
      <vt:variant>
        <vt:lpwstr>_Toc169372016</vt:lpwstr>
      </vt:variant>
      <vt:variant>
        <vt:i4>1114175</vt:i4>
      </vt:variant>
      <vt:variant>
        <vt:i4>440</vt:i4>
      </vt:variant>
      <vt:variant>
        <vt:i4>0</vt:i4>
      </vt:variant>
      <vt:variant>
        <vt:i4>5</vt:i4>
      </vt:variant>
      <vt:variant>
        <vt:lpwstr/>
      </vt:variant>
      <vt:variant>
        <vt:lpwstr>_Toc169372015</vt:lpwstr>
      </vt:variant>
      <vt:variant>
        <vt:i4>1114175</vt:i4>
      </vt:variant>
      <vt:variant>
        <vt:i4>434</vt:i4>
      </vt:variant>
      <vt:variant>
        <vt:i4>0</vt:i4>
      </vt:variant>
      <vt:variant>
        <vt:i4>5</vt:i4>
      </vt:variant>
      <vt:variant>
        <vt:lpwstr/>
      </vt:variant>
      <vt:variant>
        <vt:lpwstr>_Toc169372014</vt:lpwstr>
      </vt:variant>
      <vt:variant>
        <vt:i4>1114175</vt:i4>
      </vt:variant>
      <vt:variant>
        <vt:i4>428</vt:i4>
      </vt:variant>
      <vt:variant>
        <vt:i4>0</vt:i4>
      </vt:variant>
      <vt:variant>
        <vt:i4>5</vt:i4>
      </vt:variant>
      <vt:variant>
        <vt:lpwstr/>
      </vt:variant>
      <vt:variant>
        <vt:lpwstr>_Toc169372013</vt:lpwstr>
      </vt:variant>
      <vt:variant>
        <vt:i4>1114175</vt:i4>
      </vt:variant>
      <vt:variant>
        <vt:i4>422</vt:i4>
      </vt:variant>
      <vt:variant>
        <vt:i4>0</vt:i4>
      </vt:variant>
      <vt:variant>
        <vt:i4>5</vt:i4>
      </vt:variant>
      <vt:variant>
        <vt:lpwstr/>
      </vt:variant>
      <vt:variant>
        <vt:lpwstr>_Toc169372012</vt:lpwstr>
      </vt:variant>
      <vt:variant>
        <vt:i4>1114175</vt:i4>
      </vt:variant>
      <vt:variant>
        <vt:i4>416</vt:i4>
      </vt:variant>
      <vt:variant>
        <vt:i4>0</vt:i4>
      </vt:variant>
      <vt:variant>
        <vt:i4>5</vt:i4>
      </vt:variant>
      <vt:variant>
        <vt:lpwstr/>
      </vt:variant>
      <vt:variant>
        <vt:lpwstr>_Toc169372011</vt:lpwstr>
      </vt:variant>
      <vt:variant>
        <vt:i4>1114175</vt:i4>
      </vt:variant>
      <vt:variant>
        <vt:i4>410</vt:i4>
      </vt:variant>
      <vt:variant>
        <vt:i4>0</vt:i4>
      </vt:variant>
      <vt:variant>
        <vt:i4>5</vt:i4>
      </vt:variant>
      <vt:variant>
        <vt:lpwstr/>
      </vt:variant>
      <vt:variant>
        <vt:lpwstr>_Toc169372010</vt:lpwstr>
      </vt:variant>
      <vt:variant>
        <vt:i4>1048639</vt:i4>
      </vt:variant>
      <vt:variant>
        <vt:i4>404</vt:i4>
      </vt:variant>
      <vt:variant>
        <vt:i4>0</vt:i4>
      </vt:variant>
      <vt:variant>
        <vt:i4>5</vt:i4>
      </vt:variant>
      <vt:variant>
        <vt:lpwstr/>
      </vt:variant>
      <vt:variant>
        <vt:lpwstr>_Toc169372009</vt:lpwstr>
      </vt:variant>
      <vt:variant>
        <vt:i4>1048639</vt:i4>
      </vt:variant>
      <vt:variant>
        <vt:i4>398</vt:i4>
      </vt:variant>
      <vt:variant>
        <vt:i4>0</vt:i4>
      </vt:variant>
      <vt:variant>
        <vt:i4>5</vt:i4>
      </vt:variant>
      <vt:variant>
        <vt:lpwstr/>
      </vt:variant>
      <vt:variant>
        <vt:lpwstr>_Toc169372008</vt:lpwstr>
      </vt:variant>
      <vt:variant>
        <vt:i4>1048639</vt:i4>
      </vt:variant>
      <vt:variant>
        <vt:i4>392</vt:i4>
      </vt:variant>
      <vt:variant>
        <vt:i4>0</vt:i4>
      </vt:variant>
      <vt:variant>
        <vt:i4>5</vt:i4>
      </vt:variant>
      <vt:variant>
        <vt:lpwstr/>
      </vt:variant>
      <vt:variant>
        <vt:lpwstr>_Toc169372007</vt:lpwstr>
      </vt:variant>
      <vt:variant>
        <vt:i4>1048639</vt:i4>
      </vt:variant>
      <vt:variant>
        <vt:i4>386</vt:i4>
      </vt:variant>
      <vt:variant>
        <vt:i4>0</vt:i4>
      </vt:variant>
      <vt:variant>
        <vt:i4>5</vt:i4>
      </vt:variant>
      <vt:variant>
        <vt:lpwstr/>
      </vt:variant>
      <vt:variant>
        <vt:lpwstr>_Toc169372006</vt:lpwstr>
      </vt:variant>
      <vt:variant>
        <vt:i4>1048639</vt:i4>
      </vt:variant>
      <vt:variant>
        <vt:i4>380</vt:i4>
      </vt:variant>
      <vt:variant>
        <vt:i4>0</vt:i4>
      </vt:variant>
      <vt:variant>
        <vt:i4>5</vt:i4>
      </vt:variant>
      <vt:variant>
        <vt:lpwstr/>
      </vt:variant>
      <vt:variant>
        <vt:lpwstr>_Toc169372005</vt:lpwstr>
      </vt:variant>
      <vt:variant>
        <vt:i4>1048639</vt:i4>
      </vt:variant>
      <vt:variant>
        <vt:i4>374</vt:i4>
      </vt:variant>
      <vt:variant>
        <vt:i4>0</vt:i4>
      </vt:variant>
      <vt:variant>
        <vt:i4>5</vt:i4>
      </vt:variant>
      <vt:variant>
        <vt:lpwstr/>
      </vt:variant>
      <vt:variant>
        <vt:lpwstr>_Toc169372004</vt:lpwstr>
      </vt:variant>
      <vt:variant>
        <vt:i4>1048639</vt:i4>
      </vt:variant>
      <vt:variant>
        <vt:i4>368</vt:i4>
      </vt:variant>
      <vt:variant>
        <vt:i4>0</vt:i4>
      </vt:variant>
      <vt:variant>
        <vt:i4>5</vt:i4>
      </vt:variant>
      <vt:variant>
        <vt:lpwstr/>
      </vt:variant>
      <vt:variant>
        <vt:lpwstr>_Toc169372003</vt:lpwstr>
      </vt:variant>
      <vt:variant>
        <vt:i4>1048639</vt:i4>
      </vt:variant>
      <vt:variant>
        <vt:i4>362</vt:i4>
      </vt:variant>
      <vt:variant>
        <vt:i4>0</vt:i4>
      </vt:variant>
      <vt:variant>
        <vt:i4>5</vt:i4>
      </vt:variant>
      <vt:variant>
        <vt:lpwstr/>
      </vt:variant>
      <vt:variant>
        <vt:lpwstr>_Toc169372002</vt:lpwstr>
      </vt:variant>
      <vt:variant>
        <vt:i4>1048639</vt:i4>
      </vt:variant>
      <vt:variant>
        <vt:i4>356</vt:i4>
      </vt:variant>
      <vt:variant>
        <vt:i4>0</vt:i4>
      </vt:variant>
      <vt:variant>
        <vt:i4>5</vt:i4>
      </vt:variant>
      <vt:variant>
        <vt:lpwstr/>
      </vt:variant>
      <vt:variant>
        <vt:lpwstr>_Toc169372001</vt:lpwstr>
      </vt:variant>
      <vt:variant>
        <vt:i4>1048639</vt:i4>
      </vt:variant>
      <vt:variant>
        <vt:i4>350</vt:i4>
      </vt:variant>
      <vt:variant>
        <vt:i4>0</vt:i4>
      </vt:variant>
      <vt:variant>
        <vt:i4>5</vt:i4>
      </vt:variant>
      <vt:variant>
        <vt:lpwstr/>
      </vt:variant>
      <vt:variant>
        <vt:lpwstr>_Toc169372000</vt:lpwstr>
      </vt:variant>
      <vt:variant>
        <vt:i4>1703990</vt:i4>
      </vt:variant>
      <vt:variant>
        <vt:i4>344</vt:i4>
      </vt:variant>
      <vt:variant>
        <vt:i4>0</vt:i4>
      </vt:variant>
      <vt:variant>
        <vt:i4>5</vt:i4>
      </vt:variant>
      <vt:variant>
        <vt:lpwstr/>
      </vt:variant>
      <vt:variant>
        <vt:lpwstr>_Toc169371999</vt:lpwstr>
      </vt:variant>
      <vt:variant>
        <vt:i4>1703990</vt:i4>
      </vt:variant>
      <vt:variant>
        <vt:i4>338</vt:i4>
      </vt:variant>
      <vt:variant>
        <vt:i4>0</vt:i4>
      </vt:variant>
      <vt:variant>
        <vt:i4>5</vt:i4>
      </vt:variant>
      <vt:variant>
        <vt:lpwstr/>
      </vt:variant>
      <vt:variant>
        <vt:lpwstr>_Toc169371998</vt:lpwstr>
      </vt:variant>
      <vt:variant>
        <vt:i4>1703990</vt:i4>
      </vt:variant>
      <vt:variant>
        <vt:i4>332</vt:i4>
      </vt:variant>
      <vt:variant>
        <vt:i4>0</vt:i4>
      </vt:variant>
      <vt:variant>
        <vt:i4>5</vt:i4>
      </vt:variant>
      <vt:variant>
        <vt:lpwstr/>
      </vt:variant>
      <vt:variant>
        <vt:lpwstr>_Toc169371997</vt:lpwstr>
      </vt:variant>
      <vt:variant>
        <vt:i4>1703990</vt:i4>
      </vt:variant>
      <vt:variant>
        <vt:i4>326</vt:i4>
      </vt:variant>
      <vt:variant>
        <vt:i4>0</vt:i4>
      </vt:variant>
      <vt:variant>
        <vt:i4>5</vt:i4>
      </vt:variant>
      <vt:variant>
        <vt:lpwstr/>
      </vt:variant>
      <vt:variant>
        <vt:lpwstr>_Toc169371996</vt:lpwstr>
      </vt:variant>
      <vt:variant>
        <vt:i4>1703990</vt:i4>
      </vt:variant>
      <vt:variant>
        <vt:i4>320</vt:i4>
      </vt:variant>
      <vt:variant>
        <vt:i4>0</vt:i4>
      </vt:variant>
      <vt:variant>
        <vt:i4>5</vt:i4>
      </vt:variant>
      <vt:variant>
        <vt:lpwstr/>
      </vt:variant>
      <vt:variant>
        <vt:lpwstr>_Toc169371995</vt:lpwstr>
      </vt:variant>
      <vt:variant>
        <vt:i4>1703990</vt:i4>
      </vt:variant>
      <vt:variant>
        <vt:i4>314</vt:i4>
      </vt:variant>
      <vt:variant>
        <vt:i4>0</vt:i4>
      </vt:variant>
      <vt:variant>
        <vt:i4>5</vt:i4>
      </vt:variant>
      <vt:variant>
        <vt:lpwstr/>
      </vt:variant>
      <vt:variant>
        <vt:lpwstr>_Toc169371994</vt:lpwstr>
      </vt:variant>
      <vt:variant>
        <vt:i4>1703990</vt:i4>
      </vt:variant>
      <vt:variant>
        <vt:i4>308</vt:i4>
      </vt:variant>
      <vt:variant>
        <vt:i4>0</vt:i4>
      </vt:variant>
      <vt:variant>
        <vt:i4>5</vt:i4>
      </vt:variant>
      <vt:variant>
        <vt:lpwstr/>
      </vt:variant>
      <vt:variant>
        <vt:lpwstr>_Toc169371993</vt:lpwstr>
      </vt:variant>
      <vt:variant>
        <vt:i4>1703990</vt:i4>
      </vt:variant>
      <vt:variant>
        <vt:i4>302</vt:i4>
      </vt:variant>
      <vt:variant>
        <vt:i4>0</vt:i4>
      </vt:variant>
      <vt:variant>
        <vt:i4>5</vt:i4>
      </vt:variant>
      <vt:variant>
        <vt:lpwstr/>
      </vt:variant>
      <vt:variant>
        <vt:lpwstr>_Toc169371992</vt:lpwstr>
      </vt:variant>
      <vt:variant>
        <vt:i4>1703990</vt:i4>
      </vt:variant>
      <vt:variant>
        <vt:i4>296</vt:i4>
      </vt:variant>
      <vt:variant>
        <vt:i4>0</vt:i4>
      </vt:variant>
      <vt:variant>
        <vt:i4>5</vt:i4>
      </vt:variant>
      <vt:variant>
        <vt:lpwstr/>
      </vt:variant>
      <vt:variant>
        <vt:lpwstr>_Toc169371991</vt:lpwstr>
      </vt:variant>
      <vt:variant>
        <vt:i4>1703990</vt:i4>
      </vt:variant>
      <vt:variant>
        <vt:i4>290</vt:i4>
      </vt:variant>
      <vt:variant>
        <vt:i4>0</vt:i4>
      </vt:variant>
      <vt:variant>
        <vt:i4>5</vt:i4>
      </vt:variant>
      <vt:variant>
        <vt:lpwstr/>
      </vt:variant>
      <vt:variant>
        <vt:lpwstr>_Toc169371990</vt:lpwstr>
      </vt:variant>
      <vt:variant>
        <vt:i4>1769526</vt:i4>
      </vt:variant>
      <vt:variant>
        <vt:i4>284</vt:i4>
      </vt:variant>
      <vt:variant>
        <vt:i4>0</vt:i4>
      </vt:variant>
      <vt:variant>
        <vt:i4>5</vt:i4>
      </vt:variant>
      <vt:variant>
        <vt:lpwstr/>
      </vt:variant>
      <vt:variant>
        <vt:lpwstr>_Toc169371989</vt:lpwstr>
      </vt:variant>
      <vt:variant>
        <vt:i4>1048630</vt:i4>
      </vt:variant>
      <vt:variant>
        <vt:i4>275</vt:i4>
      </vt:variant>
      <vt:variant>
        <vt:i4>0</vt:i4>
      </vt:variant>
      <vt:variant>
        <vt:i4>5</vt:i4>
      </vt:variant>
      <vt:variant>
        <vt:lpwstr/>
      </vt:variant>
      <vt:variant>
        <vt:lpwstr>_Toc169376941</vt:lpwstr>
      </vt:variant>
      <vt:variant>
        <vt:i4>1048630</vt:i4>
      </vt:variant>
      <vt:variant>
        <vt:i4>269</vt:i4>
      </vt:variant>
      <vt:variant>
        <vt:i4>0</vt:i4>
      </vt:variant>
      <vt:variant>
        <vt:i4>5</vt:i4>
      </vt:variant>
      <vt:variant>
        <vt:lpwstr/>
      </vt:variant>
      <vt:variant>
        <vt:lpwstr>_Toc169376940</vt:lpwstr>
      </vt:variant>
      <vt:variant>
        <vt:i4>1507382</vt:i4>
      </vt:variant>
      <vt:variant>
        <vt:i4>263</vt:i4>
      </vt:variant>
      <vt:variant>
        <vt:i4>0</vt:i4>
      </vt:variant>
      <vt:variant>
        <vt:i4>5</vt:i4>
      </vt:variant>
      <vt:variant>
        <vt:lpwstr/>
      </vt:variant>
      <vt:variant>
        <vt:lpwstr>_Toc169376939</vt:lpwstr>
      </vt:variant>
      <vt:variant>
        <vt:i4>1507382</vt:i4>
      </vt:variant>
      <vt:variant>
        <vt:i4>257</vt:i4>
      </vt:variant>
      <vt:variant>
        <vt:i4>0</vt:i4>
      </vt:variant>
      <vt:variant>
        <vt:i4>5</vt:i4>
      </vt:variant>
      <vt:variant>
        <vt:lpwstr/>
      </vt:variant>
      <vt:variant>
        <vt:lpwstr>_Toc169376938</vt:lpwstr>
      </vt:variant>
      <vt:variant>
        <vt:i4>1507382</vt:i4>
      </vt:variant>
      <vt:variant>
        <vt:i4>251</vt:i4>
      </vt:variant>
      <vt:variant>
        <vt:i4>0</vt:i4>
      </vt:variant>
      <vt:variant>
        <vt:i4>5</vt:i4>
      </vt:variant>
      <vt:variant>
        <vt:lpwstr/>
      </vt:variant>
      <vt:variant>
        <vt:lpwstr>_Toc169376937</vt:lpwstr>
      </vt:variant>
      <vt:variant>
        <vt:i4>1507382</vt:i4>
      </vt:variant>
      <vt:variant>
        <vt:i4>245</vt:i4>
      </vt:variant>
      <vt:variant>
        <vt:i4>0</vt:i4>
      </vt:variant>
      <vt:variant>
        <vt:i4>5</vt:i4>
      </vt:variant>
      <vt:variant>
        <vt:lpwstr/>
      </vt:variant>
      <vt:variant>
        <vt:lpwstr>_Toc169376936</vt:lpwstr>
      </vt:variant>
      <vt:variant>
        <vt:i4>1507382</vt:i4>
      </vt:variant>
      <vt:variant>
        <vt:i4>239</vt:i4>
      </vt:variant>
      <vt:variant>
        <vt:i4>0</vt:i4>
      </vt:variant>
      <vt:variant>
        <vt:i4>5</vt:i4>
      </vt:variant>
      <vt:variant>
        <vt:lpwstr/>
      </vt:variant>
      <vt:variant>
        <vt:lpwstr>_Toc169376935</vt:lpwstr>
      </vt:variant>
      <vt:variant>
        <vt:i4>1507382</vt:i4>
      </vt:variant>
      <vt:variant>
        <vt:i4>233</vt:i4>
      </vt:variant>
      <vt:variant>
        <vt:i4>0</vt:i4>
      </vt:variant>
      <vt:variant>
        <vt:i4>5</vt:i4>
      </vt:variant>
      <vt:variant>
        <vt:lpwstr/>
      </vt:variant>
      <vt:variant>
        <vt:lpwstr>_Toc169376934</vt:lpwstr>
      </vt:variant>
      <vt:variant>
        <vt:i4>1310783</vt:i4>
      </vt:variant>
      <vt:variant>
        <vt:i4>224</vt:i4>
      </vt:variant>
      <vt:variant>
        <vt:i4>0</vt:i4>
      </vt:variant>
      <vt:variant>
        <vt:i4>5</vt:i4>
      </vt:variant>
      <vt:variant>
        <vt:lpwstr/>
      </vt:variant>
      <vt:variant>
        <vt:lpwstr>_Toc169377017</vt:lpwstr>
      </vt:variant>
      <vt:variant>
        <vt:i4>1310783</vt:i4>
      </vt:variant>
      <vt:variant>
        <vt:i4>218</vt:i4>
      </vt:variant>
      <vt:variant>
        <vt:i4>0</vt:i4>
      </vt:variant>
      <vt:variant>
        <vt:i4>5</vt:i4>
      </vt:variant>
      <vt:variant>
        <vt:lpwstr/>
      </vt:variant>
      <vt:variant>
        <vt:lpwstr>_Toc169377016</vt:lpwstr>
      </vt:variant>
      <vt:variant>
        <vt:i4>1310783</vt:i4>
      </vt:variant>
      <vt:variant>
        <vt:i4>212</vt:i4>
      </vt:variant>
      <vt:variant>
        <vt:i4>0</vt:i4>
      </vt:variant>
      <vt:variant>
        <vt:i4>5</vt:i4>
      </vt:variant>
      <vt:variant>
        <vt:lpwstr/>
      </vt:variant>
      <vt:variant>
        <vt:lpwstr>_Toc169377015</vt:lpwstr>
      </vt:variant>
      <vt:variant>
        <vt:i4>1310783</vt:i4>
      </vt:variant>
      <vt:variant>
        <vt:i4>206</vt:i4>
      </vt:variant>
      <vt:variant>
        <vt:i4>0</vt:i4>
      </vt:variant>
      <vt:variant>
        <vt:i4>5</vt:i4>
      </vt:variant>
      <vt:variant>
        <vt:lpwstr/>
      </vt:variant>
      <vt:variant>
        <vt:lpwstr>_Toc169377014</vt:lpwstr>
      </vt:variant>
      <vt:variant>
        <vt:i4>1310783</vt:i4>
      </vt:variant>
      <vt:variant>
        <vt:i4>200</vt:i4>
      </vt:variant>
      <vt:variant>
        <vt:i4>0</vt:i4>
      </vt:variant>
      <vt:variant>
        <vt:i4>5</vt:i4>
      </vt:variant>
      <vt:variant>
        <vt:lpwstr/>
      </vt:variant>
      <vt:variant>
        <vt:lpwstr>_Toc169377013</vt:lpwstr>
      </vt:variant>
      <vt:variant>
        <vt:i4>1310783</vt:i4>
      </vt:variant>
      <vt:variant>
        <vt:i4>194</vt:i4>
      </vt:variant>
      <vt:variant>
        <vt:i4>0</vt:i4>
      </vt:variant>
      <vt:variant>
        <vt:i4>5</vt:i4>
      </vt:variant>
      <vt:variant>
        <vt:lpwstr/>
      </vt:variant>
      <vt:variant>
        <vt:lpwstr>_Toc169377012</vt:lpwstr>
      </vt:variant>
      <vt:variant>
        <vt:i4>1310783</vt:i4>
      </vt:variant>
      <vt:variant>
        <vt:i4>188</vt:i4>
      </vt:variant>
      <vt:variant>
        <vt:i4>0</vt:i4>
      </vt:variant>
      <vt:variant>
        <vt:i4>5</vt:i4>
      </vt:variant>
      <vt:variant>
        <vt:lpwstr/>
      </vt:variant>
      <vt:variant>
        <vt:lpwstr>_Toc169377011</vt:lpwstr>
      </vt:variant>
      <vt:variant>
        <vt:i4>1310783</vt:i4>
      </vt:variant>
      <vt:variant>
        <vt:i4>182</vt:i4>
      </vt:variant>
      <vt:variant>
        <vt:i4>0</vt:i4>
      </vt:variant>
      <vt:variant>
        <vt:i4>5</vt:i4>
      </vt:variant>
      <vt:variant>
        <vt:lpwstr/>
      </vt:variant>
      <vt:variant>
        <vt:lpwstr>_Toc169377010</vt:lpwstr>
      </vt:variant>
      <vt:variant>
        <vt:i4>1245242</vt:i4>
      </vt:variant>
      <vt:variant>
        <vt:i4>170</vt:i4>
      </vt:variant>
      <vt:variant>
        <vt:i4>0</vt:i4>
      </vt:variant>
      <vt:variant>
        <vt:i4>5</vt:i4>
      </vt:variant>
      <vt:variant>
        <vt:lpwstr/>
      </vt:variant>
      <vt:variant>
        <vt:lpwstr>_Toc169379583</vt:lpwstr>
      </vt:variant>
      <vt:variant>
        <vt:i4>1245242</vt:i4>
      </vt:variant>
      <vt:variant>
        <vt:i4>164</vt:i4>
      </vt:variant>
      <vt:variant>
        <vt:i4>0</vt:i4>
      </vt:variant>
      <vt:variant>
        <vt:i4>5</vt:i4>
      </vt:variant>
      <vt:variant>
        <vt:lpwstr/>
      </vt:variant>
      <vt:variant>
        <vt:lpwstr>_Toc169379582</vt:lpwstr>
      </vt:variant>
      <vt:variant>
        <vt:i4>1245242</vt:i4>
      </vt:variant>
      <vt:variant>
        <vt:i4>158</vt:i4>
      </vt:variant>
      <vt:variant>
        <vt:i4>0</vt:i4>
      </vt:variant>
      <vt:variant>
        <vt:i4>5</vt:i4>
      </vt:variant>
      <vt:variant>
        <vt:lpwstr/>
      </vt:variant>
      <vt:variant>
        <vt:lpwstr>_Toc169379581</vt:lpwstr>
      </vt:variant>
      <vt:variant>
        <vt:i4>1245242</vt:i4>
      </vt:variant>
      <vt:variant>
        <vt:i4>152</vt:i4>
      </vt:variant>
      <vt:variant>
        <vt:i4>0</vt:i4>
      </vt:variant>
      <vt:variant>
        <vt:i4>5</vt:i4>
      </vt:variant>
      <vt:variant>
        <vt:lpwstr/>
      </vt:variant>
      <vt:variant>
        <vt:lpwstr>_Toc169379580</vt:lpwstr>
      </vt:variant>
      <vt:variant>
        <vt:i4>1835066</vt:i4>
      </vt:variant>
      <vt:variant>
        <vt:i4>146</vt:i4>
      </vt:variant>
      <vt:variant>
        <vt:i4>0</vt:i4>
      </vt:variant>
      <vt:variant>
        <vt:i4>5</vt:i4>
      </vt:variant>
      <vt:variant>
        <vt:lpwstr/>
      </vt:variant>
      <vt:variant>
        <vt:lpwstr>_Toc169379579</vt:lpwstr>
      </vt:variant>
      <vt:variant>
        <vt:i4>1835066</vt:i4>
      </vt:variant>
      <vt:variant>
        <vt:i4>140</vt:i4>
      </vt:variant>
      <vt:variant>
        <vt:i4>0</vt:i4>
      </vt:variant>
      <vt:variant>
        <vt:i4>5</vt:i4>
      </vt:variant>
      <vt:variant>
        <vt:lpwstr/>
      </vt:variant>
      <vt:variant>
        <vt:lpwstr>_Toc169379578</vt:lpwstr>
      </vt:variant>
      <vt:variant>
        <vt:i4>1835066</vt:i4>
      </vt:variant>
      <vt:variant>
        <vt:i4>134</vt:i4>
      </vt:variant>
      <vt:variant>
        <vt:i4>0</vt:i4>
      </vt:variant>
      <vt:variant>
        <vt:i4>5</vt:i4>
      </vt:variant>
      <vt:variant>
        <vt:lpwstr/>
      </vt:variant>
      <vt:variant>
        <vt:lpwstr>_Toc169379577</vt:lpwstr>
      </vt:variant>
      <vt:variant>
        <vt:i4>1835066</vt:i4>
      </vt:variant>
      <vt:variant>
        <vt:i4>128</vt:i4>
      </vt:variant>
      <vt:variant>
        <vt:i4>0</vt:i4>
      </vt:variant>
      <vt:variant>
        <vt:i4>5</vt:i4>
      </vt:variant>
      <vt:variant>
        <vt:lpwstr/>
      </vt:variant>
      <vt:variant>
        <vt:lpwstr>_Toc169379576</vt:lpwstr>
      </vt:variant>
      <vt:variant>
        <vt:i4>1835066</vt:i4>
      </vt:variant>
      <vt:variant>
        <vt:i4>122</vt:i4>
      </vt:variant>
      <vt:variant>
        <vt:i4>0</vt:i4>
      </vt:variant>
      <vt:variant>
        <vt:i4>5</vt:i4>
      </vt:variant>
      <vt:variant>
        <vt:lpwstr/>
      </vt:variant>
      <vt:variant>
        <vt:lpwstr>_Toc169379575</vt:lpwstr>
      </vt:variant>
      <vt:variant>
        <vt:i4>1835066</vt:i4>
      </vt:variant>
      <vt:variant>
        <vt:i4>116</vt:i4>
      </vt:variant>
      <vt:variant>
        <vt:i4>0</vt:i4>
      </vt:variant>
      <vt:variant>
        <vt:i4>5</vt:i4>
      </vt:variant>
      <vt:variant>
        <vt:lpwstr/>
      </vt:variant>
      <vt:variant>
        <vt:lpwstr>_Toc169379574</vt:lpwstr>
      </vt:variant>
      <vt:variant>
        <vt:i4>1835066</vt:i4>
      </vt:variant>
      <vt:variant>
        <vt:i4>110</vt:i4>
      </vt:variant>
      <vt:variant>
        <vt:i4>0</vt:i4>
      </vt:variant>
      <vt:variant>
        <vt:i4>5</vt:i4>
      </vt:variant>
      <vt:variant>
        <vt:lpwstr/>
      </vt:variant>
      <vt:variant>
        <vt:lpwstr>_Toc169379573</vt:lpwstr>
      </vt:variant>
      <vt:variant>
        <vt:i4>1835066</vt:i4>
      </vt:variant>
      <vt:variant>
        <vt:i4>104</vt:i4>
      </vt:variant>
      <vt:variant>
        <vt:i4>0</vt:i4>
      </vt:variant>
      <vt:variant>
        <vt:i4>5</vt:i4>
      </vt:variant>
      <vt:variant>
        <vt:lpwstr/>
      </vt:variant>
      <vt:variant>
        <vt:lpwstr>_Toc169379572</vt:lpwstr>
      </vt:variant>
      <vt:variant>
        <vt:i4>1835066</vt:i4>
      </vt:variant>
      <vt:variant>
        <vt:i4>98</vt:i4>
      </vt:variant>
      <vt:variant>
        <vt:i4>0</vt:i4>
      </vt:variant>
      <vt:variant>
        <vt:i4>5</vt:i4>
      </vt:variant>
      <vt:variant>
        <vt:lpwstr/>
      </vt:variant>
      <vt:variant>
        <vt:lpwstr>_Toc169379571</vt:lpwstr>
      </vt:variant>
      <vt:variant>
        <vt:i4>1835066</vt:i4>
      </vt:variant>
      <vt:variant>
        <vt:i4>92</vt:i4>
      </vt:variant>
      <vt:variant>
        <vt:i4>0</vt:i4>
      </vt:variant>
      <vt:variant>
        <vt:i4>5</vt:i4>
      </vt:variant>
      <vt:variant>
        <vt:lpwstr/>
      </vt:variant>
      <vt:variant>
        <vt:lpwstr>_Toc169379570</vt:lpwstr>
      </vt:variant>
      <vt:variant>
        <vt:i4>1900602</vt:i4>
      </vt:variant>
      <vt:variant>
        <vt:i4>86</vt:i4>
      </vt:variant>
      <vt:variant>
        <vt:i4>0</vt:i4>
      </vt:variant>
      <vt:variant>
        <vt:i4>5</vt:i4>
      </vt:variant>
      <vt:variant>
        <vt:lpwstr/>
      </vt:variant>
      <vt:variant>
        <vt:lpwstr>_Toc169379569</vt:lpwstr>
      </vt:variant>
      <vt:variant>
        <vt:i4>1900602</vt:i4>
      </vt:variant>
      <vt:variant>
        <vt:i4>80</vt:i4>
      </vt:variant>
      <vt:variant>
        <vt:i4>0</vt:i4>
      </vt:variant>
      <vt:variant>
        <vt:i4>5</vt:i4>
      </vt:variant>
      <vt:variant>
        <vt:lpwstr/>
      </vt:variant>
      <vt:variant>
        <vt:lpwstr>_Toc169379568</vt:lpwstr>
      </vt:variant>
      <vt:variant>
        <vt:i4>1900602</vt:i4>
      </vt:variant>
      <vt:variant>
        <vt:i4>74</vt:i4>
      </vt:variant>
      <vt:variant>
        <vt:i4>0</vt:i4>
      </vt:variant>
      <vt:variant>
        <vt:i4>5</vt:i4>
      </vt:variant>
      <vt:variant>
        <vt:lpwstr/>
      </vt:variant>
      <vt:variant>
        <vt:lpwstr>_Toc169379567</vt:lpwstr>
      </vt:variant>
      <vt:variant>
        <vt:i4>1900602</vt:i4>
      </vt:variant>
      <vt:variant>
        <vt:i4>68</vt:i4>
      </vt:variant>
      <vt:variant>
        <vt:i4>0</vt:i4>
      </vt:variant>
      <vt:variant>
        <vt:i4>5</vt:i4>
      </vt:variant>
      <vt:variant>
        <vt:lpwstr/>
      </vt:variant>
      <vt:variant>
        <vt:lpwstr>_Toc169379566</vt:lpwstr>
      </vt:variant>
      <vt:variant>
        <vt:i4>1900602</vt:i4>
      </vt:variant>
      <vt:variant>
        <vt:i4>62</vt:i4>
      </vt:variant>
      <vt:variant>
        <vt:i4>0</vt:i4>
      </vt:variant>
      <vt:variant>
        <vt:i4>5</vt:i4>
      </vt:variant>
      <vt:variant>
        <vt:lpwstr/>
      </vt:variant>
      <vt:variant>
        <vt:lpwstr>_Toc169379565</vt:lpwstr>
      </vt:variant>
      <vt:variant>
        <vt:i4>1900602</vt:i4>
      </vt:variant>
      <vt:variant>
        <vt:i4>56</vt:i4>
      </vt:variant>
      <vt:variant>
        <vt:i4>0</vt:i4>
      </vt:variant>
      <vt:variant>
        <vt:i4>5</vt:i4>
      </vt:variant>
      <vt:variant>
        <vt:lpwstr/>
      </vt:variant>
      <vt:variant>
        <vt:lpwstr>_Toc169379564</vt:lpwstr>
      </vt:variant>
      <vt:variant>
        <vt:i4>1900602</vt:i4>
      </vt:variant>
      <vt:variant>
        <vt:i4>50</vt:i4>
      </vt:variant>
      <vt:variant>
        <vt:i4>0</vt:i4>
      </vt:variant>
      <vt:variant>
        <vt:i4>5</vt:i4>
      </vt:variant>
      <vt:variant>
        <vt:lpwstr/>
      </vt:variant>
      <vt:variant>
        <vt:lpwstr>_Toc169379563</vt:lpwstr>
      </vt:variant>
      <vt:variant>
        <vt:i4>1900602</vt:i4>
      </vt:variant>
      <vt:variant>
        <vt:i4>44</vt:i4>
      </vt:variant>
      <vt:variant>
        <vt:i4>0</vt:i4>
      </vt:variant>
      <vt:variant>
        <vt:i4>5</vt:i4>
      </vt:variant>
      <vt:variant>
        <vt:lpwstr/>
      </vt:variant>
      <vt:variant>
        <vt:lpwstr>_Toc169379562</vt:lpwstr>
      </vt:variant>
      <vt:variant>
        <vt:i4>1900602</vt:i4>
      </vt:variant>
      <vt:variant>
        <vt:i4>38</vt:i4>
      </vt:variant>
      <vt:variant>
        <vt:i4>0</vt:i4>
      </vt:variant>
      <vt:variant>
        <vt:i4>5</vt:i4>
      </vt:variant>
      <vt:variant>
        <vt:lpwstr/>
      </vt:variant>
      <vt:variant>
        <vt:lpwstr>_Toc169379561</vt:lpwstr>
      </vt:variant>
      <vt:variant>
        <vt:i4>1900602</vt:i4>
      </vt:variant>
      <vt:variant>
        <vt:i4>32</vt:i4>
      </vt:variant>
      <vt:variant>
        <vt:i4>0</vt:i4>
      </vt:variant>
      <vt:variant>
        <vt:i4>5</vt:i4>
      </vt:variant>
      <vt:variant>
        <vt:lpwstr/>
      </vt:variant>
      <vt:variant>
        <vt:lpwstr>_Toc169379560</vt:lpwstr>
      </vt:variant>
      <vt:variant>
        <vt:i4>1966138</vt:i4>
      </vt:variant>
      <vt:variant>
        <vt:i4>26</vt:i4>
      </vt:variant>
      <vt:variant>
        <vt:i4>0</vt:i4>
      </vt:variant>
      <vt:variant>
        <vt:i4>5</vt:i4>
      </vt:variant>
      <vt:variant>
        <vt:lpwstr/>
      </vt:variant>
      <vt:variant>
        <vt:lpwstr>_Toc169379559</vt:lpwstr>
      </vt:variant>
      <vt:variant>
        <vt:i4>1966138</vt:i4>
      </vt:variant>
      <vt:variant>
        <vt:i4>20</vt:i4>
      </vt:variant>
      <vt:variant>
        <vt:i4>0</vt:i4>
      </vt:variant>
      <vt:variant>
        <vt:i4>5</vt:i4>
      </vt:variant>
      <vt:variant>
        <vt:lpwstr/>
      </vt:variant>
      <vt:variant>
        <vt:lpwstr>_Toc169379558</vt:lpwstr>
      </vt:variant>
      <vt:variant>
        <vt:i4>1966138</vt:i4>
      </vt:variant>
      <vt:variant>
        <vt:i4>14</vt:i4>
      </vt:variant>
      <vt:variant>
        <vt:i4>0</vt:i4>
      </vt:variant>
      <vt:variant>
        <vt:i4>5</vt:i4>
      </vt:variant>
      <vt:variant>
        <vt:lpwstr/>
      </vt:variant>
      <vt:variant>
        <vt:lpwstr>_Toc169379557</vt:lpwstr>
      </vt:variant>
      <vt:variant>
        <vt:i4>1966138</vt:i4>
      </vt:variant>
      <vt:variant>
        <vt:i4>8</vt:i4>
      </vt:variant>
      <vt:variant>
        <vt:i4>0</vt:i4>
      </vt:variant>
      <vt:variant>
        <vt:i4>5</vt:i4>
      </vt:variant>
      <vt:variant>
        <vt:lpwstr/>
      </vt:variant>
      <vt:variant>
        <vt:lpwstr>_Toc169379556</vt:lpwstr>
      </vt:variant>
      <vt:variant>
        <vt:i4>1966138</vt:i4>
      </vt:variant>
      <vt:variant>
        <vt:i4>2</vt:i4>
      </vt:variant>
      <vt:variant>
        <vt:i4>0</vt:i4>
      </vt:variant>
      <vt:variant>
        <vt:i4>5</vt:i4>
      </vt:variant>
      <vt:variant>
        <vt:lpwstr/>
      </vt:variant>
      <vt:variant>
        <vt:lpwstr>_Toc169379555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Luís Eduardo Bonatti</cp:lastModifiedBy>
  <cp:revision>2</cp:revision>
  <cp:lastPrinted>2023-12-04T00:48:00Z</cp:lastPrinted>
  <dcterms:created xsi:type="dcterms:W3CDTF">2024-06-16T00:41:00Z</dcterms:created>
  <dcterms:modified xsi:type="dcterms:W3CDTF">2024-06-16T00:41:00Z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0x010100EA9DF19CE6C15F4F846BE40CC3622BE9</vt:lpwstr>
  </property>
  <property fmtid="{D5CDD505-2E9C-101B-9397-08002B2CF9AE}" pid="3" name="MSIP_Label_8c28577e-0e52-49e2-b52e-02bb75ccb8f1_Enabled">
    <vt:lpwstr>true</vt:lpwstr>
  </property>
  <property fmtid="{D5CDD505-2E9C-101B-9397-08002B2CF9AE}" pid="4" name="MSIP_Label_8c28577e-0e52-49e2-b52e-02bb75ccb8f1_SetDate">
    <vt:lpwstr>2024-06-09T23:21:00Z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427716cd-067a-43f6-9a01-d6d6442c5a8a</vt:lpwstr>
  </property>
  <property fmtid="{D5CDD505-2E9C-101B-9397-08002B2CF9AE}" pid="9" name="MSIP_Label_8c28577e-0e52-49e2-b52e-02bb75ccb8f1_ContentBits">
    <vt:lpwstr>0</vt:lpwstr>
  </property>
</Properties>
</file>